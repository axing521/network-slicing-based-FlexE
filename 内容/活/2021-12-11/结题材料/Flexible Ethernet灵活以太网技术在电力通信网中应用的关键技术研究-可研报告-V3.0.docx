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380814" w14:textId="77777777" w:rsidR="00B36A14" w:rsidRDefault="00B36A14">
      <w:pPr>
        <w:adjustRightInd w:val="0"/>
        <w:snapToGrid w:val="0"/>
        <w:spacing w:line="560" w:lineRule="exact"/>
        <w:jc w:val="center"/>
        <w:rPr>
          <w:rFonts w:eastAsia="仿宋_GB2312"/>
          <w:spacing w:val="20"/>
        </w:rPr>
      </w:pPr>
    </w:p>
    <w:p w14:paraId="059AB27F" w14:textId="77777777" w:rsidR="00B36A14" w:rsidRDefault="00B36A14">
      <w:pPr>
        <w:adjustRightInd w:val="0"/>
        <w:snapToGrid w:val="0"/>
        <w:spacing w:line="560" w:lineRule="exact"/>
        <w:jc w:val="center"/>
        <w:rPr>
          <w:rFonts w:eastAsia="仿宋_GB2312"/>
          <w:spacing w:val="20"/>
        </w:rPr>
      </w:pPr>
    </w:p>
    <w:p w14:paraId="1ABE73B4" w14:textId="77777777" w:rsidR="00B36A14" w:rsidRDefault="00B36A14">
      <w:pPr>
        <w:adjustRightInd w:val="0"/>
        <w:snapToGrid w:val="0"/>
        <w:spacing w:line="560" w:lineRule="exact"/>
        <w:jc w:val="center"/>
        <w:rPr>
          <w:rFonts w:eastAsia="仿宋_GB2312"/>
          <w:spacing w:val="20"/>
        </w:rPr>
      </w:pPr>
    </w:p>
    <w:p w14:paraId="17697166" w14:textId="77777777" w:rsidR="00B36A14" w:rsidRDefault="00C504D6">
      <w:pPr>
        <w:adjustRightInd w:val="0"/>
        <w:snapToGrid w:val="0"/>
        <w:spacing w:line="360" w:lineRule="auto"/>
        <w:jc w:val="center"/>
        <w:rPr>
          <w:rFonts w:eastAsia="仿宋_GB2312"/>
          <w:spacing w:val="20"/>
          <w:sz w:val="52"/>
        </w:rPr>
      </w:pPr>
      <w:proofErr w:type="gramStart"/>
      <w:r>
        <w:rPr>
          <w:rFonts w:eastAsia="仿宋_GB2312"/>
          <w:spacing w:val="20"/>
          <w:sz w:val="52"/>
        </w:rPr>
        <w:t>国网江苏省</w:t>
      </w:r>
      <w:proofErr w:type="gramEnd"/>
      <w:r>
        <w:rPr>
          <w:rFonts w:eastAsia="仿宋_GB2312"/>
          <w:spacing w:val="20"/>
          <w:sz w:val="52"/>
        </w:rPr>
        <w:t>电力有限公司科技项目</w:t>
      </w:r>
    </w:p>
    <w:p w14:paraId="43300197" w14:textId="77777777" w:rsidR="00B36A14" w:rsidRDefault="00C504D6">
      <w:pPr>
        <w:adjustRightInd w:val="0"/>
        <w:snapToGrid w:val="0"/>
        <w:spacing w:line="360" w:lineRule="auto"/>
        <w:jc w:val="center"/>
        <w:rPr>
          <w:rFonts w:eastAsia="仿宋_GB2312"/>
          <w:b/>
          <w:spacing w:val="20"/>
          <w:sz w:val="72"/>
        </w:rPr>
      </w:pPr>
      <w:r>
        <w:rPr>
          <w:rFonts w:eastAsia="仿宋_GB2312"/>
          <w:b/>
          <w:spacing w:val="20"/>
          <w:sz w:val="72"/>
        </w:rPr>
        <w:t>可行性研究报告</w:t>
      </w:r>
    </w:p>
    <w:p w14:paraId="23B9C5CA" w14:textId="77777777" w:rsidR="00B36A14" w:rsidRDefault="00B36A14">
      <w:pPr>
        <w:adjustRightInd w:val="0"/>
        <w:snapToGrid w:val="0"/>
        <w:spacing w:line="360" w:lineRule="auto"/>
        <w:rPr>
          <w:rFonts w:eastAsia="仿宋_GB2312"/>
          <w:spacing w:val="20"/>
          <w:sz w:val="32"/>
        </w:rPr>
      </w:pPr>
    </w:p>
    <w:p w14:paraId="28E5983F" w14:textId="77777777" w:rsidR="00B36A14" w:rsidRDefault="00B36A14">
      <w:pPr>
        <w:adjustRightInd w:val="0"/>
        <w:snapToGrid w:val="0"/>
        <w:spacing w:line="360" w:lineRule="auto"/>
        <w:rPr>
          <w:rFonts w:eastAsia="仿宋_GB2312"/>
          <w:spacing w:val="20"/>
          <w:sz w:val="32"/>
        </w:rPr>
      </w:pPr>
    </w:p>
    <w:p w14:paraId="0B0E75C4" w14:textId="77777777" w:rsidR="00B36A14" w:rsidRDefault="00B36A14">
      <w:pPr>
        <w:adjustRightInd w:val="0"/>
        <w:snapToGrid w:val="0"/>
        <w:spacing w:line="360" w:lineRule="auto"/>
        <w:rPr>
          <w:rFonts w:eastAsia="仿宋_GB2312"/>
          <w:spacing w:val="20"/>
          <w:sz w:val="32"/>
        </w:rPr>
      </w:pPr>
    </w:p>
    <w:tbl>
      <w:tblPr>
        <w:tblW w:w="8079" w:type="dxa"/>
        <w:tblInd w:w="534" w:type="dxa"/>
        <w:tblLayout w:type="fixed"/>
        <w:tblLook w:val="04A0" w:firstRow="1" w:lastRow="0" w:firstColumn="1" w:lastColumn="0" w:noHBand="0" w:noVBand="1"/>
      </w:tblPr>
      <w:tblGrid>
        <w:gridCol w:w="1843"/>
        <w:gridCol w:w="6236"/>
      </w:tblGrid>
      <w:tr w:rsidR="00B36A14" w14:paraId="2052E628" w14:textId="77777777">
        <w:trPr>
          <w:trHeight w:val="700"/>
        </w:trPr>
        <w:tc>
          <w:tcPr>
            <w:tcW w:w="1843" w:type="dxa"/>
            <w:vAlign w:val="center"/>
          </w:tcPr>
          <w:p w14:paraId="44C8A19E" w14:textId="77777777" w:rsidR="00B36A14" w:rsidRDefault="00C504D6">
            <w:pPr>
              <w:adjustRightInd w:val="0"/>
              <w:snapToGrid w:val="0"/>
              <w:spacing w:line="360" w:lineRule="auto"/>
              <w:rPr>
                <w:rFonts w:eastAsia="仿宋_GB2312"/>
                <w:sz w:val="32"/>
              </w:rPr>
            </w:pPr>
            <w:r>
              <w:rPr>
                <w:rFonts w:eastAsia="仿宋_GB2312"/>
                <w:sz w:val="32"/>
              </w:rPr>
              <w:t>项目名称：</w:t>
            </w:r>
          </w:p>
        </w:tc>
        <w:tc>
          <w:tcPr>
            <w:tcW w:w="6236" w:type="dxa"/>
            <w:vAlign w:val="center"/>
          </w:tcPr>
          <w:p w14:paraId="5FECF3D4" w14:textId="77777777" w:rsidR="00B36A14" w:rsidRDefault="00C504D6">
            <w:pPr>
              <w:adjustRightInd w:val="0"/>
              <w:snapToGrid w:val="0"/>
              <w:spacing w:line="360" w:lineRule="auto"/>
              <w:rPr>
                <w:rFonts w:eastAsia="仿宋_GB2312"/>
                <w:sz w:val="32"/>
              </w:rPr>
            </w:pPr>
            <w:bookmarkStart w:id="0" w:name="_Hlk43120412"/>
            <w:r>
              <w:rPr>
                <w:rFonts w:ascii="仿宋_GB2312" w:eastAsia="仿宋_GB2312" w:hint="eastAsia"/>
                <w:sz w:val="32"/>
              </w:rPr>
              <w:t>Flexible Ethernet灵活以太网技术</w:t>
            </w:r>
            <w:bookmarkEnd w:id="0"/>
            <w:r>
              <w:rPr>
                <w:rFonts w:ascii="仿宋_GB2312" w:eastAsia="仿宋_GB2312" w:hint="eastAsia"/>
                <w:sz w:val="32"/>
              </w:rPr>
              <w:t>在电力通信网中应用的关键技术研究</w:t>
            </w:r>
          </w:p>
        </w:tc>
      </w:tr>
      <w:tr w:rsidR="00B36A14" w14:paraId="001111B1" w14:textId="77777777">
        <w:trPr>
          <w:trHeight w:val="700"/>
        </w:trPr>
        <w:tc>
          <w:tcPr>
            <w:tcW w:w="1843" w:type="dxa"/>
            <w:vAlign w:val="center"/>
          </w:tcPr>
          <w:p w14:paraId="275453B7" w14:textId="77777777" w:rsidR="00B36A14" w:rsidRDefault="00C504D6">
            <w:pPr>
              <w:adjustRightInd w:val="0"/>
              <w:snapToGrid w:val="0"/>
              <w:spacing w:line="360" w:lineRule="auto"/>
              <w:rPr>
                <w:rFonts w:eastAsia="仿宋_GB2312"/>
                <w:sz w:val="32"/>
              </w:rPr>
            </w:pPr>
            <w:r>
              <w:rPr>
                <w:rFonts w:eastAsia="仿宋_GB2312"/>
                <w:sz w:val="32"/>
              </w:rPr>
              <w:t>申请单位：</w:t>
            </w:r>
          </w:p>
        </w:tc>
        <w:tc>
          <w:tcPr>
            <w:tcW w:w="6236" w:type="dxa"/>
            <w:vAlign w:val="center"/>
          </w:tcPr>
          <w:p w14:paraId="691C5C62" w14:textId="77777777" w:rsidR="00B36A14" w:rsidRDefault="00C504D6">
            <w:pPr>
              <w:adjustRightInd w:val="0"/>
              <w:snapToGrid w:val="0"/>
              <w:spacing w:line="360" w:lineRule="auto"/>
              <w:rPr>
                <w:rFonts w:eastAsia="仿宋_GB2312"/>
                <w:sz w:val="32"/>
              </w:rPr>
            </w:pPr>
            <w:proofErr w:type="gramStart"/>
            <w:r>
              <w:rPr>
                <w:rFonts w:eastAsia="仿宋_GB2312"/>
                <w:sz w:val="32"/>
              </w:rPr>
              <w:t>国网江苏省</w:t>
            </w:r>
            <w:proofErr w:type="gramEnd"/>
            <w:r>
              <w:rPr>
                <w:rFonts w:eastAsia="仿宋_GB2312"/>
                <w:sz w:val="32"/>
              </w:rPr>
              <w:t>电力有限公司信息通信分公司</w:t>
            </w:r>
          </w:p>
        </w:tc>
      </w:tr>
      <w:tr w:rsidR="00B36A14" w14:paraId="09C778E4" w14:textId="77777777">
        <w:trPr>
          <w:trHeight w:val="700"/>
        </w:trPr>
        <w:tc>
          <w:tcPr>
            <w:tcW w:w="1843" w:type="dxa"/>
            <w:vAlign w:val="center"/>
          </w:tcPr>
          <w:p w14:paraId="29E070F8" w14:textId="77777777" w:rsidR="00B36A14" w:rsidRDefault="00C504D6">
            <w:pPr>
              <w:adjustRightInd w:val="0"/>
              <w:snapToGrid w:val="0"/>
              <w:spacing w:line="360" w:lineRule="auto"/>
              <w:rPr>
                <w:rFonts w:eastAsia="仿宋_GB2312"/>
                <w:sz w:val="32"/>
              </w:rPr>
            </w:pPr>
            <w:r>
              <w:rPr>
                <w:rFonts w:eastAsia="仿宋_GB2312"/>
                <w:sz w:val="32"/>
              </w:rPr>
              <w:t>起止时间：</w:t>
            </w:r>
          </w:p>
        </w:tc>
        <w:tc>
          <w:tcPr>
            <w:tcW w:w="6236" w:type="dxa"/>
            <w:vAlign w:val="center"/>
          </w:tcPr>
          <w:p w14:paraId="225AA061" w14:textId="77777777" w:rsidR="00B36A14" w:rsidRDefault="00C504D6">
            <w:pPr>
              <w:adjustRightInd w:val="0"/>
              <w:snapToGrid w:val="0"/>
              <w:spacing w:line="360" w:lineRule="auto"/>
              <w:rPr>
                <w:rFonts w:eastAsia="仿宋_GB2312"/>
                <w:sz w:val="32"/>
              </w:rPr>
            </w:pPr>
            <w:r>
              <w:rPr>
                <w:rFonts w:eastAsia="仿宋_GB2312"/>
                <w:sz w:val="32"/>
              </w:rPr>
              <w:t>2020</w:t>
            </w:r>
            <w:r>
              <w:rPr>
                <w:rFonts w:eastAsia="仿宋_GB2312"/>
                <w:sz w:val="32"/>
              </w:rPr>
              <w:t>年</w:t>
            </w:r>
            <w:r>
              <w:rPr>
                <w:rFonts w:eastAsia="仿宋_GB2312"/>
                <w:sz w:val="32"/>
              </w:rPr>
              <w:t>8</w:t>
            </w:r>
            <w:r>
              <w:rPr>
                <w:rFonts w:eastAsia="仿宋_GB2312"/>
                <w:sz w:val="32"/>
              </w:rPr>
              <w:t>月</w:t>
            </w:r>
            <w:r>
              <w:rPr>
                <w:rFonts w:eastAsia="仿宋_GB2312"/>
                <w:sz w:val="32"/>
              </w:rPr>
              <w:t xml:space="preserve"> </w:t>
            </w:r>
            <w:r>
              <w:rPr>
                <w:rFonts w:eastAsia="仿宋_GB2312"/>
                <w:sz w:val="32"/>
              </w:rPr>
              <w:t>至</w:t>
            </w:r>
            <w:r>
              <w:rPr>
                <w:rFonts w:eastAsia="仿宋_GB2312"/>
                <w:sz w:val="32"/>
              </w:rPr>
              <w:t xml:space="preserve"> 2021</w:t>
            </w:r>
            <w:r>
              <w:rPr>
                <w:rFonts w:eastAsia="仿宋_GB2312"/>
                <w:sz w:val="32"/>
              </w:rPr>
              <w:t>年</w:t>
            </w:r>
            <w:r>
              <w:rPr>
                <w:rFonts w:eastAsia="仿宋_GB2312"/>
                <w:sz w:val="32"/>
              </w:rPr>
              <w:t>1</w:t>
            </w:r>
            <w:del w:id="1" w:author="李 财云" w:date="2020-08-10T09:59:00Z">
              <w:r w:rsidDel="00C504D6">
                <w:rPr>
                  <w:rFonts w:eastAsia="仿宋_GB2312"/>
                  <w:sz w:val="32"/>
                </w:rPr>
                <w:delText>2</w:delText>
              </w:r>
            </w:del>
            <w:r>
              <w:rPr>
                <w:rFonts w:eastAsia="仿宋_GB2312"/>
                <w:sz w:val="32"/>
              </w:rPr>
              <w:t>月</w:t>
            </w:r>
          </w:p>
        </w:tc>
      </w:tr>
    </w:tbl>
    <w:p w14:paraId="44757987" w14:textId="77777777" w:rsidR="00B36A14" w:rsidRDefault="00B36A14">
      <w:pPr>
        <w:adjustRightInd w:val="0"/>
        <w:snapToGrid w:val="0"/>
        <w:spacing w:line="360" w:lineRule="auto"/>
        <w:jc w:val="center"/>
        <w:rPr>
          <w:rFonts w:eastAsia="仿宋_GB2312"/>
        </w:rPr>
      </w:pPr>
    </w:p>
    <w:tbl>
      <w:tblPr>
        <w:tblW w:w="7701" w:type="dxa"/>
        <w:tblInd w:w="1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5705"/>
      </w:tblGrid>
      <w:tr w:rsidR="00B36A14" w14:paraId="2900F3D8" w14:textId="77777777">
        <w:trPr>
          <w:trHeight w:val="600"/>
        </w:trPr>
        <w:tc>
          <w:tcPr>
            <w:tcW w:w="1996" w:type="dxa"/>
            <w:vAlign w:val="center"/>
          </w:tcPr>
          <w:p w14:paraId="69C3FA72" w14:textId="77777777" w:rsidR="00B36A14" w:rsidRDefault="00C504D6">
            <w:pPr>
              <w:adjustRightInd w:val="0"/>
              <w:snapToGrid w:val="0"/>
              <w:rPr>
                <w:rFonts w:eastAsia="仿宋_GB2312"/>
                <w:spacing w:val="-60"/>
                <w:sz w:val="32"/>
              </w:rPr>
            </w:pPr>
            <w:r>
              <w:rPr>
                <w:rFonts w:eastAsia="仿宋_GB2312"/>
                <w:w w:val="80"/>
                <w:kern w:val="0"/>
                <w:sz w:val="32"/>
              </w:rPr>
              <w:t>项目负责人</w:t>
            </w:r>
            <w:r>
              <w:rPr>
                <w:rFonts w:eastAsia="仿宋_GB2312"/>
                <w:sz w:val="32"/>
              </w:rPr>
              <w:t>：</w:t>
            </w:r>
          </w:p>
        </w:tc>
        <w:tc>
          <w:tcPr>
            <w:tcW w:w="5705" w:type="dxa"/>
            <w:vAlign w:val="center"/>
          </w:tcPr>
          <w:p w14:paraId="1E6BCF6B" w14:textId="77777777" w:rsidR="00B36A14" w:rsidRDefault="00C504D6">
            <w:pPr>
              <w:adjustRightInd w:val="0"/>
              <w:snapToGrid w:val="0"/>
              <w:jc w:val="center"/>
              <w:rPr>
                <w:rFonts w:ascii="仿宋_GB2312" w:eastAsia="仿宋_GB2312"/>
                <w:sz w:val="32"/>
              </w:rPr>
            </w:pPr>
            <w:r>
              <w:rPr>
                <w:rFonts w:ascii="仿宋_GB2312" w:eastAsia="仿宋_GB2312" w:hint="eastAsia"/>
                <w:sz w:val="32"/>
              </w:rPr>
              <w:t>丁正阳</w:t>
            </w:r>
          </w:p>
        </w:tc>
      </w:tr>
      <w:tr w:rsidR="00B36A14" w14:paraId="166D3C82" w14:textId="77777777">
        <w:trPr>
          <w:trHeight w:val="600"/>
        </w:trPr>
        <w:tc>
          <w:tcPr>
            <w:tcW w:w="1996" w:type="dxa"/>
            <w:vAlign w:val="center"/>
          </w:tcPr>
          <w:p w14:paraId="2497733F" w14:textId="77777777" w:rsidR="00B36A14" w:rsidRDefault="00C504D6">
            <w:pPr>
              <w:adjustRightInd w:val="0"/>
              <w:snapToGrid w:val="0"/>
              <w:rPr>
                <w:rFonts w:eastAsia="仿宋_GB2312"/>
                <w:sz w:val="32"/>
              </w:rPr>
            </w:pPr>
            <w:r>
              <w:rPr>
                <w:rFonts w:eastAsia="仿宋_GB2312"/>
                <w:sz w:val="32"/>
              </w:rPr>
              <w:t>通信地址：</w:t>
            </w:r>
          </w:p>
        </w:tc>
        <w:tc>
          <w:tcPr>
            <w:tcW w:w="5705" w:type="dxa"/>
            <w:vAlign w:val="center"/>
          </w:tcPr>
          <w:p w14:paraId="612D0031" w14:textId="77777777" w:rsidR="00B36A14" w:rsidRDefault="00C504D6">
            <w:pPr>
              <w:adjustRightInd w:val="0"/>
              <w:snapToGrid w:val="0"/>
              <w:jc w:val="center"/>
              <w:rPr>
                <w:rFonts w:ascii="仿宋_GB2312" w:eastAsia="仿宋_GB2312"/>
                <w:sz w:val="32"/>
              </w:rPr>
            </w:pPr>
            <w:r>
              <w:rPr>
                <w:rFonts w:ascii="仿宋_GB2312" w:eastAsia="仿宋_GB2312" w:hint="eastAsia"/>
                <w:sz w:val="32"/>
              </w:rPr>
              <w:t>南京市北京西路20号</w:t>
            </w:r>
          </w:p>
        </w:tc>
      </w:tr>
      <w:tr w:rsidR="00B36A14" w14:paraId="0D7CC15C" w14:textId="77777777">
        <w:trPr>
          <w:trHeight w:val="600"/>
        </w:trPr>
        <w:tc>
          <w:tcPr>
            <w:tcW w:w="1996" w:type="dxa"/>
            <w:vAlign w:val="center"/>
          </w:tcPr>
          <w:p w14:paraId="77B6FF7F" w14:textId="77777777" w:rsidR="00B36A14" w:rsidRDefault="00C504D6">
            <w:pPr>
              <w:adjustRightInd w:val="0"/>
              <w:snapToGrid w:val="0"/>
              <w:rPr>
                <w:rFonts w:eastAsia="仿宋_GB2312"/>
                <w:sz w:val="32"/>
              </w:rPr>
            </w:pPr>
            <w:r>
              <w:rPr>
                <w:rFonts w:eastAsia="仿宋_GB2312"/>
                <w:sz w:val="32"/>
              </w:rPr>
              <w:t>邮政编码：</w:t>
            </w:r>
          </w:p>
        </w:tc>
        <w:tc>
          <w:tcPr>
            <w:tcW w:w="5705" w:type="dxa"/>
            <w:vAlign w:val="center"/>
          </w:tcPr>
          <w:p w14:paraId="427494C9" w14:textId="77777777" w:rsidR="00B36A14" w:rsidRDefault="00C504D6">
            <w:pPr>
              <w:adjustRightInd w:val="0"/>
              <w:snapToGrid w:val="0"/>
              <w:jc w:val="center"/>
              <w:rPr>
                <w:rFonts w:ascii="仿宋_GB2312" w:eastAsia="仿宋_GB2312"/>
                <w:sz w:val="32"/>
              </w:rPr>
            </w:pPr>
            <w:r>
              <w:rPr>
                <w:rFonts w:ascii="仿宋_GB2312" w:eastAsia="仿宋_GB2312" w:hint="eastAsia"/>
                <w:sz w:val="32"/>
              </w:rPr>
              <w:t>210013</w:t>
            </w:r>
          </w:p>
        </w:tc>
      </w:tr>
      <w:tr w:rsidR="00B36A14" w14:paraId="4C5F9810" w14:textId="77777777">
        <w:trPr>
          <w:trHeight w:val="600"/>
        </w:trPr>
        <w:tc>
          <w:tcPr>
            <w:tcW w:w="1996" w:type="dxa"/>
            <w:vAlign w:val="center"/>
          </w:tcPr>
          <w:p w14:paraId="06128DD7" w14:textId="77777777" w:rsidR="00B36A14" w:rsidRDefault="00C504D6">
            <w:pPr>
              <w:adjustRightInd w:val="0"/>
              <w:snapToGrid w:val="0"/>
              <w:rPr>
                <w:rFonts w:eastAsia="仿宋_GB2312"/>
                <w:sz w:val="32"/>
              </w:rPr>
            </w:pPr>
            <w:r>
              <w:rPr>
                <w:rFonts w:eastAsia="仿宋_GB2312"/>
                <w:sz w:val="32"/>
              </w:rPr>
              <w:t>联系电话：</w:t>
            </w:r>
          </w:p>
        </w:tc>
        <w:tc>
          <w:tcPr>
            <w:tcW w:w="5705" w:type="dxa"/>
            <w:vAlign w:val="center"/>
          </w:tcPr>
          <w:p w14:paraId="10D8130D" w14:textId="77777777" w:rsidR="00B36A14" w:rsidRDefault="00C504D6">
            <w:pPr>
              <w:adjustRightInd w:val="0"/>
              <w:snapToGrid w:val="0"/>
              <w:jc w:val="center"/>
              <w:rPr>
                <w:rFonts w:ascii="仿宋_GB2312" w:eastAsia="仿宋_GB2312"/>
                <w:sz w:val="32"/>
              </w:rPr>
            </w:pPr>
            <w:r>
              <w:rPr>
                <w:rFonts w:ascii="仿宋_GB2312" w:eastAsia="仿宋_GB2312" w:hint="eastAsia"/>
                <w:sz w:val="32"/>
              </w:rPr>
              <w:t>025-85083902</w:t>
            </w:r>
          </w:p>
        </w:tc>
      </w:tr>
      <w:tr w:rsidR="00B36A14" w14:paraId="1D9D4300" w14:textId="77777777">
        <w:trPr>
          <w:trHeight w:val="600"/>
        </w:trPr>
        <w:tc>
          <w:tcPr>
            <w:tcW w:w="1996" w:type="dxa"/>
            <w:vAlign w:val="center"/>
          </w:tcPr>
          <w:p w14:paraId="0A597C73" w14:textId="77777777" w:rsidR="00B36A14" w:rsidRDefault="00C504D6">
            <w:pPr>
              <w:adjustRightInd w:val="0"/>
              <w:snapToGrid w:val="0"/>
              <w:rPr>
                <w:rFonts w:eastAsia="仿宋_GB2312"/>
                <w:sz w:val="32"/>
              </w:rPr>
            </w:pPr>
            <w:r>
              <w:rPr>
                <w:rFonts w:eastAsia="仿宋_GB2312"/>
                <w:spacing w:val="320"/>
                <w:kern w:val="0"/>
                <w:sz w:val="32"/>
              </w:rPr>
              <w:t>传</w:t>
            </w:r>
            <w:r>
              <w:rPr>
                <w:rFonts w:eastAsia="仿宋_GB2312"/>
                <w:kern w:val="0"/>
                <w:sz w:val="32"/>
              </w:rPr>
              <w:t>真</w:t>
            </w:r>
            <w:r>
              <w:rPr>
                <w:rFonts w:eastAsia="仿宋_GB2312"/>
                <w:sz w:val="32"/>
              </w:rPr>
              <w:t>：</w:t>
            </w:r>
          </w:p>
        </w:tc>
        <w:tc>
          <w:tcPr>
            <w:tcW w:w="5705" w:type="dxa"/>
            <w:vAlign w:val="center"/>
          </w:tcPr>
          <w:p w14:paraId="26080B11" w14:textId="77777777" w:rsidR="00B36A14" w:rsidRDefault="00C504D6">
            <w:pPr>
              <w:adjustRightInd w:val="0"/>
              <w:snapToGrid w:val="0"/>
              <w:jc w:val="center"/>
              <w:rPr>
                <w:rFonts w:ascii="仿宋_GB2312" w:eastAsia="仿宋_GB2312"/>
                <w:sz w:val="32"/>
              </w:rPr>
            </w:pPr>
            <w:r>
              <w:rPr>
                <w:rFonts w:ascii="仿宋_GB2312" w:eastAsia="仿宋_GB2312" w:hint="eastAsia"/>
                <w:sz w:val="32"/>
              </w:rPr>
              <w:t>025-85083917</w:t>
            </w:r>
          </w:p>
        </w:tc>
      </w:tr>
      <w:tr w:rsidR="00B36A14" w14:paraId="7A21189E" w14:textId="77777777">
        <w:trPr>
          <w:trHeight w:val="600"/>
        </w:trPr>
        <w:tc>
          <w:tcPr>
            <w:tcW w:w="1996" w:type="dxa"/>
            <w:vAlign w:val="center"/>
          </w:tcPr>
          <w:p w14:paraId="352016D7" w14:textId="77777777" w:rsidR="00B36A14" w:rsidRDefault="00C504D6">
            <w:pPr>
              <w:adjustRightInd w:val="0"/>
              <w:snapToGrid w:val="0"/>
              <w:rPr>
                <w:rFonts w:eastAsia="仿宋_GB2312"/>
                <w:sz w:val="32"/>
              </w:rPr>
            </w:pPr>
            <w:r>
              <w:rPr>
                <w:rFonts w:eastAsia="仿宋_GB2312"/>
                <w:sz w:val="32"/>
              </w:rPr>
              <w:t>申请日期：</w:t>
            </w:r>
          </w:p>
        </w:tc>
        <w:tc>
          <w:tcPr>
            <w:tcW w:w="5705" w:type="dxa"/>
            <w:vAlign w:val="center"/>
          </w:tcPr>
          <w:p w14:paraId="2B1906A8" w14:textId="77777777" w:rsidR="00B36A14" w:rsidRDefault="00C504D6">
            <w:pPr>
              <w:adjustRightInd w:val="0"/>
              <w:snapToGrid w:val="0"/>
              <w:jc w:val="center"/>
              <w:rPr>
                <w:rFonts w:ascii="仿宋_GB2312" w:eastAsia="仿宋_GB2312"/>
                <w:sz w:val="32"/>
              </w:rPr>
            </w:pPr>
            <w:r>
              <w:rPr>
                <w:rFonts w:ascii="仿宋_GB2312" w:eastAsia="仿宋_GB2312" w:hint="eastAsia"/>
                <w:sz w:val="32"/>
              </w:rPr>
              <w:t>2020年7月</w:t>
            </w:r>
          </w:p>
        </w:tc>
      </w:tr>
    </w:tbl>
    <w:p w14:paraId="62BA7170" w14:textId="77777777" w:rsidR="00B36A14" w:rsidRDefault="00C504D6">
      <w:pPr>
        <w:pStyle w:val="1"/>
      </w:pPr>
      <w:r>
        <w:br w:type="page"/>
      </w:r>
      <w:r>
        <w:rPr>
          <w:rFonts w:hint="eastAsia"/>
        </w:rPr>
        <w:lastRenderedPageBreak/>
        <w:t>目的和意义</w:t>
      </w:r>
    </w:p>
    <w:p w14:paraId="259EC243" w14:textId="77777777" w:rsidR="00B36A14" w:rsidRDefault="00C504D6">
      <w:pPr>
        <w:pStyle w:val="20"/>
        <w:numPr>
          <w:ilvl w:val="1"/>
          <w:numId w:val="3"/>
        </w:numPr>
      </w:pPr>
      <w:r>
        <w:rPr>
          <w:rFonts w:hint="eastAsia"/>
        </w:rPr>
        <w:t>项目背景</w:t>
      </w:r>
    </w:p>
    <w:p w14:paraId="568F3F62" w14:textId="77777777" w:rsidR="00B36A14" w:rsidRDefault="00C504D6">
      <w:pPr>
        <w:adjustRightInd w:val="0"/>
        <w:snapToGrid w:val="0"/>
        <w:spacing w:line="360" w:lineRule="auto"/>
        <w:ind w:firstLineChars="200" w:firstLine="480"/>
        <w:rPr>
          <w:rFonts w:eastAsia="仿宋_GB2312"/>
          <w:sz w:val="24"/>
        </w:rPr>
      </w:pPr>
      <w:r>
        <w:rPr>
          <w:rFonts w:eastAsia="仿宋_GB2312"/>
          <w:sz w:val="24"/>
        </w:rPr>
        <w:t>智能电网已成为电力行业发展的共同选择，各国纷纷制定规划、政策，加快推进智能电网技术和产业发展。智能电网是电网的智能化，其充分运用先进的</w:t>
      </w:r>
      <w:r>
        <w:rPr>
          <w:rFonts w:eastAsia="仿宋_GB2312"/>
          <w:sz w:val="24"/>
        </w:rPr>
        <w:t xml:space="preserve"> ICT </w:t>
      </w:r>
      <w:r>
        <w:rPr>
          <w:rFonts w:eastAsia="仿宋_GB2312"/>
          <w:sz w:val="24"/>
        </w:rPr>
        <w:t>技术，构建可靠、高速、双向的通信管道，通过传感和测量技术、设备及控制方法，实现电网的安全、经济、高效、绿色运行。</w:t>
      </w:r>
    </w:p>
    <w:p w14:paraId="507F7189" w14:textId="286A0A6B"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随着智能电网和数字化变电站的建设，</w:t>
      </w:r>
      <w:r>
        <w:rPr>
          <w:rFonts w:eastAsia="仿宋_GB2312" w:hint="eastAsia"/>
          <w:sz w:val="24"/>
        </w:rPr>
        <w:t xml:space="preserve">SCADA(Supervisory Control and </w:t>
      </w:r>
      <w:proofErr w:type="spellStart"/>
      <w:r>
        <w:rPr>
          <w:rFonts w:eastAsia="仿宋_GB2312" w:hint="eastAsia"/>
          <w:sz w:val="24"/>
        </w:rPr>
        <w:t>DataAcquisition</w:t>
      </w:r>
      <w:proofErr w:type="spellEnd"/>
      <w:r>
        <w:rPr>
          <w:rFonts w:eastAsia="仿宋_GB2312" w:hint="eastAsia"/>
          <w:sz w:val="24"/>
        </w:rPr>
        <w:t>，监控与数据采集</w:t>
      </w:r>
      <w:r>
        <w:rPr>
          <w:rFonts w:eastAsia="仿宋_GB2312" w:hint="eastAsia"/>
          <w:sz w:val="24"/>
        </w:rPr>
        <w:t>)</w:t>
      </w:r>
      <w:r>
        <w:rPr>
          <w:rFonts w:eastAsia="仿宋_GB2312" w:hint="eastAsia"/>
          <w:sz w:val="24"/>
        </w:rPr>
        <w:t>和调度电话等业务逐步</w:t>
      </w:r>
      <w:r>
        <w:rPr>
          <w:rFonts w:eastAsia="仿宋_GB2312" w:hint="eastAsia"/>
          <w:sz w:val="24"/>
        </w:rPr>
        <w:t xml:space="preserve"> IP </w:t>
      </w:r>
      <w:r>
        <w:rPr>
          <w:rFonts w:eastAsia="仿宋_GB2312" w:hint="eastAsia"/>
          <w:sz w:val="24"/>
        </w:rPr>
        <w:t>化，</w:t>
      </w:r>
      <w:del w:id="2" w:author="Windows 用户" w:date="2020-09-16T14:02:00Z">
        <w:r w:rsidDel="00AD3327">
          <w:rPr>
            <w:rFonts w:eastAsia="仿宋_GB2312" w:hint="eastAsia"/>
            <w:sz w:val="24"/>
          </w:rPr>
          <w:delText xml:space="preserve"> </w:delText>
        </w:r>
      </w:del>
      <w:r>
        <w:rPr>
          <w:rFonts w:eastAsia="仿宋_GB2312" w:hint="eastAsia"/>
          <w:sz w:val="24"/>
        </w:rPr>
        <w:t>WAMS(Wide</w:t>
      </w:r>
      <w:r>
        <w:rPr>
          <w:rFonts w:eastAsia="仿宋_GB2312"/>
          <w:sz w:val="24"/>
        </w:rPr>
        <w:t xml:space="preserve"> </w:t>
      </w:r>
      <w:r>
        <w:rPr>
          <w:rFonts w:eastAsia="仿宋_GB2312" w:hint="eastAsia"/>
          <w:sz w:val="24"/>
        </w:rPr>
        <w:t>Area</w:t>
      </w:r>
      <w:r>
        <w:rPr>
          <w:rFonts w:eastAsia="仿宋_GB2312"/>
          <w:sz w:val="24"/>
        </w:rPr>
        <w:t xml:space="preserve"> </w:t>
      </w:r>
      <w:r>
        <w:rPr>
          <w:rFonts w:eastAsia="仿宋_GB2312" w:hint="eastAsia"/>
          <w:sz w:val="24"/>
        </w:rPr>
        <w:t>Measurement System</w:t>
      </w:r>
      <w:r>
        <w:rPr>
          <w:rFonts w:eastAsia="仿宋_GB2312" w:hint="eastAsia"/>
          <w:sz w:val="24"/>
        </w:rPr>
        <w:t>，广域向量测量</w:t>
      </w:r>
      <w:r>
        <w:rPr>
          <w:rFonts w:eastAsia="仿宋_GB2312" w:hint="eastAsia"/>
          <w:sz w:val="24"/>
        </w:rPr>
        <w:t>)</w:t>
      </w:r>
      <w:r>
        <w:rPr>
          <w:rFonts w:eastAsia="仿宋_GB2312" w:hint="eastAsia"/>
          <w:sz w:val="24"/>
        </w:rPr>
        <w:t>和广域保护等新业务不断引入，分布式发电、储能、充电桩等新能源大规模接入，视频监控等大带宽业务持续增长，传统通信网络已难以满足智能电网的要求。智能电网需要智能的通信网络，智能</w:t>
      </w:r>
      <w:r>
        <w:rPr>
          <w:rFonts w:eastAsia="仿宋_GB2312" w:hint="eastAsia"/>
          <w:sz w:val="24"/>
        </w:rPr>
        <w:t xml:space="preserve"> IP </w:t>
      </w:r>
      <w:r>
        <w:rPr>
          <w:rFonts w:eastAsia="仿宋_GB2312" w:hint="eastAsia"/>
          <w:sz w:val="24"/>
        </w:rPr>
        <w:t>网络能够解决传统通信网络的不足，为智能电网提供一个可靠、灵活、简捷的联接平台，已成为电力企业建设下一代电力通信网的主流选择。</w:t>
      </w:r>
    </w:p>
    <w:p w14:paraId="443373EE" w14:textId="77777777" w:rsidR="00B36A14" w:rsidRDefault="00C504D6">
      <w:pPr>
        <w:adjustRightInd w:val="0"/>
        <w:snapToGrid w:val="0"/>
        <w:spacing w:line="360" w:lineRule="auto"/>
        <w:ind w:firstLineChars="200" w:firstLine="480"/>
        <w:rPr>
          <w:rFonts w:eastAsia="仿宋_GB2312"/>
          <w:sz w:val="24"/>
        </w:rPr>
      </w:pPr>
      <w:r w:rsidRPr="00AD3327">
        <w:rPr>
          <w:rFonts w:eastAsia="仿宋_GB2312" w:hint="eastAsia"/>
          <w:sz w:val="24"/>
          <w:highlight w:val="yellow"/>
        </w:rPr>
        <w:t>传统业务主要包括继电保护业务、</w:t>
      </w:r>
      <w:r w:rsidRPr="00AD3327">
        <w:rPr>
          <w:rFonts w:eastAsia="仿宋_GB2312" w:hint="eastAsia"/>
          <w:sz w:val="24"/>
          <w:highlight w:val="yellow"/>
        </w:rPr>
        <w:t xml:space="preserve"> SCADA</w:t>
      </w:r>
      <w:r w:rsidRPr="00AD3327">
        <w:rPr>
          <w:rFonts w:eastAsia="仿宋_GB2312" w:hint="eastAsia"/>
          <w:sz w:val="24"/>
          <w:highlight w:val="yellow"/>
        </w:rPr>
        <w:t>、电能计量和调度电话等业务</w:t>
      </w:r>
      <w:r>
        <w:rPr>
          <w:rFonts w:eastAsia="仿宋_GB2312" w:hint="eastAsia"/>
          <w:sz w:val="24"/>
        </w:rPr>
        <w:t>，带宽要求较小、可靠性实时性要求高，传统通信网络多采用基于电路交换的</w:t>
      </w:r>
      <w:r>
        <w:rPr>
          <w:rFonts w:eastAsia="仿宋_GB2312" w:hint="eastAsia"/>
          <w:sz w:val="24"/>
        </w:rPr>
        <w:t xml:space="preserve"> SDH </w:t>
      </w:r>
      <w:r>
        <w:rPr>
          <w:rFonts w:eastAsia="仿宋_GB2312" w:hint="eastAsia"/>
          <w:sz w:val="24"/>
        </w:rPr>
        <w:t>技术建设。在电力公司建设</w:t>
      </w:r>
      <w:r>
        <w:rPr>
          <w:rFonts w:eastAsia="仿宋_GB2312" w:hint="eastAsia"/>
          <w:sz w:val="24"/>
        </w:rPr>
        <w:t xml:space="preserve"> IP </w:t>
      </w:r>
      <w:r>
        <w:rPr>
          <w:rFonts w:eastAsia="仿宋_GB2312" w:hint="eastAsia"/>
          <w:sz w:val="24"/>
        </w:rPr>
        <w:t>网络替换原来的</w:t>
      </w:r>
      <w:r>
        <w:rPr>
          <w:rFonts w:eastAsia="仿宋_GB2312" w:hint="eastAsia"/>
          <w:sz w:val="24"/>
        </w:rPr>
        <w:t xml:space="preserve"> SDH(Synchronous Digital Hierarchy</w:t>
      </w:r>
      <w:r>
        <w:rPr>
          <w:rFonts w:eastAsia="仿宋_GB2312" w:hint="eastAsia"/>
          <w:sz w:val="24"/>
        </w:rPr>
        <w:t>，同步数字体系</w:t>
      </w:r>
      <w:r>
        <w:rPr>
          <w:rFonts w:eastAsia="仿宋_GB2312" w:hint="eastAsia"/>
          <w:sz w:val="24"/>
        </w:rPr>
        <w:t>)</w:t>
      </w:r>
      <w:r>
        <w:rPr>
          <w:rFonts w:eastAsia="仿宋_GB2312" w:hint="eastAsia"/>
          <w:sz w:val="24"/>
        </w:rPr>
        <w:t>网络时，需要智能</w:t>
      </w:r>
      <w:r>
        <w:rPr>
          <w:rFonts w:eastAsia="仿宋_GB2312" w:hint="eastAsia"/>
          <w:sz w:val="24"/>
        </w:rPr>
        <w:t xml:space="preserve"> IP </w:t>
      </w:r>
      <w:r>
        <w:rPr>
          <w:rFonts w:eastAsia="仿宋_GB2312" w:hint="eastAsia"/>
          <w:sz w:val="24"/>
        </w:rPr>
        <w:t>网络能够可靠承载继电保护业务、</w:t>
      </w:r>
      <w:r>
        <w:rPr>
          <w:rFonts w:eastAsia="仿宋_GB2312" w:hint="eastAsia"/>
          <w:sz w:val="24"/>
        </w:rPr>
        <w:t xml:space="preserve"> SCADA </w:t>
      </w:r>
      <w:r>
        <w:rPr>
          <w:rFonts w:eastAsia="仿宋_GB2312" w:hint="eastAsia"/>
          <w:sz w:val="24"/>
        </w:rPr>
        <w:t>等电力生产业务，确保电力生产业务能够平滑演进到</w:t>
      </w:r>
      <w:r>
        <w:rPr>
          <w:rFonts w:eastAsia="仿宋_GB2312" w:hint="eastAsia"/>
          <w:sz w:val="24"/>
        </w:rPr>
        <w:t xml:space="preserve"> IP </w:t>
      </w:r>
      <w:r>
        <w:rPr>
          <w:rFonts w:eastAsia="仿宋_GB2312" w:hint="eastAsia"/>
          <w:sz w:val="24"/>
        </w:rPr>
        <w:t>网络。</w:t>
      </w:r>
    </w:p>
    <w:p w14:paraId="04F33F2A" w14:textId="77777777" w:rsidR="00B36A14" w:rsidRDefault="00C504D6">
      <w:pPr>
        <w:adjustRightInd w:val="0"/>
        <w:snapToGrid w:val="0"/>
        <w:spacing w:line="360" w:lineRule="auto"/>
        <w:ind w:firstLineChars="200" w:firstLine="480"/>
        <w:rPr>
          <w:rFonts w:eastAsia="仿宋_GB2312"/>
          <w:sz w:val="24"/>
        </w:rPr>
      </w:pPr>
      <w:r w:rsidRPr="00AD3327">
        <w:rPr>
          <w:rFonts w:eastAsia="仿宋_GB2312" w:hint="eastAsia"/>
          <w:sz w:val="24"/>
          <w:highlight w:val="yellow"/>
        </w:rPr>
        <w:t xml:space="preserve">5G </w:t>
      </w:r>
      <w:r w:rsidRPr="00AD3327">
        <w:rPr>
          <w:rFonts w:eastAsia="仿宋_GB2312" w:hint="eastAsia"/>
          <w:sz w:val="24"/>
          <w:highlight w:val="yellow"/>
        </w:rPr>
        <w:t>对承载网络的带宽、时延、切片、可靠性等方面提出了更高的要求</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技术重用现有</w:t>
      </w:r>
      <w:r>
        <w:rPr>
          <w:rFonts w:eastAsia="仿宋_GB2312" w:hint="eastAsia"/>
          <w:sz w:val="24"/>
        </w:rPr>
        <w:t xml:space="preserve"> IEEE 802.3 </w:t>
      </w:r>
      <w:r>
        <w:rPr>
          <w:rFonts w:eastAsia="仿宋_GB2312" w:hint="eastAsia"/>
          <w:sz w:val="24"/>
        </w:rPr>
        <w:t>以太网物理层标准，在</w:t>
      </w:r>
      <w:r>
        <w:rPr>
          <w:rFonts w:eastAsia="仿宋_GB2312" w:hint="eastAsia"/>
          <w:sz w:val="24"/>
        </w:rPr>
        <w:t>MAC</w:t>
      </w:r>
      <w:r>
        <w:rPr>
          <w:rFonts w:eastAsia="仿宋_GB2312" w:hint="eastAsia"/>
          <w:sz w:val="24"/>
        </w:rPr>
        <w:t>层与</w:t>
      </w:r>
      <w:r>
        <w:rPr>
          <w:rFonts w:eastAsia="仿宋_GB2312" w:hint="eastAsia"/>
          <w:sz w:val="24"/>
        </w:rPr>
        <w:t>PCS</w:t>
      </w:r>
      <w:r>
        <w:rPr>
          <w:rFonts w:eastAsia="仿宋_GB2312" w:hint="eastAsia"/>
          <w:sz w:val="24"/>
        </w:rPr>
        <w:t>层中新增</w:t>
      </w:r>
      <w:proofErr w:type="spellStart"/>
      <w:r>
        <w:rPr>
          <w:rFonts w:eastAsia="仿宋_GB2312" w:hint="eastAsia"/>
          <w:sz w:val="24"/>
        </w:rPr>
        <w:t>FlexShim</w:t>
      </w:r>
      <w:proofErr w:type="spellEnd"/>
      <w:r>
        <w:rPr>
          <w:rFonts w:eastAsia="仿宋_GB2312" w:hint="eastAsia"/>
          <w:sz w:val="24"/>
        </w:rPr>
        <w:t>层，实现</w:t>
      </w:r>
      <w:r w:rsidRPr="00AD3327">
        <w:rPr>
          <w:rFonts w:eastAsia="仿宋_GB2312" w:hint="eastAsia"/>
          <w:sz w:val="24"/>
          <w:highlight w:val="yellow"/>
        </w:rPr>
        <w:t>网络灵活性、多速率、刚性接口等特性</w:t>
      </w:r>
      <w:r>
        <w:rPr>
          <w:rFonts w:eastAsia="仿宋_GB2312" w:hint="eastAsia"/>
          <w:sz w:val="24"/>
        </w:rPr>
        <w:t>。</w:t>
      </w:r>
      <w:r w:rsidRPr="00AD3327">
        <w:rPr>
          <w:rFonts w:eastAsia="仿宋_GB2312" w:hint="eastAsia"/>
          <w:sz w:val="24"/>
          <w:highlight w:val="yellow"/>
        </w:rPr>
        <w:t>其捆绑、通道化、子速率</w:t>
      </w:r>
      <w:r>
        <w:rPr>
          <w:rFonts w:eastAsia="仿宋_GB2312" w:hint="eastAsia"/>
          <w:sz w:val="24"/>
        </w:rPr>
        <w:t>等功能，可以与</w:t>
      </w:r>
      <w:r>
        <w:rPr>
          <w:rFonts w:eastAsia="仿宋_GB2312" w:hint="eastAsia"/>
          <w:sz w:val="24"/>
        </w:rPr>
        <w:t xml:space="preserve"> IP/Ethernet </w:t>
      </w:r>
      <w:r>
        <w:rPr>
          <w:rFonts w:eastAsia="仿宋_GB2312" w:hint="eastAsia"/>
          <w:sz w:val="24"/>
        </w:rPr>
        <w:t>技术良好对接，大力助推</w:t>
      </w:r>
      <w:r>
        <w:rPr>
          <w:rFonts w:eastAsia="仿宋_GB2312" w:hint="eastAsia"/>
          <w:sz w:val="24"/>
        </w:rPr>
        <w:t xml:space="preserve"> 5G </w:t>
      </w:r>
      <w:r>
        <w:rPr>
          <w:rFonts w:eastAsia="仿宋_GB2312" w:hint="eastAsia"/>
          <w:sz w:val="24"/>
        </w:rPr>
        <w:t>承载网络的发展，为</w:t>
      </w:r>
      <w:r>
        <w:rPr>
          <w:rFonts w:eastAsia="仿宋_GB2312" w:hint="eastAsia"/>
          <w:sz w:val="24"/>
        </w:rPr>
        <w:t xml:space="preserve"> 5G</w:t>
      </w:r>
      <w:r>
        <w:rPr>
          <w:rFonts w:eastAsia="仿宋_GB2312" w:hint="eastAsia"/>
          <w:sz w:val="24"/>
        </w:rPr>
        <w:t>技术的应用提供保障。随着</w:t>
      </w:r>
      <w:r>
        <w:rPr>
          <w:rFonts w:eastAsia="仿宋_GB2312" w:hint="eastAsia"/>
          <w:sz w:val="24"/>
        </w:rPr>
        <w:t xml:space="preserve"> 5G </w:t>
      </w:r>
      <w:r>
        <w:rPr>
          <w:rFonts w:eastAsia="仿宋_GB2312" w:hint="eastAsia"/>
          <w:sz w:val="24"/>
        </w:rPr>
        <w:t>产业的不断发展与完善，</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技术将在</w:t>
      </w:r>
      <w:r>
        <w:rPr>
          <w:rFonts w:eastAsia="仿宋_GB2312" w:hint="eastAsia"/>
          <w:sz w:val="24"/>
        </w:rPr>
        <w:t>5G</w:t>
      </w:r>
      <w:r>
        <w:rPr>
          <w:rFonts w:eastAsia="仿宋_GB2312" w:hint="eastAsia"/>
          <w:sz w:val="24"/>
        </w:rPr>
        <w:t>切片网络上得到广泛的应用。</w:t>
      </w:r>
    </w:p>
    <w:p w14:paraId="02CAEF99"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近年来，国家电网公司积极建设坚强智能电网，提升电网本质安全水平，通过实施“互联网</w:t>
      </w:r>
      <w:r>
        <w:rPr>
          <w:rFonts w:eastAsia="仿宋_GB2312" w:hint="eastAsia"/>
          <w:sz w:val="24"/>
        </w:rPr>
        <w:t>+</w:t>
      </w:r>
      <w:r>
        <w:rPr>
          <w:rFonts w:eastAsia="仿宋_GB2312" w:hint="eastAsia"/>
          <w:sz w:val="24"/>
        </w:rPr>
        <w:t>”战略，全面提升电网信息化、智能化水平，充分利用现代信息通信技术、控制技术实现电网安全、清洁、协调和智能发展，为经济社会发展提供可靠电力保障。随着</w:t>
      </w:r>
      <w:r w:rsidRPr="00AD3327">
        <w:rPr>
          <w:rFonts w:eastAsia="仿宋_GB2312" w:hint="eastAsia"/>
          <w:sz w:val="24"/>
          <w:highlight w:val="yellow"/>
        </w:rPr>
        <w:t>用电信息采集、配电自动化、分布式能源接入、电动汽车服务、用户双向互动</w:t>
      </w:r>
      <w:r>
        <w:rPr>
          <w:rFonts w:eastAsia="仿宋_GB2312" w:hint="eastAsia"/>
          <w:sz w:val="24"/>
        </w:rPr>
        <w:t>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14:paraId="3E56830B"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lastRenderedPageBreak/>
        <w:t>在现有电力通信网络中，大量使用了</w:t>
      </w:r>
      <w:r>
        <w:rPr>
          <w:rFonts w:eastAsia="仿宋_GB2312" w:hint="eastAsia"/>
          <w:sz w:val="24"/>
        </w:rPr>
        <w:t>2G</w:t>
      </w:r>
      <w:r>
        <w:rPr>
          <w:rFonts w:eastAsia="仿宋_GB2312" w:hint="eastAsia"/>
          <w:sz w:val="24"/>
        </w:rPr>
        <w:t>、</w:t>
      </w:r>
      <w:r>
        <w:rPr>
          <w:rFonts w:eastAsia="仿宋_GB2312" w:hint="eastAsia"/>
          <w:sz w:val="24"/>
        </w:rPr>
        <w:t>3G</w:t>
      </w:r>
      <w:r>
        <w:rPr>
          <w:rFonts w:eastAsia="仿宋_GB2312" w:hint="eastAsia"/>
          <w:sz w:val="24"/>
        </w:rPr>
        <w:t>、</w:t>
      </w:r>
      <w:r>
        <w:rPr>
          <w:rFonts w:eastAsia="仿宋_GB2312" w:hint="eastAsia"/>
          <w:sz w:val="24"/>
        </w:rPr>
        <w:t>4G</w:t>
      </w:r>
      <w:r>
        <w:rPr>
          <w:rFonts w:eastAsia="仿宋_GB2312" w:hint="eastAsia"/>
          <w:sz w:val="24"/>
        </w:rPr>
        <w:t>运营商公网和</w:t>
      </w:r>
      <w:r>
        <w:rPr>
          <w:rFonts w:eastAsia="仿宋_GB2312" w:hint="eastAsia"/>
          <w:sz w:val="24"/>
        </w:rPr>
        <w:t>4G</w:t>
      </w:r>
      <w:r>
        <w:rPr>
          <w:rFonts w:eastAsia="仿宋_GB2312" w:hint="eastAsia"/>
          <w:sz w:val="24"/>
        </w:rPr>
        <w:t>无线专网技术，但是，在业务专线、安全隔离、网络时延、大带宽扩展等方面尚无法满足电力典型应用业务场景的需求。</w:t>
      </w:r>
    </w:p>
    <w:p w14:paraId="17EE1B43" w14:textId="578AB28D"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另一方面，随着</w:t>
      </w:r>
      <w:r>
        <w:rPr>
          <w:rFonts w:eastAsia="仿宋_GB2312" w:hint="eastAsia"/>
          <w:sz w:val="24"/>
        </w:rPr>
        <w:t>5G</w:t>
      </w:r>
      <w:r>
        <w:rPr>
          <w:rFonts w:eastAsia="仿宋_GB2312" w:hint="eastAsia"/>
          <w:sz w:val="24"/>
        </w:rPr>
        <w:t>技术的快速发展，</w:t>
      </w:r>
      <w:r>
        <w:rPr>
          <w:rFonts w:eastAsia="仿宋_GB2312" w:hint="eastAsia"/>
          <w:sz w:val="24"/>
        </w:rPr>
        <w:t>5G</w:t>
      </w:r>
      <w:r>
        <w:rPr>
          <w:rFonts w:eastAsia="仿宋_GB2312" w:hint="eastAsia"/>
          <w:sz w:val="24"/>
        </w:rPr>
        <w:t>网络丰富的垂直行业应用将给移动网络带来更加多样化的需求，超高带宽、超低时延以及超大规模连接将改变垂直行业核心业务的运营方式和作业模式，全面提升传统垂直行业的运营效率和决策智能化水平等。网络切片正是在这种背景下产生的。以敏捷和</w:t>
      </w:r>
      <w:proofErr w:type="gramStart"/>
      <w:r>
        <w:rPr>
          <w:rFonts w:eastAsia="仿宋_GB2312" w:hint="eastAsia"/>
          <w:sz w:val="24"/>
        </w:rPr>
        <w:t>可</w:t>
      </w:r>
      <w:proofErr w:type="gramEnd"/>
      <w:r>
        <w:rPr>
          <w:rFonts w:eastAsia="仿宋_GB2312" w:hint="eastAsia"/>
          <w:sz w:val="24"/>
        </w:rPr>
        <w:t>定制的能力，为不同的应用打造一个“专属”网络，随着</w:t>
      </w:r>
      <w:del w:id="3" w:author="Windows 用户" w:date="2020-09-16T14:07:00Z">
        <w:r w:rsidDel="00AD3327">
          <w:rPr>
            <w:rFonts w:eastAsia="仿宋_GB2312" w:hint="eastAsia"/>
            <w:sz w:val="24"/>
          </w:rPr>
          <w:delText>在</w:delText>
        </w:r>
      </w:del>
      <w:r>
        <w:rPr>
          <w:rFonts w:eastAsia="仿宋_GB2312" w:hint="eastAsia"/>
          <w:sz w:val="24"/>
        </w:rPr>
        <w:t>5G</w:t>
      </w:r>
      <w:r>
        <w:rPr>
          <w:rFonts w:eastAsia="仿宋_GB2312" w:hint="eastAsia"/>
          <w:sz w:val="24"/>
        </w:rPr>
        <w:t>网络技术的快速发展，使用</w:t>
      </w:r>
      <w:r>
        <w:rPr>
          <w:rFonts w:eastAsia="仿宋_GB2312" w:hint="eastAsia"/>
          <w:sz w:val="24"/>
        </w:rPr>
        <w:t>5G</w:t>
      </w:r>
      <w:r>
        <w:rPr>
          <w:rFonts w:eastAsia="仿宋_GB2312" w:hint="eastAsia"/>
          <w:sz w:val="24"/>
        </w:rPr>
        <w:t>电力切片支撑电力通信业务，正成为</w:t>
      </w:r>
      <w:r>
        <w:rPr>
          <w:rFonts w:eastAsia="仿宋_GB2312" w:hint="eastAsia"/>
          <w:sz w:val="24"/>
        </w:rPr>
        <w:t>5G</w:t>
      </w:r>
      <w:r>
        <w:rPr>
          <w:rFonts w:eastAsia="仿宋_GB2312" w:hint="eastAsia"/>
          <w:sz w:val="24"/>
        </w:rPr>
        <w:t>行业应用最为重要的场景，但是，即使使用</w:t>
      </w:r>
      <w:r>
        <w:rPr>
          <w:rFonts w:eastAsia="仿宋_GB2312" w:hint="eastAsia"/>
          <w:sz w:val="24"/>
        </w:rPr>
        <w:t>5G</w:t>
      </w:r>
      <w:r>
        <w:rPr>
          <w:rFonts w:eastAsia="仿宋_GB2312" w:hint="eastAsia"/>
          <w:sz w:val="24"/>
        </w:rPr>
        <w:t>切片，由于</w:t>
      </w:r>
      <w:proofErr w:type="gramStart"/>
      <w:r>
        <w:rPr>
          <w:rFonts w:eastAsia="仿宋_GB2312" w:hint="eastAsia"/>
          <w:sz w:val="24"/>
        </w:rPr>
        <w:t>承载网和核心网</w:t>
      </w:r>
      <w:proofErr w:type="gramEnd"/>
      <w:r>
        <w:rPr>
          <w:rFonts w:eastAsia="仿宋_GB2312" w:hint="eastAsia"/>
          <w:sz w:val="24"/>
        </w:rPr>
        <w:t>通信过程中的存储、转发、队列化等操作均需消耗较长等待时间，因此，</w:t>
      </w:r>
      <w:r w:rsidRPr="00AD3327">
        <w:rPr>
          <w:rFonts w:eastAsia="仿宋_GB2312" w:hint="eastAsia"/>
          <w:sz w:val="24"/>
          <w:highlight w:val="yellow"/>
          <w:rPrChange w:id="4" w:author="Windows 用户" w:date="2020-09-16T14:07:00Z">
            <w:rPr>
              <w:rFonts w:eastAsia="仿宋_GB2312" w:hint="eastAsia"/>
              <w:sz w:val="24"/>
            </w:rPr>
          </w:rPrChange>
        </w:rPr>
        <w:t>普通</w:t>
      </w:r>
      <w:r w:rsidRPr="00AD3327">
        <w:rPr>
          <w:rFonts w:eastAsia="仿宋_GB2312" w:hint="eastAsia"/>
          <w:sz w:val="24"/>
          <w:highlight w:val="yellow"/>
          <w:rPrChange w:id="5" w:author="Windows 用户" w:date="2020-09-16T14:07:00Z">
            <w:rPr>
              <w:rFonts w:eastAsia="仿宋_GB2312" w:hint="eastAsia"/>
              <w:sz w:val="24"/>
            </w:rPr>
          </w:rPrChange>
        </w:rPr>
        <w:t>5G</w:t>
      </w:r>
      <w:r w:rsidRPr="00AD3327">
        <w:rPr>
          <w:rFonts w:eastAsia="仿宋_GB2312" w:hint="eastAsia"/>
          <w:sz w:val="24"/>
          <w:highlight w:val="yellow"/>
          <w:rPrChange w:id="6" w:author="Windows 用户" w:date="2020-09-16T14:07:00Z">
            <w:rPr>
              <w:rFonts w:eastAsia="仿宋_GB2312" w:hint="eastAsia"/>
              <w:sz w:val="24"/>
            </w:rPr>
          </w:rPrChange>
        </w:rPr>
        <w:t>切片网络，在跨越多个小区和较远传输距离后，其通信时延、抖动性能、安全隔离性能等指标，仍然无法满足电力典型业务场景的极高要求</w:t>
      </w:r>
      <w:r>
        <w:rPr>
          <w:rFonts w:eastAsia="仿宋_GB2312" w:hint="eastAsia"/>
          <w:sz w:val="24"/>
        </w:rPr>
        <w:t>。</w:t>
      </w:r>
    </w:p>
    <w:p w14:paraId="249890CA"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通过使用</w:t>
      </w:r>
      <w:proofErr w:type="spellStart"/>
      <w:r>
        <w:rPr>
          <w:rFonts w:eastAsia="仿宋_GB2312" w:hint="eastAsia"/>
          <w:sz w:val="24"/>
        </w:rPr>
        <w:t>FlexE</w:t>
      </w:r>
      <w:proofErr w:type="spellEnd"/>
      <w:r>
        <w:rPr>
          <w:rFonts w:eastAsia="仿宋_GB2312" w:hint="eastAsia"/>
          <w:sz w:val="24"/>
        </w:rPr>
        <w:t>技术，</w:t>
      </w:r>
      <w:r>
        <w:rPr>
          <w:rFonts w:eastAsia="仿宋_GB2312" w:hint="eastAsia"/>
          <w:sz w:val="24"/>
        </w:rPr>
        <w:t>5G</w:t>
      </w:r>
      <w:r>
        <w:rPr>
          <w:rFonts w:eastAsia="仿宋_GB2312" w:hint="eastAsia"/>
          <w:sz w:val="24"/>
        </w:rPr>
        <w:t>切片网络可以实现以下目标：</w:t>
      </w:r>
    </w:p>
    <w:p w14:paraId="0BF758BF" w14:textId="77777777" w:rsidR="00B36A14" w:rsidRDefault="00C504D6">
      <w:pPr>
        <w:pStyle w:val="ac"/>
        <w:numPr>
          <w:ilvl w:val="0"/>
          <w:numId w:val="4"/>
        </w:numPr>
        <w:adjustRightInd w:val="0"/>
        <w:snapToGrid w:val="0"/>
        <w:spacing w:line="360" w:lineRule="auto"/>
        <w:ind w:firstLineChars="0"/>
        <w:rPr>
          <w:rFonts w:eastAsia="仿宋_GB2312"/>
          <w:sz w:val="24"/>
        </w:rPr>
      </w:pPr>
      <w:r>
        <w:rPr>
          <w:rFonts w:eastAsia="仿宋_GB2312" w:hint="eastAsia"/>
          <w:sz w:val="24"/>
        </w:rPr>
        <w:t>端到端协同，切片自动化，低时延切片</w:t>
      </w:r>
      <w:r w:rsidRPr="00AD3327">
        <w:rPr>
          <w:rFonts w:eastAsia="仿宋_GB2312" w:hint="eastAsia"/>
          <w:sz w:val="24"/>
          <w:highlight w:val="yellow"/>
          <w:rPrChange w:id="7" w:author="Windows 用户" w:date="2020-09-16T14:08:00Z">
            <w:rPr>
              <w:rFonts w:eastAsia="仿宋_GB2312" w:hint="eastAsia"/>
              <w:sz w:val="24"/>
            </w:rPr>
          </w:rPrChange>
        </w:rPr>
        <w:t>单跳时延</w:t>
      </w:r>
      <w:r w:rsidRPr="00AD3327">
        <w:rPr>
          <w:rFonts w:eastAsia="仿宋_GB2312"/>
          <w:sz w:val="24"/>
          <w:highlight w:val="yellow"/>
          <w:rPrChange w:id="8" w:author="Windows 用户" w:date="2020-09-16T14:08:00Z">
            <w:rPr>
              <w:rFonts w:eastAsia="仿宋_GB2312"/>
              <w:sz w:val="24"/>
            </w:rPr>
          </w:rPrChange>
        </w:rPr>
        <w:t>us</w:t>
      </w:r>
      <w:r w:rsidRPr="00AD3327">
        <w:rPr>
          <w:rFonts w:eastAsia="仿宋_GB2312" w:hint="eastAsia"/>
          <w:sz w:val="24"/>
          <w:highlight w:val="yellow"/>
          <w:rPrChange w:id="9" w:author="Windows 用户" w:date="2020-09-16T14:08:00Z">
            <w:rPr>
              <w:rFonts w:eastAsia="仿宋_GB2312" w:hint="eastAsia"/>
              <w:sz w:val="24"/>
            </w:rPr>
          </w:rPrChange>
        </w:rPr>
        <w:t>级</w:t>
      </w:r>
    </w:p>
    <w:p w14:paraId="2B14562E" w14:textId="77777777" w:rsidR="00B36A14" w:rsidRDefault="00C504D6">
      <w:pPr>
        <w:pStyle w:val="ac"/>
        <w:numPr>
          <w:ilvl w:val="0"/>
          <w:numId w:val="4"/>
        </w:numPr>
        <w:adjustRightInd w:val="0"/>
        <w:snapToGrid w:val="0"/>
        <w:spacing w:line="360" w:lineRule="auto"/>
        <w:ind w:firstLineChars="0"/>
        <w:rPr>
          <w:rFonts w:eastAsia="仿宋_GB2312"/>
          <w:sz w:val="24"/>
        </w:rPr>
      </w:pPr>
      <w:proofErr w:type="spellStart"/>
      <w:r>
        <w:rPr>
          <w:rFonts w:eastAsia="仿宋_GB2312"/>
          <w:sz w:val="24"/>
        </w:rPr>
        <w:t>FlexE</w:t>
      </w:r>
      <w:proofErr w:type="spellEnd"/>
      <w:r>
        <w:rPr>
          <w:rFonts w:eastAsia="仿宋_GB2312" w:hint="eastAsia"/>
          <w:sz w:val="24"/>
        </w:rPr>
        <w:t>硬隔离，</w:t>
      </w:r>
      <w:proofErr w:type="spellStart"/>
      <w:r>
        <w:rPr>
          <w:rFonts w:eastAsia="仿宋_GB2312"/>
          <w:sz w:val="24"/>
        </w:rPr>
        <w:t>FlexE</w:t>
      </w:r>
      <w:proofErr w:type="spellEnd"/>
      <w:proofErr w:type="gramStart"/>
      <w:r>
        <w:rPr>
          <w:rFonts w:eastAsia="仿宋_GB2312" w:hint="eastAsia"/>
          <w:sz w:val="24"/>
        </w:rPr>
        <w:t>信道化硬隔离</w:t>
      </w:r>
      <w:proofErr w:type="gramEnd"/>
      <w:r>
        <w:rPr>
          <w:rFonts w:eastAsia="仿宋_GB2312" w:hint="eastAsia"/>
          <w:sz w:val="24"/>
        </w:rPr>
        <w:t>，实现硬切片保障业务</w:t>
      </w:r>
    </w:p>
    <w:p w14:paraId="463ADE6E" w14:textId="77777777" w:rsidR="00B36A14" w:rsidRDefault="00C504D6">
      <w:pPr>
        <w:pStyle w:val="ac"/>
        <w:numPr>
          <w:ilvl w:val="0"/>
          <w:numId w:val="4"/>
        </w:numPr>
        <w:adjustRightInd w:val="0"/>
        <w:snapToGrid w:val="0"/>
        <w:spacing w:line="360" w:lineRule="auto"/>
        <w:ind w:firstLineChars="0"/>
        <w:rPr>
          <w:rFonts w:eastAsia="仿宋_GB2312"/>
          <w:sz w:val="24"/>
        </w:rPr>
      </w:pPr>
      <w:r>
        <w:rPr>
          <w:rFonts w:eastAsia="仿宋_GB2312" w:hint="eastAsia"/>
          <w:sz w:val="24"/>
        </w:rPr>
        <w:t>低时延切片建立</w:t>
      </w:r>
      <w:r>
        <w:rPr>
          <w:rFonts w:eastAsia="仿宋_GB2312"/>
          <w:sz w:val="24"/>
        </w:rPr>
        <w:t>VIP</w:t>
      </w:r>
      <w:r>
        <w:rPr>
          <w:rFonts w:eastAsia="仿宋_GB2312" w:hint="eastAsia"/>
          <w:sz w:val="24"/>
        </w:rPr>
        <w:t>转发通道，单跳时延</w:t>
      </w:r>
      <w:r>
        <w:rPr>
          <w:rFonts w:eastAsia="仿宋_GB2312"/>
          <w:sz w:val="24"/>
        </w:rPr>
        <w:t xml:space="preserve"> &lt;15us, </w:t>
      </w:r>
      <w:r w:rsidRPr="00AD3327">
        <w:rPr>
          <w:rFonts w:eastAsia="仿宋_GB2312" w:hint="eastAsia"/>
          <w:sz w:val="24"/>
          <w:highlight w:val="yellow"/>
          <w:rPrChange w:id="10" w:author="Windows 用户" w:date="2020-09-16T14:08:00Z">
            <w:rPr>
              <w:rFonts w:eastAsia="仿宋_GB2312" w:hint="eastAsia"/>
              <w:sz w:val="24"/>
            </w:rPr>
          </w:rPrChange>
        </w:rPr>
        <w:t>低时延业务端到端时延</w:t>
      </w:r>
      <w:r w:rsidRPr="00AD3327">
        <w:rPr>
          <w:rFonts w:eastAsia="仿宋_GB2312"/>
          <w:sz w:val="24"/>
          <w:highlight w:val="yellow"/>
          <w:rPrChange w:id="11" w:author="Windows 用户" w:date="2020-09-16T14:08:00Z">
            <w:rPr>
              <w:rFonts w:eastAsia="仿宋_GB2312"/>
              <w:sz w:val="24"/>
            </w:rPr>
          </w:rPrChange>
        </w:rPr>
        <w:t>1ms</w:t>
      </w:r>
    </w:p>
    <w:p w14:paraId="5B73F2E2"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切片隔离技术，可以精准匹配电力业务需求，实现零丢包、极低时延、极低抖动、物理隔离；同时，</w:t>
      </w:r>
      <w:proofErr w:type="spellStart"/>
      <w:r>
        <w:rPr>
          <w:rFonts w:eastAsia="仿宋_GB2312" w:hint="eastAsia"/>
          <w:sz w:val="24"/>
        </w:rPr>
        <w:t>FlexE</w:t>
      </w:r>
      <w:proofErr w:type="spellEnd"/>
      <w:r>
        <w:rPr>
          <w:rFonts w:eastAsia="仿宋_GB2312" w:hint="eastAsia"/>
          <w:sz w:val="24"/>
        </w:rPr>
        <w:t>技术</w:t>
      </w:r>
      <w:r w:rsidRPr="00AD3327">
        <w:rPr>
          <w:rFonts w:eastAsia="仿宋_GB2312" w:hint="eastAsia"/>
          <w:sz w:val="24"/>
          <w:highlight w:val="yellow"/>
          <w:rPrChange w:id="12" w:author="Windows 用户" w:date="2020-09-16T14:08:00Z">
            <w:rPr>
              <w:rFonts w:eastAsia="仿宋_GB2312" w:hint="eastAsia"/>
              <w:sz w:val="24"/>
            </w:rPr>
          </w:rPrChange>
        </w:rPr>
        <w:t>将真正把</w:t>
      </w:r>
      <w:r w:rsidRPr="00AD3327">
        <w:rPr>
          <w:rFonts w:eastAsia="仿宋_GB2312" w:hint="eastAsia"/>
          <w:sz w:val="24"/>
          <w:highlight w:val="yellow"/>
          <w:rPrChange w:id="13" w:author="Windows 用户" w:date="2020-09-16T14:08:00Z">
            <w:rPr>
              <w:rFonts w:eastAsia="仿宋_GB2312" w:hint="eastAsia"/>
              <w:sz w:val="24"/>
            </w:rPr>
          </w:rPrChange>
        </w:rPr>
        <w:t>5G</w:t>
      </w:r>
      <w:r w:rsidRPr="00AD3327">
        <w:rPr>
          <w:rFonts w:eastAsia="仿宋_GB2312" w:hint="eastAsia"/>
          <w:sz w:val="24"/>
          <w:highlight w:val="yellow"/>
          <w:rPrChange w:id="14" w:author="Windows 用户" w:date="2020-09-16T14:08:00Z">
            <w:rPr>
              <w:rFonts w:eastAsia="仿宋_GB2312" w:hint="eastAsia"/>
              <w:sz w:val="24"/>
            </w:rPr>
          </w:rPrChange>
        </w:rPr>
        <w:t>从电信网络带入到工业生产系统</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技术的研究和推广，将提升电力系统</w:t>
      </w:r>
      <w:r>
        <w:rPr>
          <w:rFonts w:eastAsia="仿宋_GB2312" w:hint="eastAsia"/>
          <w:sz w:val="24"/>
        </w:rPr>
        <w:t>5G</w:t>
      </w:r>
      <w:r>
        <w:rPr>
          <w:rFonts w:eastAsia="仿宋_GB2312" w:hint="eastAsia"/>
          <w:sz w:val="24"/>
        </w:rPr>
        <w:t>网络的研究和部署进展，并将显著改善电力典型业务场景的性能。</w:t>
      </w:r>
    </w:p>
    <w:p w14:paraId="0A39A88A" w14:textId="77777777" w:rsidR="00B36A14" w:rsidRDefault="00C504D6">
      <w:pPr>
        <w:pStyle w:val="20"/>
        <w:numPr>
          <w:ilvl w:val="1"/>
          <w:numId w:val="3"/>
        </w:numPr>
      </w:pPr>
      <w:r>
        <w:rPr>
          <w:rFonts w:hint="eastAsia"/>
        </w:rPr>
        <w:t>项目成果对该现状和技术发展的作用</w:t>
      </w:r>
    </w:p>
    <w:p w14:paraId="610360D7"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灵活以太网技术（</w:t>
      </w:r>
      <w:proofErr w:type="spellStart"/>
      <w:r>
        <w:rPr>
          <w:rFonts w:eastAsia="仿宋_GB2312" w:hint="eastAsia"/>
          <w:sz w:val="24"/>
        </w:rPr>
        <w:t>FlexE</w:t>
      </w:r>
      <w:proofErr w:type="spellEnd"/>
      <w:r>
        <w:rPr>
          <w:rFonts w:eastAsia="仿宋_GB2312" w:hint="eastAsia"/>
          <w:sz w:val="24"/>
        </w:rPr>
        <w:t>）是在</w:t>
      </w:r>
      <w:r>
        <w:rPr>
          <w:rFonts w:eastAsia="仿宋_GB2312" w:hint="eastAsia"/>
          <w:sz w:val="24"/>
        </w:rPr>
        <w:t>Ethernet</w:t>
      </w:r>
      <w:r>
        <w:rPr>
          <w:rFonts w:eastAsia="仿宋_GB2312" w:hint="eastAsia"/>
          <w:sz w:val="24"/>
        </w:rPr>
        <w:t>技术基础上，为满足</w:t>
      </w:r>
      <w:r w:rsidRPr="00AD3327">
        <w:rPr>
          <w:rFonts w:eastAsia="仿宋_GB2312" w:hint="eastAsia"/>
          <w:sz w:val="24"/>
          <w:highlight w:val="yellow"/>
          <w:rPrChange w:id="15" w:author="Windows 用户" w:date="2020-09-16T14:09:00Z">
            <w:rPr>
              <w:rFonts w:eastAsia="仿宋_GB2312" w:hint="eastAsia"/>
              <w:sz w:val="24"/>
            </w:rPr>
          </w:rPrChange>
        </w:rPr>
        <w:t>高速传送</w:t>
      </w:r>
      <w:r>
        <w:rPr>
          <w:rFonts w:eastAsia="仿宋_GB2312" w:hint="eastAsia"/>
          <w:sz w:val="24"/>
        </w:rPr>
        <w:t>、</w:t>
      </w:r>
      <w:r w:rsidRPr="00AD3327">
        <w:rPr>
          <w:rFonts w:eastAsia="仿宋_GB2312" w:hint="eastAsia"/>
          <w:sz w:val="24"/>
          <w:highlight w:val="yellow"/>
          <w:rPrChange w:id="16" w:author="Windows 用户" w:date="2020-09-16T14:09:00Z">
            <w:rPr>
              <w:rFonts w:eastAsia="仿宋_GB2312" w:hint="eastAsia"/>
              <w:sz w:val="24"/>
            </w:rPr>
          </w:rPrChange>
        </w:rPr>
        <w:t>带宽配置灵活</w:t>
      </w:r>
      <w:r>
        <w:rPr>
          <w:rFonts w:eastAsia="仿宋_GB2312" w:hint="eastAsia"/>
          <w:sz w:val="24"/>
        </w:rPr>
        <w:t>等需求而发展的技术。</w:t>
      </w:r>
    </w:p>
    <w:p w14:paraId="59A70679"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以太网概念由施乐公司于</w:t>
      </w:r>
      <w:r>
        <w:rPr>
          <w:rFonts w:eastAsia="仿宋_GB2312" w:hint="eastAsia"/>
          <w:sz w:val="24"/>
        </w:rPr>
        <w:t>1972</w:t>
      </w:r>
      <w:r>
        <w:rPr>
          <w:rFonts w:eastAsia="仿宋_GB2312" w:hint="eastAsia"/>
          <w:sz w:val="24"/>
        </w:rPr>
        <w:t>年首次提出，并基于载波侦听和冲突检测</w:t>
      </w:r>
      <w:r>
        <w:rPr>
          <w:rFonts w:eastAsia="仿宋_GB2312" w:hint="eastAsia"/>
          <w:sz w:val="24"/>
        </w:rPr>
        <w:t>(CSMA/CD)</w:t>
      </w:r>
      <w:r>
        <w:rPr>
          <w:rFonts w:eastAsia="仿宋_GB2312" w:hint="eastAsia"/>
          <w:sz w:val="24"/>
        </w:rPr>
        <w:t>技术逐步完善。自</w:t>
      </w:r>
      <w:proofErr w:type="gramStart"/>
      <w:r>
        <w:rPr>
          <w:rFonts w:eastAsia="仿宋_GB2312" w:hint="eastAsia"/>
          <w:sz w:val="24"/>
        </w:rPr>
        <w:t>1980</w:t>
      </w:r>
      <w:proofErr w:type="gramEnd"/>
      <w:r>
        <w:rPr>
          <w:rFonts w:eastAsia="仿宋_GB2312" w:hint="eastAsia"/>
          <w:sz w:val="24"/>
        </w:rPr>
        <w:t>年代开始，</w:t>
      </w:r>
      <w:r>
        <w:rPr>
          <w:rFonts w:eastAsia="仿宋_GB2312" w:hint="eastAsia"/>
          <w:sz w:val="24"/>
        </w:rPr>
        <w:t xml:space="preserve"> Ethernet</w:t>
      </w:r>
      <w:r>
        <w:rPr>
          <w:rFonts w:eastAsia="仿宋_GB2312" w:hint="eastAsia"/>
          <w:sz w:val="24"/>
        </w:rPr>
        <w:t>技术的发展完全遵循</w:t>
      </w:r>
      <w:r>
        <w:rPr>
          <w:rFonts w:eastAsia="仿宋_GB2312" w:hint="eastAsia"/>
          <w:sz w:val="24"/>
        </w:rPr>
        <w:t>IEEE 802.3/1</w:t>
      </w:r>
      <w:r>
        <w:rPr>
          <w:rFonts w:eastAsia="仿宋_GB2312" w:hint="eastAsia"/>
          <w:sz w:val="24"/>
        </w:rPr>
        <w:t>所制定的标准体系架构，并在产业技术与业务需求的共同驱动下快速发展，成为目前</w:t>
      </w:r>
      <w:r>
        <w:rPr>
          <w:rFonts w:eastAsia="仿宋_GB2312" w:hint="eastAsia"/>
          <w:sz w:val="24"/>
        </w:rPr>
        <w:t>IT</w:t>
      </w:r>
      <w:r>
        <w:rPr>
          <w:rFonts w:eastAsia="仿宋_GB2312" w:hint="eastAsia"/>
          <w:sz w:val="24"/>
        </w:rPr>
        <w:t>业界应用最为广泛、生态系统最为完善的</w:t>
      </w:r>
      <w:r>
        <w:rPr>
          <w:rFonts w:eastAsia="仿宋_GB2312" w:hint="eastAsia"/>
          <w:sz w:val="24"/>
        </w:rPr>
        <w:t>L2</w:t>
      </w:r>
      <w:r>
        <w:rPr>
          <w:rFonts w:eastAsia="仿宋_GB2312" w:hint="eastAsia"/>
          <w:sz w:val="24"/>
        </w:rPr>
        <w:t>互联技术。</w:t>
      </w:r>
    </w:p>
    <w:p w14:paraId="77B03F26"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Ethernet</w:t>
      </w:r>
      <w:r>
        <w:rPr>
          <w:rFonts w:eastAsia="仿宋_GB2312" w:hint="eastAsia"/>
          <w:sz w:val="24"/>
        </w:rPr>
        <w:t>技术在接口层面遵循</w:t>
      </w:r>
      <w:r>
        <w:rPr>
          <w:rFonts w:eastAsia="仿宋_GB2312" w:hint="eastAsia"/>
          <w:sz w:val="24"/>
        </w:rPr>
        <w:t>IEEE 802.3</w:t>
      </w:r>
      <w:r>
        <w:rPr>
          <w:rFonts w:eastAsia="仿宋_GB2312" w:hint="eastAsia"/>
          <w:sz w:val="24"/>
        </w:rPr>
        <w:t>定义的</w:t>
      </w:r>
      <w:r>
        <w:rPr>
          <w:rFonts w:eastAsia="仿宋_GB2312" w:hint="eastAsia"/>
          <w:sz w:val="24"/>
        </w:rPr>
        <w:t>MAC/PHY</w:t>
      </w:r>
      <w:r>
        <w:rPr>
          <w:rFonts w:eastAsia="仿宋_GB2312" w:hint="eastAsia"/>
          <w:sz w:val="24"/>
        </w:rPr>
        <w:t>层标准，</w:t>
      </w:r>
      <w:r w:rsidRPr="00AD3327">
        <w:rPr>
          <w:rFonts w:eastAsia="仿宋_GB2312" w:hint="eastAsia"/>
          <w:sz w:val="24"/>
          <w:highlight w:val="yellow"/>
          <w:rPrChange w:id="17" w:author="Windows 用户" w:date="2020-09-16T14:09:00Z">
            <w:rPr>
              <w:rFonts w:eastAsia="仿宋_GB2312" w:hint="eastAsia"/>
              <w:sz w:val="24"/>
            </w:rPr>
          </w:rPrChange>
        </w:rPr>
        <w:t>在</w:t>
      </w:r>
      <w:r w:rsidRPr="00AD3327">
        <w:rPr>
          <w:rFonts w:eastAsia="仿宋_GB2312" w:hint="eastAsia"/>
          <w:sz w:val="24"/>
          <w:highlight w:val="yellow"/>
          <w:rPrChange w:id="18" w:author="Windows 用户" w:date="2020-09-16T14:09:00Z">
            <w:rPr>
              <w:rFonts w:eastAsia="仿宋_GB2312" w:hint="eastAsia"/>
              <w:sz w:val="24"/>
            </w:rPr>
          </w:rPrChange>
        </w:rPr>
        <w:t>2010</w:t>
      </w:r>
      <w:r w:rsidRPr="00AD3327">
        <w:rPr>
          <w:rFonts w:eastAsia="仿宋_GB2312" w:hint="eastAsia"/>
          <w:sz w:val="24"/>
          <w:highlight w:val="yellow"/>
          <w:rPrChange w:id="19" w:author="Windows 用户" w:date="2020-09-16T14:09:00Z">
            <w:rPr>
              <w:rFonts w:eastAsia="仿宋_GB2312" w:hint="eastAsia"/>
              <w:sz w:val="24"/>
            </w:rPr>
          </w:rPrChange>
        </w:rPr>
        <w:t>年之前，基本按照“</w:t>
      </w:r>
      <w:r w:rsidRPr="00AD3327">
        <w:rPr>
          <w:rFonts w:eastAsia="仿宋_GB2312" w:hint="eastAsia"/>
          <w:sz w:val="24"/>
          <w:highlight w:val="yellow"/>
          <w:rPrChange w:id="20" w:author="Windows 用户" w:date="2020-09-16T14:09:00Z">
            <w:rPr>
              <w:rFonts w:eastAsia="仿宋_GB2312" w:hint="eastAsia"/>
              <w:sz w:val="24"/>
            </w:rPr>
          </w:rPrChange>
        </w:rPr>
        <w:t>X10</w:t>
      </w:r>
      <w:r w:rsidRPr="00AD3327">
        <w:rPr>
          <w:rFonts w:eastAsia="仿宋_GB2312" w:hint="eastAsia"/>
          <w:sz w:val="24"/>
          <w:highlight w:val="yellow"/>
          <w:rPrChange w:id="21" w:author="Windows 用户" w:date="2020-09-16T14:09:00Z">
            <w:rPr>
              <w:rFonts w:eastAsia="仿宋_GB2312" w:hint="eastAsia"/>
              <w:sz w:val="24"/>
            </w:rPr>
          </w:rPrChange>
        </w:rPr>
        <w:t>”</w:t>
      </w:r>
      <w:proofErr w:type="gramStart"/>
      <w:r w:rsidRPr="00AD3327">
        <w:rPr>
          <w:rFonts w:eastAsia="仿宋_GB2312" w:hint="eastAsia"/>
          <w:sz w:val="24"/>
          <w:highlight w:val="yellow"/>
          <w:rPrChange w:id="22" w:author="Windows 用户" w:date="2020-09-16T14:09:00Z">
            <w:rPr>
              <w:rFonts w:eastAsia="仿宋_GB2312" w:hint="eastAsia"/>
              <w:sz w:val="24"/>
            </w:rPr>
          </w:rPrChange>
        </w:rPr>
        <w:t>倍</w:t>
      </w:r>
      <w:proofErr w:type="gramEnd"/>
      <w:r w:rsidRPr="00AD3327">
        <w:rPr>
          <w:rFonts w:eastAsia="仿宋_GB2312" w:hint="eastAsia"/>
          <w:sz w:val="24"/>
          <w:highlight w:val="yellow"/>
          <w:rPrChange w:id="23" w:author="Windows 用户" w:date="2020-09-16T14:09:00Z">
            <w:rPr>
              <w:rFonts w:eastAsia="仿宋_GB2312" w:hint="eastAsia"/>
              <w:sz w:val="24"/>
            </w:rPr>
          </w:rPrChange>
        </w:rPr>
        <w:t>速率发展，从</w:t>
      </w:r>
      <w:r w:rsidRPr="00AD3327">
        <w:rPr>
          <w:rFonts w:eastAsia="仿宋_GB2312" w:hint="eastAsia"/>
          <w:sz w:val="24"/>
          <w:highlight w:val="yellow"/>
          <w:rPrChange w:id="24" w:author="Windows 用户" w:date="2020-09-16T14:09:00Z">
            <w:rPr>
              <w:rFonts w:eastAsia="仿宋_GB2312" w:hint="eastAsia"/>
              <w:sz w:val="24"/>
            </w:rPr>
          </w:rPrChange>
        </w:rPr>
        <w:t>10M-100M-1G-10G-40/100G</w:t>
      </w:r>
      <w:r w:rsidRPr="00AD3327">
        <w:rPr>
          <w:rFonts w:eastAsia="仿宋_GB2312" w:hint="eastAsia"/>
          <w:sz w:val="24"/>
          <w:highlight w:val="yellow"/>
          <w:rPrChange w:id="25" w:author="Windows 用户" w:date="2020-09-16T14:09:00Z">
            <w:rPr>
              <w:rFonts w:eastAsia="仿宋_GB2312" w:hint="eastAsia"/>
              <w:sz w:val="24"/>
            </w:rPr>
          </w:rPrChange>
        </w:rPr>
        <w:t>发展</w:t>
      </w:r>
      <w:r>
        <w:rPr>
          <w:rFonts w:eastAsia="仿宋_GB2312" w:hint="eastAsia"/>
          <w:sz w:val="24"/>
        </w:rPr>
        <w:t>。但是最近几年，随着业务需求与</w:t>
      </w:r>
      <w:r>
        <w:rPr>
          <w:rFonts w:eastAsia="仿宋_GB2312" w:hint="eastAsia"/>
          <w:sz w:val="24"/>
        </w:rPr>
        <w:t>Serdes</w:t>
      </w:r>
      <w:r>
        <w:rPr>
          <w:rFonts w:eastAsia="仿宋_GB2312" w:hint="eastAsia"/>
          <w:sz w:val="24"/>
        </w:rPr>
        <w:t>等技术的发展，</w:t>
      </w:r>
      <w:r>
        <w:rPr>
          <w:rFonts w:eastAsia="仿宋_GB2312" w:hint="eastAsia"/>
          <w:sz w:val="24"/>
        </w:rPr>
        <w:t xml:space="preserve"> Ethernet</w:t>
      </w:r>
      <w:r>
        <w:rPr>
          <w:rFonts w:eastAsia="仿宋_GB2312" w:hint="eastAsia"/>
          <w:sz w:val="24"/>
        </w:rPr>
        <w:t>新增了</w:t>
      </w:r>
      <w:r w:rsidRPr="00AD3327">
        <w:rPr>
          <w:rFonts w:eastAsia="仿宋_GB2312" w:hint="eastAsia"/>
          <w:sz w:val="24"/>
          <w:highlight w:val="yellow"/>
          <w:rPrChange w:id="26" w:author="Windows 用户" w:date="2020-09-16T14:10:00Z">
            <w:rPr>
              <w:rFonts w:eastAsia="仿宋_GB2312" w:hint="eastAsia"/>
              <w:sz w:val="24"/>
            </w:rPr>
          </w:rPrChange>
        </w:rPr>
        <w:t>25G-50G-200G-400G-800G</w:t>
      </w:r>
      <w:r>
        <w:rPr>
          <w:rFonts w:eastAsia="仿宋_GB2312" w:hint="eastAsia"/>
          <w:sz w:val="24"/>
        </w:rPr>
        <w:t>的演进路径。</w:t>
      </w:r>
      <w:r>
        <w:rPr>
          <w:rFonts w:eastAsia="仿宋_GB2312" w:hint="eastAsia"/>
          <w:sz w:val="24"/>
        </w:rPr>
        <w:lastRenderedPageBreak/>
        <w:t>而原有</w:t>
      </w:r>
      <w:r>
        <w:rPr>
          <w:rFonts w:eastAsia="仿宋_GB2312" w:hint="eastAsia"/>
          <w:sz w:val="24"/>
        </w:rPr>
        <w:t>10M</w:t>
      </w:r>
      <w:r>
        <w:rPr>
          <w:rFonts w:eastAsia="仿宋_GB2312" w:hint="eastAsia"/>
          <w:sz w:val="24"/>
        </w:rPr>
        <w:t>…</w:t>
      </w:r>
      <w:r>
        <w:rPr>
          <w:rFonts w:eastAsia="仿宋_GB2312" w:hint="eastAsia"/>
          <w:sz w:val="24"/>
        </w:rPr>
        <w:t>100G</w:t>
      </w:r>
      <w:r>
        <w:rPr>
          <w:rFonts w:eastAsia="仿宋_GB2312" w:hint="eastAsia"/>
          <w:sz w:val="24"/>
        </w:rPr>
        <w:t>路径也开始向</w:t>
      </w:r>
      <w:r>
        <w:rPr>
          <w:rFonts w:eastAsia="仿宋_GB2312" w:hint="eastAsia"/>
          <w:sz w:val="24"/>
        </w:rPr>
        <w:t>100G-400G-800G</w:t>
      </w:r>
      <w:r>
        <w:rPr>
          <w:rFonts w:eastAsia="仿宋_GB2312" w:hint="eastAsia"/>
          <w:sz w:val="24"/>
        </w:rPr>
        <w:t>方向发展。</w:t>
      </w:r>
    </w:p>
    <w:p w14:paraId="3F7383EC"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随着</w:t>
      </w:r>
      <w:r>
        <w:rPr>
          <w:rFonts w:eastAsia="仿宋_GB2312" w:hint="eastAsia"/>
          <w:sz w:val="24"/>
        </w:rPr>
        <w:t>Ethernet</w:t>
      </w:r>
      <w:r>
        <w:rPr>
          <w:rFonts w:eastAsia="仿宋_GB2312" w:hint="eastAsia"/>
          <w:sz w:val="24"/>
        </w:rPr>
        <w:t>接口技术的广泛应用，自</w:t>
      </w:r>
      <w:r>
        <w:rPr>
          <w:rFonts w:eastAsia="仿宋_GB2312" w:hint="eastAsia"/>
          <w:sz w:val="24"/>
        </w:rPr>
        <w:t>2 0 0 0</w:t>
      </w:r>
      <w:r>
        <w:rPr>
          <w:rFonts w:eastAsia="仿宋_GB2312" w:hint="eastAsia"/>
          <w:sz w:val="24"/>
        </w:rPr>
        <w:t>年代开始，运营商城域网与广域网的</w:t>
      </w:r>
      <w:r>
        <w:rPr>
          <w:rFonts w:eastAsia="仿宋_GB2312" w:hint="eastAsia"/>
          <w:sz w:val="24"/>
        </w:rPr>
        <w:t>Carrier Ethernet(</w:t>
      </w:r>
      <w:r>
        <w:rPr>
          <w:rFonts w:eastAsia="仿宋_GB2312" w:hint="eastAsia"/>
          <w:sz w:val="24"/>
        </w:rPr>
        <w:t>电信以太网</w:t>
      </w:r>
      <w:r>
        <w:rPr>
          <w:rFonts w:eastAsia="仿宋_GB2312" w:hint="eastAsia"/>
          <w:sz w:val="24"/>
        </w:rPr>
        <w:t>)</w:t>
      </w:r>
      <w:r>
        <w:rPr>
          <w:rFonts w:eastAsia="仿宋_GB2312" w:hint="eastAsia"/>
          <w:sz w:val="24"/>
        </w:rPr>
        <w:t>技术得以发展与完善。</w:t>
      </w:r>
      <w:r>
        <w:rPr>
          <w:rFonts w:eastAsia="仿宋_GB2312" w:hint="eastAsia"/>
          <w:sz w:val="24"/>
        </w:rPr>
        <w:t xml:space="preserve"> Carrier Ethernet</w:t>
      </w:r>
      <w:r>
        <w:rPr>
          <w:rFonts w:eastAsia="仿宋_GB2312" w:hint="eastAsia"/>
          <w:sz w:val="24"/>
        </w:rPr>
        <w:t>主要针对运营商网络的高可靠、可运行、可维护等需求，在</w:t>
      </w:r>
      <w:r>
        <w:rPr>
          <w:rFonts w:eastAsia="仿宋_GB2312" w:hint="eastAsia"/>
          <w:sz w:val="24"/>
        </w:rPr>
        <w:t>MEF/IEEE/BBF</w:t>
      </w:r>
      <w:r>
        <w:rPr>
          <w:rFonts w:eastAsia="仿宋_GB2312" w:hint="eastAsia"/>
          <w:sz w:val="24"/>
        </w:rPr>
        <w:t>等组织进行标准制定，从而使</w:t>
      </w:r>
      <w:r>
        <w:rPr>
          <w:rFonts w:eastAsia="仿宋_GB2312" w:hint="eastAsia"/>
          <w:sz w:val="24"/>
        </w:rPr>
        <w:t>Ethernet</w:t>
      </w:r>
      <w:r>
        <w:rPr>
          <w:rFonts w:eastAsia="仿宋_GB2312" w:hint="eastAsia"/>
          <w:sz w:val="24"/>
        </w:rPr>
        <w:t>技术具备了</w:t>
      </w:r>
      <w:r>
        <w:rPr>
          <w:rFonts w:eastAsia="仿宋_GB2312" w:hint="eastAsia"/>
          <w:sz w:val="24"/>
        </w:rPr>
        <w:t>OAM</w:t>
      </w:r>
      <w:r>
        <w:rPr>
          <w:rFonts w:eastAsia="仿宋_GB2312" w:hint="eastAsia"/>
          <w:sz w:val="24"/>
        </w:rPr>
        <w:t>、保护倒换、高性能时钟与</w:t>
      </w:r>
      <w:proofErr w:type="spellStart"/>
      <w:r>
        <w:rPr>
          <w:rFonts w:eastAsia="仿宋_GB2312" w:hint="eastAsia"/>
          <w:sz w:val="24"/>
        </w:rPr>
        <w:t>QoS</w:t>
      </w:r>
      <w:proofErr w:type="spellEnd"/>
      <w:r>
        <w:rPr>
          <w:rFonts w:eastAsia="仿宋_GB2312" w:hint="eastAsia"/>
          <w:sz w:val="24"/>
        </w:rPr>
        <w:t>/</w:t>
      </w:r>
      <w:proofErr w:type="spellStart"/>
      <w:r>
        <w:rPr>
          <w:rFonts w:eastAsia="仿宋_GB2312" w:hint="eastAsia"/>
          <w:sz w:val="24"/>
        </w:rPr>
        <w:t>QoE</w:t>
      </w:r>
      <w:proofErr w:type="spellEnd"/>
      <w:r>
        <w:rPr>
          <w:rFonts w:eastAsia="仿宋_GB2312" w:hint="eastAsia"/>
          <w:sz w:val="24"/>
        </w:rPr>
        <w:t>保障等</w:t>
      </w:r>
      <w:proofErr w:type="gramStart"/>
      <w:r>
        <w:rPr>
          <w:rFonts w:eastAsia="仿宋_GB2312" w:hint="eastAsia"/>
          <w:sz w:val="24"/>
        </w:rPr>
        <w:t>电信级</w:t>
      </w:r>
      <w:proofErr w:type="gramEnd"/>
      <w:r>
        <w:rPr>
          <w:rFonts w:eastAsia="仿宋_GB2312" w:hint="eastAsia"/>
          <w:sz w:val="24"/>
        </w:rPr>
        <w:t>功能，广泛应用于城域网、广域网、移动</w:t>
      </w:r>
      <w:proofErr w:type="gramStart"/>
      <w:r>
        <w:rPr>
          <w:rFonts w:eastAsia="仿宋_GB2312" w:hint="eastAsia"/>
          <w:sz w:val="24"/>
        </w:rPr>
        <w:t>承载网</w:t>
      </w:r>
      <w:proofErr w:type="gramEnd"/>
      <w:r>
        <w:rPr>
          <w:rFonts w:eastAsia="仿宋_GB2312" w:hint="eastAsia"/>
          <w:sz w:val="24"/>
        </w:rPr>
        <w:t>以及专线接入等场景。</w:t>
      </w:r>
      <w:r>
        <w:rPr>
          <w:rFonts w:eastAsia="仿宋_GB2312"/>
          <w:sz w:val="24"/>
        </w:rPr>
        <w:t xml:space="preserve"> </w:t>
      </w:r>
    </w:p>
    <w:p w14:paraId="4D98DCF6" w14:textId="77777777" w:rsidR="00B36A14" w:rsidRDefault="00C504D6">
      <w:pPr>
        <w:adjustRightInd w:val="0"/>
        <w:snapToGrid w:val="0"/>
        <w:spacing w:line="360" w:lineRule="auto"/>
        <w:jc w:val="center"/>
        <w:rPr>
          <w:rFonts w:ascii="仿宋_GB2312" w:eastAsia="仿宋_GB2312"/>
          <w:sz w:val="24"/>
        </w:rPr>
      </w:pPr>
      <w:r>
        <w:rPr>
          <w:noProof/>
          <w:sz w:val="24"/>
        </w:rPr>
        <w:drawing>
          <wp:inline distT="0" distB="0" distL="0" distR="0" wp14:anchorId="554697C0" wp14:editId="1038829C">
            <wp:extent cx="4706620" cy="218376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tretch>
                      <a:fillRect/>
                    </a:stretch>
                  </pic:blipFill>
                  <pic:spPr>
                    <a:xfrm>
                      <a:off x="0" y="0"/>
                      <a:ext cx="4715969" cy="2188219"/>
                    </a:xfrm>
                    <a:prstGeom prst="rect">
                      <a:avLst/>
                    </a:prstGeom>
                  </pic:spPr>
                </pic:pic>
              </a:graphicData>
            </a:graphic>
          </wp:inline>
        </w:drawing>
      </w:r>
    </w:p>
    <w:p w14:paraId="7C61963E"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图1</w:t>
      </w:r>
      <w:r>
        <w:rPr>
          <w:rFonts w:ascii="仿宋_GB2312" w:eastAsia="仿宋_GB2312"/>
          <w:sz w:val="24"/>
        </w:rPr>
        <w:t xml:space="preserve">-1 </w:t>
      </w:r>
      <w:r>
        <w:rPr>
          <w:rFonts w:ascii="仿宋_GB2312" w:eastAsia="仿宋_GB2312" w:hint="eastAsia"/>
          <w:sz w:val="24"/>
        </w:rPr>
        <w:t>场景见截图</w:t>
      </w:r>
    </w:p>
    <w:p w14:paraId="46CDB04D"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近年来，随着云计算、视频以及移动通信等业务的兴起，</w:t>
      </w:r>
      <w:r w:rsidRPr="00EF726B">
        <w:rPr>
          <w:rFonts w:eastAsia="仿宋_GB2312" w:hint="eastAsia"/>
          <w:sz w:val="24"/>
          <w:highlight w:val="yellow"/>
          <w:rPrChange w:id="27" w:author="Windows 用户" w:date="2020-09-16T14:11:00Z">
            <w:rPr>
              <w:rFonts w:eastAsia="仿宋_GB2312" w:hint="eastAsia"/>
              <w:sz w:val="24"/>
            </w:rPr>
          </w:rPrChange>
        </w:rPr>
        <w:t>人们对</w:t>
      </w:r>
      <w:r w:rsidRPr="00EF726B">
        <w:rPr>
          <w:rFonts w:eastAsia="仿宋_GB2312" w:hint="eastAsia"/>
          <w:sz w:val="24"/>
          <w:highlight w:val="yellow"/>
          <w:rPrChange w:id="28" w:author="Windows 用户" w:date="2020-09-16T14:11:00Z">
            <w:rPr>
              <w:rFonts w:eastAsia="仿宋_GB2312" w:hint="eastAsia"/>
              <w:sz w:val="24"/>
            </w:rPr>
          </w:rPrChange>
        </w:rPr>
        <w:t>IP</w:t>
      </w:r>
      <w:r w:rsidRPr="00EF726B">
        <w:rPr>
          <w:rFonts w:eastAsia="仿宋_GB2312" w:hint="eastAsia"/>
          <w:sz w:val="24"/>
          <w:highlight w:val="yellow"/>
          <w:rPrChange w:id="29" w:author="Windows 用户" w:date="2020-09-16T14:11:00Z">
            <w:rPr>
              <w:rFonts w:eastAsia="仿宋_GB2312" w:hint="eastAsia"/>
              <w:sz w:val="24"/>
            </w:rPr>
          </w:rPrChange>
        </w:rPr>
        <w:t>网络的诉求从以带宽为主逐渐转移到业务体验、服务质量和组网效率上</w:t>
      </w:r>
      <w:r>
        <w:rPr>
          <w:rFonts w:eastAsia="仿宋_GB2312" w:hint="eastAsia"/>
          <w:sz w:val="24"/>
        </w:rPr>
        <w:t>。为满足上述需求，作为</w:t>
      </w:r>
      <w:r w:rsidRPr="00EF726B">
        <w:rPr>
          <w:rFonts w:eastAsia="仿宋_GB2312" w:hint="eastAsia"/>
          <w:sz w:val="24"/>
          <w:highlight w:val="yellow"/>
          <w:rPrChange w:id="30" w:author="Windows 用户" w:date="2020-09-16T14:11:00Z">
            <w:rPr>
              <w:rFonts w:eastAsia="仿宋_GB2312" w:hint="eastAsia"/>
              <w:sz w:val="24"/>
            </w:rPr>
          </w:rPrChange>
        </w:rPr>
        <w:t>底层连接技术的</w:t>
      </w:r>
      <w:r w:rsidRPr="00EF726B">
        <w:rPr>
          <w:rFonts w:eastAsia="仿宋_GB2312" w:hint="eastAsia"/>
          <w:sz w:val="24"/>
          <w:highlight w:val="yellow"/>
          <w:rPrChange w:id="31" w:author="Windows 用户" w:date="2020-09-16T14:11:00Z">
            <w:rPr>
              <w:rFonts w:eastAsia="仿宋_GB2312" w:hint="eastAsia"/>
              <w:sz w:val="24"/>
            </w:rPr>
          </w:rPrChange>
        </w:rPr>
        <w:t>Ethernet</w:t>
      </w:r>
      <w:r w:rsidRPr="00EF726B">
        <w:rPr>
          <w:rFonts w:eastAsia="仿宋_GB2312" w:hint="eastAsia"/>
          <w:sz w:val="24"/>
          <w:highlight w:val="yellow"/>
          <w:rPrChange w:id="32" w:author="Windows 用户" w:date="2020-09-16T14:11:00Z">
            <w:rPr>
              <w:rFonts w:eastAsia="仿宋_GB2312" w:hint="eastAsia"/>
              <w:sz w:val="24"/>
            </w:rPr>
          </w:rPrChange>
        </w:rPr>
        <w:t>在保持既有低成本、高可靠、可运维等优势之外，还需要具备以下能力</w:t>
      </w:r>
      <w:r>
        <w:rPr>
          <w:rFonts w:eastAsia="仿宋_GB2312" w:hint="eastAsia"/>
          <w:sz w:val="24"/>
        </w:rPr>
        <w:t>：</w:t>
      </w:r>
    </w:p>
    <w:p w14:paraId="5BF1437A" w14:textId="77777777" w:rsidR="00B36A14" w:rsidRDefault="00C504D6">
      <w:pPr>
        <w:pStyle w:val="ac"/>
        <w:numPr>
          <w:ilvl w:val="0"/>
          <w:numId w:val="5"/>
        </w:numPr>
        <w:adjustRightInd w:val="0"/>
        <w:snapToGrid w:val="0"/>
        <w:spacing w:line="360" w:lineRule="auto"/>
        <w:ind w:left="993" w:firstLineChars="0"/>
        <w:rPr>
          <w:rFonts w:ascii="仿宋_GB2312" w:eastAsia="仿宋_GB2312"/>
          <w:sz w:val="24"/>
          <w:szCs w:val="24"/>
        </w:rPr>
      </w:pPr>
      <w:r w:rsidRPr="00EF726B">
        <w:rPr>
          <w:rFonts w:ascii="仿宋_GB2312" w:eastAsia="仿宋_GB2312" w:hint="eastAsia"/>
          <w:sz w:val="24"/>
          <w:szCs w:val="24"/>
          <w:highlight w:val="yellow"/>
        </w:rPr>
        <w:t>多粒度速率灵活可变</w:t>
      </w:r>
      <w:r>
        <w:rPr>
          <w:rFonts w:ascii="仿宋_GB2312" w:eastAsia="仿宋_GB2312" w:hint="eastAsia"/>
          <w:sz w:val="24"/>
          <w:szCs w:val="24"/>
        </w:rPr>
        <w:t>：</w:t>
      </w:r>
      <w:r>
        <w:rPr>
          <w:rFonts w:ascii="仿宋_GB2312" w:eastAsia="仿宋_GB2312"/>
          <w:sz w:val="24"/>
          <w:szCs w:val="24"/>
        </w:rPr>
        <w:t xml:space="preserve"> </w:t>
      </w:r>
      <w:r>
        <w:rPr>
          <w:rFonts w:ascii="仿宋_GB2312" w:eastAsia="仿宋_GB2312" w:hint="eastAsia"/>
          <w:sz w:val="24"/>
          <w:szCs w:val="24"/>
        </w:rPr>
        <w:t>随着业务与应用场景的多样化，业界希望</w:t>
      </w:r>
      <w:r>
        <w:rPr>
          <w:rFonts w:ascii="仿宋_GB2312" w:eastAsia="仿宋_GB2312"/>
          <w:sz w:val="24"/>
          <w:szCs w:val="24"/>
        </w:rPr>
        <w:t>Ethernet</w:t>
      </w:r>
      <w:r>
        <w:rPr>
          <w:rFonts w:ascii="仿宋_GB2312" w:eastAsia="仿宋_GB2312" w:hint="eastAsia"/>
          <w:sz w:val="24"/>
          <w:szCs w:val="24"/>
        </w:rPr>
        <w:t>接口可提供更加灵活的带宽颗粒度，而不必受制于</w:t>
      </w:r>
      <w:r>
        <w:rPr>
          <w:rFonts w:ascii="仿宋_GB2312" w:eastAsia="仿宋_GB2312"/>
          <w:sz w:val="24"/>
          <w:szCs w:val="24"/>
        </w:rPr>
        <w:t>IEEE 802.3</w:t>
      </w:r>
      <w:r>
        <w:rPr>
          <w:rFonts w:ascii="仿宋_GB2312" w:eastAsia="仿宋_GB2312" w:hint="eastAsia"/>
          <w:sz w:val="24"/>
          <w:szCs w:val="24"/>
        </w:rPr>
        <w:t>标准所确定的</w:t>
      </w:r>
      <w:r w:rsidRPr="00EF726B">
        <w:rPr>
          <w:rFonts w:ascii="仿宋_GB2312" w:eastAsia="仿宋_GB2312"/>
          <w:sz w:val="24"/>
          <w:szCs w:val="24"/>
          <w:highlight w:val="yellow"/>
        </w:rPr>
        <w:t>10-25-40-50-100-200-400GE</w:t>
      </w:r>
      <w:r>
        <w:rPr>
          <w:rFonts w:ascii="仿宋_GB2312" w:eastAsia="仿宋_GB2312" w:hint="eastAsia"/>
          <w:sz w:val="24"/>
          <w:szCs w:val="24"/>
        </w:rPr>
        <w:t>的阶梯型速率体系。业界甚至出现了</w:t>
      </w:r>
      <w:r w:rsidRPr="00EF726B">
        <w:rPr>
          <w:rFonts w:ascii="仿宋_GB2312" w:eastAsia="仿宋_GB2312"/>
          <w:sz w:val="24"/>
          <w:szCs w:val="24"/>
          <w:highlight w:val="yellow"/>
        </w:rPr>
        <w:t>800G</w:t>
      </w:r>
      <w:r w:rsidRPr="00EF726B">
        <w:rPr>
          <w:rFonts w:ascii="仿宋_GB2312" w:eastAsia="仿宋_GB2312" w:hint="eastAsia"/>
          <w:sz w:val="24"/>
          <w:szCs w:val="24"/>
          <w:highlight w:val="yellow"/>
        </w:rPr>
        <w:t>、</w:t>
      </w:r>
      <w:r w:rsidRPr="00EF726B">
        <w:rPr>
          <w:rFonts w:ascii="仿宋_GB2312" w:eastAsia="仿宋_GB2312"/>
          <w:sz w:val="24"/>
          <w:szCs w:val="24"/>
          <w:highlight w:val="yellow"/>
        </w:rPr>
        <w:t xml:space="preserve"> 1.6T</w:t>
      </w:r>
      <w:r>
        <w:rPr>
          <w:rFonts w:ascii="仿宋_GB2312" w:eastAsia="仿宋_GB2312" w:hint="eastAsia"/>
          <w:sz w:val="24"/>
          <w:szCs w:val="24"/>
        </w:rPr>
        <w:t>等超高速</w:t>
      </w:r>
      <w:r>
        <w:rPr>
          <w:rFonts w:ascii="仿宋_GB2312" w:eastAsia="仿宋_GB2312"/>
          <w:sz w:val="24"/>
          <w:szCs w:val="24"/>
        </w:rPr>
        <w:t>Ethernet</w:t>
      </w:r>
      <w:r>
        <w:rPr>
          <w:rFonts w:ascii="仿宋_GB2312" w:eastAsia="仿宋_GB2312" w:hint="eastAsia"/>
          <w:sz w:val="24"/>
          <w:szCs w:val="24"/>
        </w:rPr>
        <w:t>接口需求，而这些接口标准尚未形成，需要寻求其它接口</w:t>
      </w:r>
      <w:proofErr w:type="gramStart"/>
      <w:r>
        <w:rPr>
          <w:rFonts w:ascii="仿宋_GB2312" w:eastAsia="仿宋_GB2312" w:hint="eastAsia"/>
          <w:sz w:val="24"/>
          <w:szCs w:val="24"/>
        </w:rPr>
        <w:t>类解决</w:t>
      </w:r>
      <w:proofErr w:type="gramEnd"/>
      <w:r>
        <w:rPr>
          <w:rFonts w:ascii="仿宋_GB2312" w:eastAsia="仿宋_GB2312" w:hint="eastAsia"/>
          <w:sz w:val="24"/>
          <w:szCs w:val="24"/>
        </w:rPr>
        <w:t>方案。</w:t>
      </w:r>
    </w:p>
    <w:p w14:paraId="51B6806D" w14:textId="77777777" w:rsidR="00B36A14" w:rsidRDefault="00C504D6">
      <w:pPr>
        <w:pStyle w:val="ac"/>
        <w:numPr>
          <w:ilvl w:val="0"/>
          <w:numId w:val="5"/>
        </w:numPr>
        <w:adjustRightInd w:val="0"/>
        <w:snapToGrid w:val="0"/>
        <w:spacing w:line="360" w:lineRule="auto"/>
        <w:ind w:left="993" w:firstLineChars="0"/>
        <w:rPr>
          <w:rFonts w:ascii="仿宋_GB2312" w:eastAsia="仿宋_GB2312"/>
          <w:sz w:val="24"/>
          <w:szCs w:val="24"/>
        </w:rPr>
      </w:pPr>
      <w:r w:rsidRPr="00EF726B">
        <w:rPr>
          <w:rFonts w:ascii="仿宋_GB2312" w:eastAsia="仿宋_GB2312" w:hint="eastAsia"/>
          <w:sz w:val="24"/>
          <w:szCs w:val="24"/>
          <w:highlight w:val="yellow"/>
        </w:rPr>
        <w:t>与光传输能力解耦</w:t>
      </w:r>
      <w:r>
        <w:rPr>
          <w:rFonts w:ascii="仿宋_GB2312" w:eastAsia="仿宋_GB2312" w:hint="eastAsia"/>
          <w:sz w:val="24"/>
          <w:szCs w:val="24"/>
        </w:rPr>
        <w:t>：</w:t>
      </w:r>
      <w:r>
        <w:rPr>
          <w:rFonts w:ascii="仿宋_GB2312" w:eastAsia="仿宋_GB2312"/>
          <w:sz w:val="24"/>
          <w:szCs w:val="24"/>
        </w:rPr>
        <w:t xml:space="preserve"> Ethernet</w:t>
      </w:r>
      <w:r>
        <w:rPr>
          <w:rFonts w:ascii="仿宋_GB2312" w:eastAsia="仿宋_GB2312" w:hint="eastAsia"/>
          <w:sz w:val="24"/>
          <w:szCs w:val="24"/>
        </w:rPr>
        <w:t>接口能力与光传输设备能力发展并不同步。</w:t>
      </w:r>
      <w:r>
        <w:rPr>
          <w:rFonts w:ascii="仿宋_GB2312" w:eastAsia="仿宋_GB2312"/>
          <w:sz w:val="24"/>
          <w:szCs w:val="24"/>
        </w:rPr>
        <w:t xml:space="preserve"> IP</w:t>
      </w:r>
      <w:r>
        <w:rPr>
          <w:rFonts w:ascii="仿宋_GB2312" w:eastAsia="仿宋_GB2312" w:hint="eastAsia"/>
          <w:sz w:val="24"/>
          <w:szCs w:val="24"/>
        </w:rPr>
        <w:t>设备通过高速</w:t>
      </w:r>
      <w:r>
        <w:rPr>
          <w:rFonts w:ascii="仿宋_GB2312" w:eastAsia="仿宋_GB2312"/>
          <w:sz w:val="24"/>
          <w:szCs w:val="24"/>
        </w:rPr>
        <w:t>Ethernet</w:t>
      </w:r>
      <w:r>
        <w:rPr>
          <w:rFonts w:ascii="仿宋_GB2312" w:eastAsia="仿宋_GB2312" w:hint="eastAsia"/>
          <w:sz w:val="24"/>
          <w:szCs w:val="24"/>
        </w:rPr>
        <w:t>接口组网时，经常受制于光传输网络能力。如果</w:t>
      </w:r>
      <w:r>
        <w:rPr>
          <w:rFonts w:ascii="仿宋_GB2312" w:eastAsia="仿宋_GB2312"/>
          <w:sz w:val="24"/>
          <w:szCs w:val="24"/>
        </w:rPr>
        <w:t>Ethernet</w:t>
      </w:r>
      <w:r>
        <w:rPr>
          <w:rFonts w:ascii="仿宋_GB2312" w:eastAsia="仿宋_GB2312" w:hint="eastAsia"/>
          <w:sz w:val="24"/>
          <w:szCs w:val="24"/>
        </w:rPr>
        <w:t>接口速率与光传输网络速率解耦</w:t>
      </w:r>
      <w:r>
        <w:rPr>
          <w:rFonts w:ascii="仿宋_GB2312" w:eastAsia="仿宋_GB2312"/>
          <w:sz w:val="24"/>
          <w:szCs w:val="24"/>
        </w:rPr>
        <w:t>(</w:t>
      </w:r>
      <w:r>
        <w:rPr>
          <w:rFonts w:ascii="仿宋_GB2312" w:eastAsia="仿宋_GB2312" w:hint="eastAsia"/>
          <w:sz w:val="24"/>
          <w:szCs w:val="24"/>
        </w:rPr>
        <w:t>即不需要光传输网络的</w:t>
      </w:r>
      <w:r>
        <w:rPr>
          <w:rFonts w:ascii="仿宋_GB2312" w:eastAsia="仿宋_GB2312"/>
          <w:sz w:val="24"/>
          <w:szCs w:val="24"/>
        </w:rPr>
        <w:t>DWDM</w:t>
      </w:r>
      <w:r>
        <w:rPr>
          <w:rFonts w:ascii="仿宋_GB2312" w:eastAsia="仿宋_GB2312" w:hint="eastAsia"/>
          <w:sz w:val="24"/>
          <w:szCs w:val="24"/>
        </w:rPr>
        <w:t>链路速率与</w:t>
      </w:r>
      <w:r>
        <w:rPr>
          <w:rFonts w:ascii="仿宋_GB2312" w:eastAsia="仿宋_GB2312"/>
          <w:sz w:val="24"/>
          <w:szCs w:val="24"/>
        </w:rPr>
        <w:t>UNI</w:t>
      </w:r>
      <w:r>
        <w:rPr>
          <w:rFonts w:ascii="仿宋_GB2312" w:eastAsia="仿宋_GB2312" w:hint="eastAsia"/>
          <w:sz w:val="24"/>
          <w:szCs w:val="24"/>
        </w:rPr>
        <w:t>接口的以太网速率保持严格的匹配</w:t>
      </w:r>
      <w:r>
        <w:rPr>
          <w:rFonts w:ascii="仿宋_GB2312" w:eastAsia="仿宋_GB2312"/>
          <w:sz w:val="24"/>
          <w:szCs w:val="24"/>
        </w:rPr>
        <w:t>)</w:t>
      </w:r>
      <w:r>
        <w:rPr>
          <w:rFonts w:ascii="仿宋_GB2312" w:eastAsia="仿宋_GB2312" w:hint="eastAsia"/>
          <w:sz w:val="24"/>
          <w:szCs w:val="24"/>
        </w:rPr>
        <w:t>，就可以最大限度地利用现有光传输网络实现对新型超大带宽</w:t>
      </w:r>
      <w:r>
        <w:rPr>
          <w:rFonts w:ascii="仿宋_GB2312" w:eastAsia="仿宋_GB2312"/>
          <w:sz w:val="24"/>
          <w:szCs w:val="24"/>
        </w:rPr>
        <w:t>Ethernet</w:t>
      </w:r>
      <w:r>
        <w:rPr>
          <w:rFonts w:ascii="仿宋_GB2312" w:eastAsia="仿宋_GB2312" w:hint="eastAsia"/>
          <w:sz w:val="24"/>
          <w:szCs w:val="24"/>
        </w:rPr>
        <w:t>接口的传输和承载。</w:t>
      </w:r>
    </w:p>
    <w:p w14:paraId="6169BF05" w14:textId="77777777" w:rsidR="00B36A14" w:rsidRDefault="00C504D6">
      <w:pPr>
        <w:pStyle w:val="ac"/>
        <w:numPr>
          <w:ilvl w:val="0"/>
          <w:numId w:val="5"/>
        </w:numPr>
        <w:adjustRightInd w:val="0"/>
        <w:snapToGrid w:val="0"/>
        <w:spacing w:line="360" w:lineRule="auto"/>
        <w:ind w:left="993" w:firstLineChars="0"/>
        <w:rPr>
          <w:rFonts w:ascii="仿宋_GB2312" w:eastAsia="仿宋_GB2312"/>
          <w:sz w:val="24"/>
          <w:szCs w:val="24"/>
        </w:rPr>
      </w:pPr>
      <w:r>
        <w:rPr>
          <w:rFonts w:ascii="仿宋_GB2312" w:eastAsia="仿宋_GB2312"/>
          <w:sz w:val="24"/>
          <w:szCs w:val="24"/>
        </w:rPr>
        <w:t>IP</w:t>
      </w:r>
      <w:r>
        <w:rPr>
          <w:rFonts w:ascii="仿宋_GB2312" w:eastAsia="仿宋_GB2312" w:hint="eastAsia"/>
          <w:sz w:val="24"/>
          <w:szCs w:val="24"/>
        </w:rPr>
        <w:t>与光</w:t>
      </w:r>
      <w:proofErr w:type="gramStart"/>
      <w:r>
        <w:rPr>
          <w:rFonts w:ascii="仿宋_GB2312" w:eastAsia="仿宋_GB2312" w:hint="eastAsia"/>
          <w:sz w:val="24"/>
          <w:szCs w:val="24"/>
        </w:rPr>
        <w:t>融合组</w:t>
      </w:r>
      <w:proofErr w:type="gramEnd"/>
      <w:r>
        <w:rPr>
          <w:rFonts w:ascii="仿宋_GB2312" w:eastAsia="仿宋_GB2312" w:hint="eastAsia"/>
          <w:sz w:val="24"/>
          <w:szCs w:val="24"/>
        </w:rPr>
        <w:t>网：</w:t>
      </w:r>
      <w:r>
        <w:rPr>
          <w:rFonts w:ascii="仿宋_GB2312" w:eastAsia="仿宋_GB2312"/>
          <w:sz w:val="24"/>
          <w:szCs w:val="24"/>
        </w:rPr>
        <w:t xml:space="preserve"> </w:t>
      </w:r>
      <w:r>
        <w:rPr>
          <w:rFonts w:ascii="仿宋_GB2312" w:eastAsia="仿宋_GB2312" w:hint="eastAsia"/>
          <w:sz w:val="24"/>
          <w:szCs w:val="24"/>
        </w:rPr>
        <w:t>在</w:t>
      </w:r>
      <w:r>
        <w:rPr>
          <w:rFonts w:ascii="仿宋_GB2312" w:eastAsia="仿宋_GB2312"/>
          <w:sz w:val="24"/>
          <w:szCs w:val="24"/>
        </w:rPr>
        <w:t xml:space="preserve">Ethernet </w:t>
      </w:r>
      <w:r>
        <w:rPr>
          <w:rFonts w:ascii="仿宋_GB2312" w:eastAsia="仿宋_GB2312" w:hint="eastAsia"/>
          <w:sz w:val="24"/>
          <w:szCs w:val="24"/>
        </w:rPr>
        <w:t>与传输能力解耦基础上，</w:t>
      </w:r>
      <w:r w:rsidRPr="00EF726B">
        <w:rPr>
          <w:rFonts w:ascii="仿宋_GB2312" w:eastAsia="仿宋_GB2312" w:hint="eastAsia"/>
          <w:sz w:val="24"/>
          <w:szCs w:val="24"/>
          <w:highlight w:val="yellow"/>
        </w:rPr>
        <w:t>通过</w:t>
      </w:r>
      <w:r w:rsidRPr="00EF726B">
        <w:rPr>
          <w:rFonts w:ascii="仿宋_GB2312" w:eastAsia="仿宋_GB2312"/>
          <w:sz w:val="24"/>
          <w:szCs w:val="24"/>
          <w:highlight w:val="yellow"/>
        </w:rPr>
        <w:t>Ethernet</w:t>
      </w:r>
      <w:r w:rsidRPr="00EF726B">
        <w:rPr>
          <w:rFonts w:ascii="仿宋_GB2312" w:eastAsia="仿宋_GB2312" w:hint="eastAsia"/>
          <w:sz w:val="24"/>
          <w:szCs w:val="24"/>
          <w:highlight w:val="yellow"/>
        </w:rPr>
        <w:t>与光传输网络之间的简单映射承载，简化网络，提高灵活性</w:t>
      </w:r>
      <w:r>
        <w:rPr>
          <w:rFonts w:ascii="仿宋_GB2312" w:eastAsia="仿宋_GB2312"/>
          <w:sz w:val="24"/>
          <w:szCs w:val="24"/>
        </w:rPr>
        <w:t>(</w:t>
      </w:r>
      <w:r>
        <w:rPr>
          <w:rFonts w:ascii="仿宋_GB2312" w:eastAsia="仿宋_GB2312" w:hint="eastAsia"/>
          <w:sz w:val="24"/>
          <w:szCs w:val="24"/>
        </w:rPr>
        <w:t>这种场景可应用于</w:t>
      </w:r>
      <w:r w:rsidRPr="00EF726B">
        <w:rPr>
          <w:rFonts w:ascii="仿宋_GB2312" w:eastAsia="仿宋_GB2312" w:hint="eastAsia"/>
          <w:sz w:val="24"/>
          <w:szCs w:val="24"/>
          <w:highlight w:val="yellow"/>
        </w:rPr>
        <w:t>大型</w:t>
      </w:r>
      <w:r w:rsidRPr="00EF726B">
        <w:rPr>
          <w:rFonts w:ascii="仿宋_GB2312" w:eastAsia="仿宋_GB2312"/>
          <w:sz w:val="24"/>
          <w:szCs w:val="24"/>
          <w:highlight w:val="yellow"/>
        </w:rPr>
        <w:t>IDC</w:t>
      </w:r>
      <w:r w:rsidRPr="00EF726B">
        <w:rPr>
          <w:rFonts w:ascii="仿宋_GB2312" w:eastAsia="仿宋_GB2312" w:hint="eastAsia"/>
          <w:sz w:val="24"/>
          <w:szCs w:val="24"/>
          <w:highlight w:val="yellow"/>
        </w:rPr>
        <w:lastRenderedPageBreak/>
        <w:t>之间跨地域组网，也是</w:t>
      </w:r>
      <w:proofErr w:type="spellStart"/>
      <w:r w:rsidRPr="00EF726B">
        <w:rPr>
          <w:rFonts w:ascii="仿宋_GB2312" w:eastAsia="仿宋_GB2312"/>
          <w:sz w:val="24"/>
          <w:szCs w:val="24"/>
          <w:highlight w:val="yellow"/>
        </w:rPr>
        <w:t>FlexE</w:t>
      </w:r>
      <w:proofErr w:type="spellEnd"/>
      <w:r w:rsidRPr="00EF726B">
        <w:rPr>
          <w:rFonts w:ascii="仿宋_GB2312" w:eastAsia="仿宋_GB2312" w:hint="eastAsia"/>
          <w:sz w:val="24"/>
          <w:szCs w:val="24"/>
          <w:highlight w:val="yellow"/>
        </w:rPr>
        <w:t>技术最初提出的应用场景</w:t>
      </w:r>
      <w:r>
        <w:rPr>
          <w:rFonts w:ascii="仿宋_GB2312" w:eastAsia="仿宋_GB2312"/>
          <w:sz w:val="24"/>
          <w:szCs w:val="24"/>
        </w:rPr>
        <w:t>)</w:t>
      </w:r>
      <w:r>
        <w:rPr>
          <w:rFonts w:ascii="仿宋_GB2312" w:eastAsia="仿宋_GB2312" w:hint="eastAsia"/>
          <w:sz w:val="24"/>
          <w:szCs w:val="24"/>
        </w:rPr>
        <w:t>，并进而实现流量灵活疏导与调度优化。</w:t>
      </w:r>
    </w:p>
    <w:p w14:paraId="30D21276" w14:textId="77777777" w:rsidR="00B36A14" w:rsidRDefault="00C504D6">
      <w:pPr>
        <w:pStyle w:val="ac"/>
        <w:numPr>
          <w:ilvl w:val="0"/>
          <w:numId w:val="5"/>
        </w:numPr>
        <w:adjustRightInd w:val="0"/>
        <w:snapToGrid w:val="0"/>
        <w:spacing w:line="360" w:lineRule="auto"/>
        <w:ind w:left="993" w:firstLineChars="0"/>
        <w:rPr>
          <w:rFonts w:ascii="仿宋_GB2312" w:eastAsia="仿宋_GB2312"/>
          <w:sz w:val="24"/>
          <w:szCs w:val="24"/>
        </w:rPr>
      </w:pPr>
      <w:r w:rsidRPr="00EF726B">
        <w:rPr>
          <w:rFonts w:ascii="仿宋_GB2312" w:eastAsia="仿宋_GB2312" w:hint="eastAsia"/>
          <w:sz w:val="24"/>
          <w:szCs w:val="24"/>
          <w:highlight w:val="yellow"/>
        </w:rPr>
        <w:t>面向多业务承载的增强</w:t>
      </w:r>
      <w:r w:rsidRPr="00EF726B">
        <w:rPr>
          <w:rFonts w:ascii="仿宋_GB2312" w:eastAsia="仿宋_GB2312"/>
          <w:sz w:val="24"/>
          <w:szCs w:val="24"/>
          <w:highlight w:val="yellow"/>
        </w:rPr>
        <w:t>QoS</w:t>
      </w:r>
      <w:r w:rsidRPr="00EF726B">
        <w:rPr>
          <w:rFonts w:ascii="仿宋_GB2312" w:eastAsia="仿宋_GB2312" w:hint="eastAsia"/>
          <w:sz w:val="24"/>
          <w:szCs w:val="24"/>
          <w:highlight w:val="yellow"/>
        </w:rPr>
        <w:t>能力</w:t>
      </w:r>
      <w:r>
        <w:rPr>
          <w:rFonts w:ascii="仿宋_GB2312" w:eastAsia="仿宋_GB2312" w:hint="eastAsia"/>
          <w:sz w:val="24"/>
          <w:szCs w:val="24"/>
        </w:rPr>
        <w:t>：</w:t>
      </w:r>
      <w:r>
        <w:rPr>
          <w:rFonts w:ascii="仿宋_GB2312" w:eastAsia="仿宋_GB2312"/>
          <w:sz w:val="24"/>
          <w:szCs w:val="24"/>
        </w:rPr>
        <w:t xml:space="preserve"> </w:t>
      </w:r>
      <w:r>
        <w:rPr>
          <w:rFonts w:ascii="仿宋_GB2312" w:eastAsia="仿宋_GB2312" w:hint="eastAsia"/>
          <w:sz w:val="24"/>
          <w:szCs w:val="24"/>
        </w:rPr>
        <w:t>多业务承载条件下用户体验增强，是高速</w:t>
      </w:r>
      <w:r>
        <w:rPr>
          <w:rFonts w:ascii="仿宋_GB2312" w:eastAsia="仿宋_GB2312"/>
          <w:sz w:val="24"/>
          <w:szCs w:val="24"/>
        </w:rPr>
        <w:t>Ethernet</w:t>
      </w:r>
      <w:r>
        <w:rPr>
          <w:rFonts w:ascii="仿宋_GB2312" w:eastAsia="仿宋_GB2312" w:hint="eastAsia"/>
          <w:sz w:val="24"/>
          <w:szCs w:val="24"/>
        </w:rPr>
        <w:t>技术发展的</w:t>
      </w:r>
      <w:proofErr w:type="gramStart"/>
      <w:r>
        <w:rPr>
          <w:rFonts w:ascii="仿宋_GB2312" w:eastAsia="仿宋_GB2312" w:hint="eastAsia"/>
          <w:sz w:val="24"/>
          <w:szCs w:val="24"/>
        </w:rPr>
        <w:t>重要关注</w:t>
      </w:r>
      <w:proofErr w:type="gramEnd"/>
      <w:r>
        <w:rPr>
          <w:rFonts w:ascii="仿宋_GB2312" w:eastAsia="仿宋_GB2312" w:hint="eastAsia"/>
          <w:sz w:val="24"/>
          <w:szCs w:val="24"/>
        </w:rPr>
        <w:t>点。</w:t>
      </w:r>
      <w:r>
        <w:rPr>
          <w:rFonts w:ascii="仿宋_GB2312" w:eastAsia="仿宋_GB2312"/>
          <w:sz w:val="24"/>
          <w:szCs w:val="24"/>
        </w:rPr>
        <w:t xml:space="preserve"> Ethernet</w:t>
      </w:r>
      <w:r>
        <w:rPr>
          <w:rFonts w:ascii="仿宋_GB2312" w:eastAsia="仿宋_GB2312" w:hint="eastAsia"/>
          <w:sz w:val="24"/>
          <w:szCs w:val="24"/>
        </w:rPr>
        <w:t>如果能在物理层接口上提供</w:t>
      </w:r>
      <w:r w:rsidRPr="00EF726B">
        <w:rPr>
          <w:rFonts w:ascii="仿宋_GB2312" w:eastAsia="仿宋_GB2312" w:hint="eastAsia"/>
          <w:sz w:val="24"/>
          <w:szCs w:val="24"/>
          <w:highlight w:val="yellow"/>
        </w:rPr>
        <w:t>通道化的硬件隔离功能</w:t>
      </w:r>
      <w:r>
        <w:rPr>
          <w:rFonts w:ascii="仿宋_GB2312" w:eastAsia="仿宋_GB2312" w:hint="eastAsia"/>
          <w:sz w:val="24"/>
          <w:szCs w:val="24"/>
        </w:rPr>
        <w:t>，就可以在物理层保证业务基于不同分片的隔离，进一步与上层网络</w:t>
      </w:r>
      <w:r>
        <w:rPr>
          <w:rFonts w:ascii="仿宋_GB2312" w:eastAsia="仿宋_GB2312"/>
          <w:sz w:val="24"/>
          <w:szCs w:val="24"/>
        </w:rPr>
        <w:t>/</w:t>
      </w:r>
      <w:r>
        <w:rPr>
          <w:rFonts w:ascii="仿宋_GB2312" w:eastAsia="仿宋_GB2312" w:hint="eastAsia"/>
          <w:sz w:val="24"/>
          <w:szCs w:val="24"/>
        </w:rPr>
        <w:t>应用配合，结合高性能可编程转发以及层次化</w:t>
      </w:r>
      <w:r>
        <w:rPr>
          <w:rFonts w:ascii="仿宋_GB2312" w:eastAsia="仿宋_GB2312"/>
          <w:sz w:val="24"/>
          <w:szCs w:val="24"/>
        </w:rPr>
        <w:t>QoS</w:t>
      </w:r>
      <w:r>
        <w:rPr>
          <w:rFonts w:ascii="仿宋_GB2312" w:eastAsia="仿宋_GB2312" w:hint="eastAsia"/>
          <w:sz w:val="24"/>
          <w:szCs w:val="24"/>
        </w:rPr>
        <w:t>调度等功能，即可在多业务承载条件下实现增强</w:t>
      </w:r>
      <w:r>
        <w:rPr>
          <w:rFonts w:ascii="仿宋_GB2312" w:eastAsia="仿宋_GB2312"/>
          <w:sz w:val="24"/>
          <w:szCs w:val="24"/>
        </w:rPr>
        <w:t>QoS</w:t>
      </w:r>
      <w:r>
        <w:rPr>
          <w:rFonts w:ascii="仿宋_GB2312" w:eastAsia="仿宋_GB2312" w:hint="eastAsia"/>
          <w:sz w:val="24"/>
          <w:szCs w:val="24"/>
        </w:rPr>
        <w:t>能力。</w:t>
      </w:r>
    </w:p>
    <w:p w14:paraId="061B0513" w14:textId="2822224E"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灵活以太网</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w:t>
      </w:r>
      <w:r>
        <w:rPr>
          <w:rFonts w:eastAsia="仿宋_GB2312" w:hint="eastAsia"/>
          <w:sz w:val="24"/>
        </w:rPr>
        <w:t>技术也由此应运而生。作为在</w:t>
      </w:r>
      <w:r>
        <w:rPr>
          <w:rFonts w:eastAsia="仿宋_GB2312" w:hint="eastAsia"/>
          <w:sz w:val="24"/>
        </w:rPr>
        <w:t>5G</w:t>
      </w:r>
      <w:r>
        <w:rPr>
          <w:rFonts w:eastAsia="仿宋_GB2312" w:hint="eastAsia"/>
          <w:sz w:val="24"/>
        </w:rPr>
        <w:t>网络技术中</w:t>
      </w:r>
      <w:del w:id="33" w:author="Windows 用户" w:date="2020-09-16T14:14:00Z">
        <w:r w:rsidDel="00EF726B">
          <w:rPr>
            <w:rFonts w:eastAsia="仿宋_GB2312" w:hint="eastAsia"/>
            <w:sz w:val="24"/>
          </w:rPr>
          <w:delText>作为</w:delText>
        </w:r>
      </w:del>
      <w:r>
        <w:rPr>
          <w:rFonts w:eastAsia="仿宋_GB2312" w:hint="eastAsia"/>
          <w:sz w:val="24"/>
        </w:rPr>
        <w:t>一种重要的</w:t>
      </w:r>
      <w:proofErr w:type="gramStart"/>
      <w:r>
        <w:rPr>
          <w:rFonts w:eastAsia="仿宋_GB2312" w:hint="eastAsia"/>
          <w:sz w:val="24"/>
        </w:rPr>
        <w:t>承载网</w:t>
      </w:r>
      <w:proofErr w:type="gramEnd"/>
      <w:r>
        <w:rPr>
          <w:rFonts w:eastAsia="仿宋_GB2312" w:hint="eastAsia"/>
          <w:sz w:val="24"/>
        </w:rPr>
        <w:t>技术，</w:t>
      </w:r>
      <w:proofErr w:type="spellStart"/>
      <w:r>
        <w:rPr>
          <w:rFonts w:eastAsia="仿宋_GB2312" w:hint="eastAsia"/>
          <w:sz w:val="24"/>
        </w:rPr>
        <w:t>FlexE</w:t>
      </w:r>
      <w:proofErr w:type="spellEnd"/>
      <w:r>
        <w:rPr>
          <w:rFonts w:eastAsia="仿宋_GB2312" w:hint="eastAsia"/>
          <w:sz w:val="24"/>
        </w:rPr>
        <w:t>基于</w:t>
      </w:r>
      <w:r w:rsidRPr="00EF726B">
        <w:rPr>
          <w:rFonts w:eastAsia="仿宋_GB2312" w:hint="eastAsia"/>
          <w:sz w:val="24"/>
          <w:highlight w:val="yellow"/>
          <w:rPrChange w:id="34" w:author="Windows 用户" w:date="2020-09-16T14:14:00Z">
            <w:rPr>
              <w:rFonts w:eastAsia="仿宋_GB2312" w:hint="eastAsia"/>
              <w:sz w:val="24"/>
            </w:rPr>
          </w:rPrChange>
        </w:rPr>
        <w:t>专属时隙的“硬切片”</w:t>
      </w:r>
      <w:r>
        <w:rPr>
          <w:rFonts w:eastAsia="仿宋_GB2312" w:hint="eastAsia"/>
          <w:sz w:val="24"/>
        </w:rPr>
        <w:t>技术和基于</w:t>
      </w:r>
      <w:r w:rsidRPr="00EF726B">
        <w:rPr>
          <w:rFonts w:eastAsia="仿宋_GB2312" w:hint="eastAsia"/>
          <w:sz w:val="24"/>
          <w:highlight w:val="yellow"/>
          <w:rPrChange w:id="35" w:author="Windows 用户" w:date="2020-09-16T14:14:00Z">
            <w:rPr>
              <w:rFonts w:eastAsia="仿宋_GB2312" w:hint="eastAsia"/>
              <w:sz w:val="24"/>
            </w:rPr>
          </w:rPrChange>
        </w:rPr>
        <w:t>时隙交叉的“硬交叉”</w:t>
      </w:r>
      <w:r>
        <w:rPr>
          <w:rFonts w:eastAsia="仿宋_GB2312" w:hint="eastAsia"/>
          <w:sz w:val="24"/>
        </w:rPr>
        <w:t>技术，可以显著改善</w:t>
      </w:r>
      <w:r>
        <w:rPr>
          <w:rFonts w:eastAsia="仿宋_GB2312" w:hint="eastAsia"/>
          <w:sz w:val="24"/>
        </w:rPr>
        <w:t>5G</w:t>
      </w:r>
      <w:r>
        <w:rPr>
          <w:rFonts w:eastAsia="仿宋_GB2312" w:hint="eastAsia"/>
          <w:sz w:val="24"/>
        </w:rPr>
        <w:t>切片网络的隔离性、时延、抖动等性能指标，从而真正实现满足电力通信要求的切片网络。项目将在以下典型业务场景取得显著的性能提升：</w:t>
      </w:r>
    </w:p>
    <w:p w14:paraId="559E52F6" w14:textId="77777777" w:rsidR="00B36A14" w:rsidRDefault="00C504D6">
      <w:pPr>
        <w:pStyle w:val="new"/>
        <w:jc w:val="center"/>
        <w:rPr>
          <w:rFonts w:ascii="仿宋_GB2312" w:eastAsia="仿宋_GB2312"/>
        </w:rPr>
      </w:pPr>
      <w:r>
        <w:rPr>
          <w:rFonts w:ascii="仿宋_GB2312" w:eastAsia="仿宋_GB2312"/>
        </w:rPr>
        <w:t xml:space="preserve">   </w:t>
      </w:r>
      <w:r>
        <w:rPr>
          <w:noProof/>
        </w:rPr>
        <w:drawing>
          <wp:inline distT="0" distB="0" distL="0" distR="0" wp14:anchorId="62F756B0" wp14:editId="45C58ABC">
            <wp:extent cx="1362710" cy="135699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1516248" cy="1510208"/>
                    </a:xfrm>
                    <a:prstGeom prst="rect">
                      <a:avLst/>
                    </a:prstGeom>
                  </pic:spPr>
                </pic:pic>
              </a:graphicData>
            </a:graphic>
          </wp:inline>
        </w:drawing>
      </w:r>
      <w:r>
        <w:rPr>
          <w:noProof/>
        </w:rPr>
        <w:drawing>
          <wp:inline distT="0" distB="0" distL="0" distR="0" wp14:anchorId="46681E3F" wp14:editId="235D2976">
            <wp:extent cx="1345565" cy="1350645"/>
            <wp:effectExtent l="0" t="0" r="698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1455372" cy="1461336"/>
                    </a:xfrm>
                    <a:prstGeom prst="rect">
                      <a:avLst/>
                    </a:prstGeom>
                  </pic:spPr>
                </pic:pic>
              </a:graphicData>
            </a:graphic>
          </wp:inline>
        </w:drawing>
      </w:r>
      <w:r>
        <w:rPr>
          <w:noProof/>
        </w:rPr>
        <w:drawing>
          <wp:inline distT="0" distB="0" distL="0" distR="0" wp14:anchorId="480C4DC9" wp14:editId="1B110185">
            <wp:extent cx="1368425" cy="137985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1394701" cy="1406276"/>
                    </a:xfrm>
                    <a:prstGeom prst="rect">
                      <a:avLst/>
                    </a:prstGeom>
                  </pic:spPr>
                </pic:pic>
              </a:graphicData>
            </a:graphic>
          </wp:inline>
        </w:drawing>
      </w:r>
    </w:p>
    <w:p w14:paraId="35E195E3" w14:textId="77777777" w:rsidR="00B36A14" w:rsidRDefault="00C504D6">
      <w:pPr>
        <w:pStyle w:val="new"/>
        <w:jc w:val="center"/>
      </w:pPr>
      <w:r>
        <w:rPr>
          <w:rFonts w:ascii="仿宋_GB2312" w:eastAsia="仿宋_GB2312" w:hint="eastAsia"/>
        </w:rPr>
        <w:t>图1</w:t>
      </w:r>
      <w:r>
        <w:rPr>
          <w:rFonts w:ascii="仿宋_GB2312" w:eastAsia="仿宋_GB2312"/>
        </w:rPr>
        <w:t xml:space="preserve">-2 </w:t>
      </w:r>
      <w:r>
        <w:rPr>
          <w:rFonts w:ascii="仿宋_GB2312" w:eastAsia="仿宋_GB2312" w:hint="eastAsia"/>
        </w:rPr>
        <w:t>典型场景业务图</w:t>
      </w:r>
    </w:p>
    <w:p w14:paraId="2A3FFC3C" w14:textId="77777777" w:rsidR="00B36A14" w:rsidRDefault="00C504D6">
      <w:pPr>
        <w:pStyle w:val="20"/>
        <w:numPr>
          <w:ilvl w:val="1"/>
          <w:numId w:val="3"/>
        </w:numPr>
      </w:pPr>
      <w:r>
        <w:rPr>
          <w:rFonts w:hint="eastAsia"/>
        </w:rPr>
        <w:t>成果应用和推广的途径</w:t>
      </w:r>
    </w:p>
    <w:p w14:paraId="73BC4A4F"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项目成果将通过以下途径实现从理论研究、方案设计到业务验证、建设部署的逐步推广和应用：</w:t>
      </w:r>
    </w:p>
    <w:p w14:paraId="197BA19A" w14:textId="77777777" w:rsidR="00B36A14" w:rsidRDefault="00C504D6">
      <w:pPr>
        <w:pStyle w:val="ac"/>
        <w:numPr>
          <w:ilvl w:val="0"/>
          <w:numId w:val="6"/>
        </w:numPr>
        <w:adjustRightInd w:val="0"/>
        <w:snapToGrid w:val="0"/>
        <w:spacing w:line="360" w:lineRule="auto"/>
        <w:ind w:firstLineChars="0"/>
        <w:rPr>
          <w:rFonts w:eastAsia="仿宋_GB2312"/>
          <w:sz w:val="24"/>
        </w:rPr>
      </w:pPr>
      <w:r>
        <w:rPr>
          <w:rFonts w:eastAsia="仿宋_GB2312" w:hint="eastAsia"/>
          <w:sz w:val="24"/>
        </w:rPr>
        <w:t>研究</w:t>
      </w:r>
      <w:proofErr w:type="spellStart"/>
      <w:r>
        <w:rPr>
          <w:rFonts w:eastAsia="仿宋_GB2312" w:hint="eastAsia"/>
          <w:sz w:val="24"/>
        </w:rPr>
        <w:t>FlexE</w:t>
      </w:r>
      <w:proofErr w:type="spellEnd"/>
      <w:r>
        <w:rPr>
          <w:rFonts w:eastAsia="仿宋_GB2312" w:hint="eastAsia"/>
          <w:sz w:val="24"/>
        </w:rPr>
        <w:t>技术对于</w:t>
      </w:r>
      <w:r>
        <w:rPr>
          <w:rFonts w:eastAsia="仿宋_GB2312" w:hint="eastAsia"/>
          <w:sz w:val="24"/>
        </w:rPr>
        <w:t>5G</w:t>
      </w:r>
      <w:r>
        <w:rPr>
          <w:rFonts w:eastAsia="仿宋_GB2312" w:hint="eastAsia"/>
          <w:sz w:val="24"/>
        </w:rPr>
        <w:t>切片网络架构的改变，</w:t>
      </w:r>
      <w:r w:rsidRPr="00EF726B">
        <w:rPr>
          <w:rFonts w:eastAsia="仿宋_GB2312" w:hint="eastAsia"/>
          <w:sz w:val="24"/>
          <w:highlight w:val="yellow"/>
        </w:rPr>
        <w:t>提出适用于电力典型业务场景的网络架构</w:t>
      </w:r>
    </w:p>
    <w:p w14:paraId="36F34FD0" w14:textId="77777777" w:rsidR="00B36A14" w:rsidRDefault="00C504D6">
      <w:pPr>
        <w:pStyle w:val="ac"/>
        <w:numPr>
          <w:ilvl w:val="0"/>
          <w:numId w:val="6"/>
        </w:numPr>
        <w:adjustRightInd w:val="0"/>
        <w:snapToGrid w:val="0"/>
        <w:spacing w:line="360" w:lineRule="auto"/>
        <w:ind w:firstLineChars="0"/>
        <w:rPr>
          <w:rFonts w:eastAsia="仿宋_GB2312"/>
          <w:sz w:val="24"/>
        </w:rPr>
      </w:pPr>
      <w:r>
        <w:rPr>
          <w:rFonts w:eastAsia="仿宋_GB2312" w:hint="eastAsia"/>
          <w:sz w:val="24"/>
        </w:rPr>
        <w:t>在提出基于</w:t>
      </w:r>
      <w:proofErr w:type="spellStart"/>
      <w:r>
        <w:rPr>
          <w:rFonts w:eastAsia="仿宋_GB2312" w:hint="eastAsia"/>
          <w:sz w:val="24"/>
        </w:rPr>
        <w:t>FlexE</w:t>
      </w:r>
      <w:proofErr w:type="spellEnd"/>
      <w:r>
        <w:rPr>
          <w:rFonts w:eastAsia="仿宋_GB2312" w:hint="eastAsia"/>
          <w:sz w:val="24"/>
        </w:rPr>
        <w:t>的架构后，基于电力业务需求，</w:t>
      </w:r>
      <w:r w:rsidRPr="00EF726B">
        <w:rPr>
          <w:rFonts w:eastAsia="仿宋_GB2312" w:hint="eastAsia"/>
          <w:sz w:val="24"/>
          <w:highlight w:val="yellow"/>
        </w:rPr>
        <w:t>设计基于</w:t>
      </w:r>
      <w:proofErr w:type="spellStart"/>
      <w:r w:rsidRPr="00EF726B">
        <w:rPr>
          <w:rFonts w:eastAsia="仿宋_GB2312" w:hint="eastAsia"/>
          <w:sz w:val="24"/>
          <w:highlight w:val="yellow"/>
        </w:rPr>
        <w:t>FlexE</w:t>
      </w:r>
      <w:proofErr w:type="spellEnd"/>
      <w:r w:rsidRPr="00EF726B">
        <w:rPr>
          <w:rFonts w:eastAsia="仿宋_GB2312" w:hint="eastAsia"/>
          <w:sz w:val="24"/>
          <w:highlight w:val="yellow"/>
        </w:rPr>
        <w:t>特性的网络控制策略</w:t>
      </w:r>
      <w:r>
        <w:rPr>
          <w:rFonts w:eastAsia="仿宋_GB2312" w:hint="eastAsia"/>
          <w:sz w:val="24"/>
        </w:rPr>
        <w:t>，以满足安全隔离、低时延、高可靠等要求</w:t>
      </w:r>
    </w:p>
    <w:p w14:paraId="2F49A140" w14:textId="77777777" w:rsidR="00B36A14" w:rsidRDefault="00C504D6">
      <w:pPr>
        <w:pStyle w:val="ac"/>
        <w:numPr>
          <w:ilvl w:val="0"/>
          <w:numId w:val="6"/>
        </w:numPr>
        <w:adjustRightInd w:val="0"/>
        <w:snapToGrid w:val="0"/>
        <w:spacing w:line="360" w:lineRule="auto"/>
        <w:ind w:firstLineChars="0"/>
        <w:rPr>
          <w:rFonts w:eastAsia="仿宋_GB2312"/>
          <w:sz w:val="24"/>
        </w:rPr>
      </w:pPr>
      <w:r>
        <w:rPr>
          <w:rFonts w:eastAsia="仿宋_GB2312" w:hint="eastAsia"/>
          <w:sz w:val="24"/>
        </w:rPr>
        <w:t>结合网络架构和控制策略，实现</w:t>
      </w:r>
      <w:r w:rsidRPr="00EF726B">
        <w:rPr>
          <w:rFonts w:eastAsia="仿宋_GB2312" w:hint="eastAsia"/>
          <w:sz w:val="24"/>
          <w:highlight w:val="yellow"/>
        </w:rPr>
        <w:t>基于</w:t>
      </w:r>
      <w:proofErr w:type="spellStart"/>
      <w:r w:rsidRPr="00EF726B">
        <w:rPr>
          <w:rFonts w:eastAsia="仿宋_GB2312" w:hint="eastAsia"/>
          <w:sz w:val="24"/>
          <w:highlight w:val="yellow"/>
        </w:rPr>
        <w:t>FlexE</w:t>
      </w:r>
      <w:proofErr w:type="spellEnd"/>
      <w:r w:rsidRPr="00EF726B">
        <w:rPr>
          <w:rFonts w:eastAsia="仿宋_GB2312" w:hint="eastAsia"/>
          <w:sz w:val="24"/>
          <w:highlight w:val="yellow"/>
        </w:rPr>
        <w:t>网络切片的管理编排策略</w:t>
      </w:r>
      <w:r>
        <w:rPr>
          <w:rFonts w:eastAsia="仿宋_GB2312" w:hint="eastAsia"/>
          <w:sz w:val="24"/>
        </w:rPr>
        <w:t>，以实现更为灵活、可靠的切片管理</w:t>
      </w:r>
    </w:p>
    <w:p w14:paraId="36BBE10D" w14:textId="77777777" w:rsidR="00B36A14" w:rsidRDefault="00C504D6">
      <w:pPr>
        <w:pStyle w:val="ac"/>
        <w:numPr>
          <w:ilvl w:val="0"/>
          <w:numId w:val="6"/>
        </w:numPr>
        <w:adjustRightInd w:val="0"/>
        <w:snapToGrid w:val="0"/>
        <w:spacing w:line="360" w:lineRule="auto"/>
        <w:ind w:firstLineChars="0"/>
        <w:rPr>
          <w:rFonts w:eastAsia="仿宋_GB2312"/>
          <w:sz w:val="24"/>
        </w:rPr>
      </w:pPr>
      <w:r>
        <w:rPr>
          <w:rFonts w:eastAsia="仿宋_GB2312" w:hint="eastAsia"/>
          <w:sz w:val="24"/>
        </w:rPr>
        <w:t>在完成基于</w:t>
      </w:r>
      <w:proofErr w:type="spellStart"/>
      <w:r>
        <w:rPr>
          <w:rFonts w:eastAsia="仿宋_GB2312" w:hint="eastAsia"/>
          <w:sz w:val="24"/>
        </w:rPr>
        <w:t>FlexE</w:t>
      </w:r>
      <w:proofErr w:type="spellEnd"/>
      <w:r>
        <w:rPr>
          <w:rFonts w:eastAsia="仿宋_GB2312" w:hint="eastAsia"/>
          <w:sz w:val="24"/>
        </w:rPr>
        <w:t>的新型</w:t>
      </w:r>
      <w:r>
        <w:rPr>
          <w:rFonts w:eastAsia="仿宋_GB2312" w:hint="eastAsia"/>
          <w:sz w:val="24"/>
        </w:rPr>
        <w:t>5G</w:t>
      </w:r>
      <w:r>
        <w:rPr>
          <w:rFonts w:eastAsia="仿宋_GB2312" w:hint="eastAsia"/>
          <w:sz w:val="24"/>
        </w:rPr>
        <w:t>切片网络系统架构、控制策略、管理编排策略的系统设计后，通过</w:t>
      </w:r>
      <w:r w:rsidRPr="00EF726B">
        <w:rPr>
          <w:rFonts w:eastAsia="仿宋_GB2312" w:hint="eastAsia"/>
          <w:sz w:val="24"/>
          <w:highlight w:val="yellow"/>
        </w:rPr>
        <w:t>保护业务场景</w:t>
      </w:r>
      <w:r>
        <w:rPr>
          <w:rFonts w:eastAsia="仿宋_GB2312" w:hint="eastAsia"/>
          <w:sz w:val="24"/>
        </w:rPr>
        <w:t>、</w:t>
      </w:r>
      <w:r w:rsidRPr="00EF726B">
        <w:rPr>
          <w:rFonts w:eastAsia="仿宋_GB2312" w:hint="eastAsia"/>
          <w:sz w:val="24"/>
          <w:highlight w:val="yellow"/>
        </w:rPr>
        <w:t>无线专网回传业务场景</w:t>
      </w:r>
      <w:r>
        <w:rPr>
          <w:rFonts w:eastAsia="仿宋_GB2312" w:hint="eastAsia"/>
          <w:sz w:val="24"/>
        </w:rPr>
        <w:t>、</w:t>
      </w:r>
      <w:r w:rsidRPr="00EF726B">
        <w:rPr>
          <w:rFonts w:eastAsia="仿宋_GB2312" w:hint="eastAsia"/>
          <w:sz w:val="24"/>
          <w:highlight w:val="yellow"/>
        </w:rPr>
        <w:t>电力物联网业务场景等典型业务场景</w:t>
      </w:r>
      <w:r>
        <w:rPr>
          <w:rFonts w:eastAsia="仿宋_GB2312" w:hint="eastAsia"/>
          <w:sz w:val="24"/>
        </w:rPr>
        <w:t>，完成对研究成果的验证</w:t>
      </w:r>
    </w:p>
    <w:p w14:paraId="60B59087" w14:textId="77777777" w:rsidR="00B36A14" w:rsidRDefault="00C504D6">
      <w:pPr>
        <w:pStyle w:val="ac"/>
        <w:numPr>
          <w:ilvl w:val="0"/>
          <w:numId w:val="6"/>
        </w:numPr>
        <w:adjustRightInd w:val="0"/>
        <w:snapToGrid w:val="0"/>
        <w:spacing w:line="360" w:lineRule="auto"/>
        <w:ind w:firstLineChars="0"/>
        <w:rPr>
          <w:rFonts w:eastAsia="仿宋_GB2312"/>
          <w:sz w:val="24"/>
        </w:rPr>
      </w:pPr>
      <w:r>
        <w:rPr>
          <w:rFonts w:eastAsia="仿宋_GB2312" w:hint="eastAsia"/>
          <w:sz w:val="24"/>
        </w:rPr>
        <w:t>通过以上工作，完成对</w:t>
      </w:r>
      <w:proofErr w:type="spellStart"/>
      <w:r>
        <w:rPr>
          <w:rFonts w:eastAsia="仿宋_GB2312" w:hint="eastAsia"/>
          <w:sz w:val="24"/>
        </w:rPr>
        <w:t>FlexE</w:t>
      </w:r>
      <w:proofErr w:type="spellEnd"/>
      <w:r>
        <w:rPr>
          <w:rFonts w:eastAsia="仿宋_GB2312" w:hint="eastAsia"/>
          <w:sz w:val="24"/>
        </w:rPr>
        <w:t>的</w:t>
      </w:r>
      <w:r>
        <w:rPr>
          <w:rFonts w:eastAsia="仿宋_GB2312" w:hint="eastAsia"/>
          <w:sz w:val="24"/>
        </w:rPr>
        <w:t>5G</w:t>
      </w:r>
      <w:r>
        <w:rPr>
          <w:rFonts w:eastAsia="仿宋_GB2312" w:hint="eastAsia"/>
          <w:sz w:val="24"/>
        </w:rPr>
        <w:t>切片网络技术的研究和验证，并在下一代无线</w:t>
      </w:r>
      <w:r>
        <w:rPr>
          <w:rFonts w:eastAsia="仿宋_GB2312" w:hint="eastAsia"/>
          <w:sz w:val="24"/>
        </w:rPr>
        <w:lastRenderedPageBreak/>
        <w:t>专网建设或运营商</w:t>
      </w:r>
      <w:r>
        <w:rPr>
          <w:rFonts w:eastAsia="仿宋_GB2312" w:hint="eastAsia"/>
          <w:sz w:val="24"/>
        </w:rPr>
        <w:t>5G</w:t>
      </w:r>
      <w:r>
        <w:rPr>
          <w:rFonts w:eastAsia="仿宋_GB2312" w:hint="eastAsia"/>
          <w:sz w:val="24"/>
        </w:rPr>
        <w:t>切片网络合作过程中进行部署、推广和应用，以全面提升电力通信网络的性能</w:t>
      </w:r>
    </w:p>
    <w:p w14:paraId="30767EF5" w14:textId="77777777" w:rsidR="00B36A14" w:rsidRDefault="00B36A14">
      <w:pPr>
        <w:adjustRightInd w:val="0"/>
        <w:snapToGrid w:val="0"/>
        <w:spacing w:line="360" w:lineRule="auto"/>
        <w:rPr>
          <w:rFonts w:ascii="仿宋_GB2312" w:eastAsia="仿宋_GB2312"/>
          <w:sz w:val="24"/>
        </w:rPr>
      </w:pPr>
    </w:p>
    <w:p w14:paraId="4CF156C4" w14:textId="77777777" w:rsidR="00B36A14" w:rsidRDefault="00C504D6">
      <w:pPr>
        <w:pStyle w:val="20"/>
        <w:numPr>
          <w:ilvl w:val="1"/>
          <w:numId w:val="3"/>
        </w:numPr>
      </w:pPr>
      <w:r>
        <w:rPr>
          <w:rFonts w:hint="eastAsia"/>
        </w:rPr>
        <w:t>成果推广的直接和间接效益。</w:t>
      </w:r>
    </w:p>
    <w:p w14:paraId="619A8E45"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基于</w:t>
      </w:r>
      <w:proofErr w:type="spellStart"/>
      <w:r>
        <w:rPr>
          <w:rFonts w:eastAsia="仿宋_GB2312" w:hint="eastAsia"/>
          <w:sz w:val="24"/>
        </w:rPr>
        <w:t>FlexE</w:t>
      </w:r>
      <w:proofErr w:type="spellEnd"/>
      <w:r>
        <w:rPr>
          <w:rFonts w:eastAsia="仿宋_GB2312" w:hint="eastAsia"/>
          <w:sz w:val="24"/>
        </w:rPr>
        <w:t>的</w:t>
      </w:r>
      <w:r>
        <w:rPr>
          <w:rFonts w:eastAsia="仿宋_GB2312" w:hint="eastAsia"/>
          <w:sz w:val="24"/>
        </w:rPr>
        <w:t>5G</w:t>
      </w:r>
      <w:r>
        <w:rPr>
          <w:rFonts w:eastAsia="仿宋_GB2312" w:hint="eastAsia"/>
          <w:sz w:val="24"/>
        </w:rPr>
        <w:t>切片网络完成建设后，将取得显著的建设效益：</w:t>
      </w:r>
    </w:p>
    <w:p w14:paraId="0150CA95" w14:textId="77777777" w:rsidR="00B36A14" w:rsidRDefault="00C504D6">
      <w:pPr>
        <w:pStyle w:val="ac"/>
        <w:numPr>
          <w:ilvl w:val="0"/>
          <w:numId w:val="6"/>
        </w:numPr>
        <w:adjustRightInd w:val="0"/>
        <w:snapToGrid w:val="0"/>
        <w:spacing w:line="360" w:lineRule="auto"/>
        <w:ind w:firstLineChars="0"/>
        <w:rPr>
          <w:rFonts w:eastAsia="仿宋_GB2312"/>
          <w:sz w:val="24"/>
        </w:rPr>
      </w:pPr>
      <w:r>
        <w:rPr>
          <w:rFonts w:eastAsia="仿宋_GB2312" w:hint="eastAsia"/>
          <w:sz w:val="24"/>
        </w:rPr>
        <w:t>商业效益</w:t>
      </w:r>
      <w:r>
        <w:rPr>
          <w:rFonts w:eastAsia="仿宋_GB2312" w:hint="eastAsia"/>
          <w:sz w:val="24"/>
        </w:rPr>
        <w:t xml:space="preserve"> </w:t>
      </w:r>
      <w:r>
        <w:rPr>
          <w:rFonts w:eastAsia="仿宋_GB2312"/>
          <w:sz w:val="24"/>
        </w:rPr>
        <w:t xml:space="preserve"> </w:t>
      </w:r>
      <w:r>
        <w:rPr>
          <w:rFonts w:eastAsia="仿宋_GB2312" w:hint="eastAsia"/>
          <w:sz w:val="24"/>
        </w:rPr>
        <w:t>可复制的使用网络切片实现的智能电网解决方案，故障检测准确率达</w:t>
      </w:r>
      <w:r>
        <w:rPr>
          <w:rFonts w:eastAsia="仿宋_GB2312" w:hint="eastAsia"/>
          <w:sz w:val="24"/>
        </w:rPr>
        <w:t>99%</w:t>
      </w:r>
      <w:r>
        <w:rPr>
          <w:rFonts w:eastAsia="仿宋_GB2312" w:hint="eastAsia"/>
          <w:sz w:val="24"/>
        </w:rPr>
        <w:t>以上，综合故障测距精度达到</w:t>
      </w:r>
      <w:r>
        <w:rPr>
          <w:rFonts w:eastAsia="仿宋_GB2312" w:hint="eastAsia"/>
          <w:sz w:val="24"/>
        </w:rPr>
        <w:t>150m</w:t>
      </w:r>
      <w:r>
        <w:rPr>
          <w:rFonts w:eastAsia="仿宋_GB2312" w:hint="eastAsia"/>
          <w:sz w:val="24"/>
        </w:rPr>
        <w:t>，无线广域覆盖范围达</w:t>
      </w:r>
      <w:r>
        <w:rPr>
          <w:rFonts w:eastAsia="仿宋_GB2312" w:hint="eastAsia"/>
          <w:sz w:val="24"/>
        </w:rPr>
        <w:t>99%</w:t>
      </w:r>
      <w:r>
        <w:rPr>
          <w:rFonts w:eastAsia="仿宋_GB2312" w:hint="eastAsia"/>
          <w:sz w:val="24"/>
        </w:rPr>
        <w:t>以上，测量装置上线率达</w:t>
      </w:r>
      <w:r>
        <w:rPr>
          <w:rFonts w:eastAsia="仿宋_GB2312" w:hint="eastAsia"/>
          <w:sz w:val="24"/>
        </w:rPr>
        <w:t>99%</w:t>
      </w:r>
      <w:r>
        <w:rPr>
          <w:rFonts w:eastAsia="仿宋_GB2312" w:hint="eastAsia"/>
          <w:sz w:val="24"/>
        </w:rPr>
        <w:t>以上，高密度实时数据传输成功率达</w:t>
      </w:r>
      <w:r>
        <w:rPr>
          <w:rFonts w:eastAsia="仿宋_GB2312" w:hint="eastAsia"/>
          <w:sz w:val="24"/>
        </w:rPr>
        <w:t>99%</w:t>
      </w:r>
      <w:r>
        <w:rPr>
          <w:rFonts w:eastAsia="仿宋_GB2312" w:hint="eastAsia"/>
          <w:sz w:val="24"/>
        </w:rPr>
        <w:t>以上，为</w:t>
      </w:r>
      <w:r>
        <w:rPr>
          <w:rFonts w:eastAsia="仿宋_GB2312" w:hint="eastAsia"/>
          <w:sz w:val="24"/>
        </w:rPr>
        <w:t>5G</w:t>
      </w:r>
      <w:r>
        <w:rPr>
          <w:rFonts w:eastAsia="仿宋_GB2312" w:hint="eastAsia"/>
          <w:sz w:val="24"/>
        </w:rPr>
        <w:t>系统方案进入电力行业提供范式</w:t>
      </w:r>
    </w:p>
    <w:p w14:paraId="13785D9F" w14:textId="77777777" w:rsidR="00B36A14" w:rsidRDefault="00C504D6">
      <w:pPr>
        <w:pStyle w:val="ac"/>
        <w:numPr>
          <w:ilvl w:val="0"/>
          <w:numId w:val="6"/>
        </w:numPr>
        <w:adjustRightInd w:val="0"/>
        <w:snapToGrid w:val="0"/>
        <w:spacing w:line="360" w:lineRule="auto"/>
        <w:ind w:firstLineChars="0"/>
        <w:rPr>
          <w:rFonts w:eastAsia="仿宋_GB2312"/>
          <w:sz w:val="24"/>
        </w:rPr>
      </w:pPr>
      <w:r>
        <w:rPr>
          <w:rFonts w:eastAsia="仿宋_GB2312" w:hint="eastAsia"/>
          <w:sz w:val="24"/>
        </w:rPr>
        <w:t>经济效益</w:t>
      </w:r>
      <w:r>
        <w:rPr>
          <w:rFonts w:eastAsia="仿宋_GB2312" w:hint="eastAsia"/>
          <w:sz w:val="24"/>
        </w:rPr>
        <w:t xml:space="preserve"> </w:t>
      </w:r>
      <w:r>
        <w:rPr>
          <w:rFonts w:eastAsia="仿宋_GB2312"/>
          <w:sz w:val="24"/>
        </w:rPr>
        <w:t xml:space="preserve"> </w:t>
      </w:r>
      <w:r>
        <w:rPr>
          <w:rFonts w:eastAsia="仿宋_GB2312" w:hint="eastAsia"/>
          <w:sz w:val="24"/>
        </w:rPr>
        <w:t>实现电网内部多种业务切片混合组网、统一管理、统一运维、实现安全完全隔离，有效解决传统</w:t>
      </w:r>
      <w:r>
        <w:rPr>
          <w:rFonts w:eastAsia="仿宋_GB2312" w:hint="eastAsia"/>
          <w:sz w:val="24"/>
        </w:rPr>
        <w:t>3G/4G</w:t>
      </w:r>
      <w:r>
        <w:rPr>
          <w:rFonts w:eastAsia="仿宋_GB2312" w:hint="eastAsia"/>
          <w:sz w:val="24"/>
        </w:rPr>
        <w:t>无线专网的部分特性不支持智能</w:t>
      </w:r>
      <w:proofErr w:type="gramStart"/>
      <w:r>
        <w:rPr>
          <w:rFonts w:eastAsia="仿宋_GB2312" w:hint="eastAsia"/>
          <w:sz w:val="24"/>
        </w:rPr>
        <w:t>配电组</w:t>
      </w:r>
      <w:proofErr w:type="gramEnd"/>
      <w:r>
        <w:rPr>
          <w:rFonts w:eastAsia="仿宋_GB2312" w:hint="eastAsia"/>
          <w:sz w:val="24"/>
        </w:rPr>
        <w:t>网方案；帮助电网客户大幅节省成本，预期</w:t>
      </w:r>
      <w:r>
        <w:rPr>
          <w:rFonts w:eastAsia="仿宋_GB2312" w:hint="eastAsia"/>
          <w:sz w:val="24"/>
        </w:rPr>
        <w:t>5G</w:t>
      </w:r>
      <w:r>
        <w:rPr>
          <w:rFonts w:eastAsia="仿宋_GB2312" w:hint="eastAsia"/>
          <w:sz w:val="24"/>
        </w:rPr>
        <w:t>网络切片组网比传统</w:t>
      </w:r>
      <w:r>
        <w:rPr>
          <w:rFonts w:eastAsia="仿宋_GB2312" w:hint="eastAsia"/>
          <w:sz w:val="24"/>
        </w:rPr>
        <w:t>3G/4G</w:t>
      </w:r>
      <w:r>
        <w:rPr>
          <w:rFonts w:eastAsia="仿宋_GB2312" w:hint="eastAsia"/>
          <w:sz w:val="24"/>
        </w:rPr>
        <w:t>无线专网建设成本降低</w:t>
      </w:r>
      <w:r>
        <w:rPr>
          <w:rFonts w:eastAsia="仿宋_GB2312" w:hint="eastAsia"/>
          <w:sz w:val="24"/>
        </w:rPr>
        <w:t>20%</w:t>
      </w:r>
      <w:r>
        <w:rPr>
          <w:rFonts w:eastAsia="仿宋_GB2312" w:hint="eastAsia"/>
          <w:sz w:val="24"/>
        </w:rPr>
        <w:t>，运营成本降低</w:t>
      </w:r>
      <w:r>
        <w:rPr>
          <w:rFonts w:eastAsia="仿宋_GB2312" w:hint="eastAsia"/>
          <w:sz w:val="24"/>
        </w:rPr>
        <w:t>15%</w:t>
      </w:r>
    </w:p>
    <w:p w14:paraId="0BAC45AD" w14:textId="77777777" w:rsidR="00B36A14" w:rsidRDefault="00C504D6">
      <w:pPr>
        <w:pStyle w:val="ac"/>
        <w:numPr>
          <w:ilvl w:val="0"/>
          <w:numId w:val="6"/>
        </w:numPr>
        <w:adjustRightInd w:val="0"/>
        <w:snapToGrid w:val="0"/>
        <w:spacing w:line="360" w:lineRule="auto"/>
        <w:ind w:firstLineChars="0"/>
        <w:rPr>
          <w:rFonts w:eastAsia="仿宋_GB2312"/>
          <w:sz w:val="24"/>
        </w:rPr>
      </w:pPr>
      <w:r>
        <w:rPr>
          <w:rFonts w:eastAsia="仿宋_GB2312" w:hint="eastAsia"/>
          <w:sz w:val="24"/>
        </w:rPr>
        <w:t>社会效益</w:t>
      </w:r>
      <w:r>
        <w:rPr>
          <w:rFonts w:eastAsia="仿宋_GB2312" w:hint="eastAsia"/>
          <w:sz w:val="24"/>
        </w:rPr>
        <w:t xml:space="preserve"> </w:t>
      </w:r>
      <w:r>
        <w:rPr>
          <w:rFonts w:eastAsia="仿宋_GB2312"/>
          <w:sz w:val="24"/>
        </w:rPr>
        <w:t xml:space="preserve"> </w:t>
      </w:r>
      <w:r>
        <w:rPr>
          <w:rFonts w:eastAsia="仿宋_GB2312" w:hint="eastAsia"/>
          <w:sz w:val="24"/>
        </w:rPr>
        <w:t>探索出智能电网新模式，完善智能电网通信相关技术标准，推动行业制造技术进步。</w:t>
      </w:r>
    </w:p>
    <w:p w14:paraId="6AF9C391" w14:textId="77777777" w:rsidR="00B36A14" w:rsidRDefault="00B36A14">
      <w:pPr>
        <w:adjustRightInd w:val="0"/>
        <w:snapToGrid w:val="0"/>
        <w:spacing w:line="360" w:lineRule="auto"/>
        <w:rPr>
          <w:rFonts w:ascii="仿宋_GB2312" w:eastAsia="仿宋_GB2312"/>
          <w:b/>
        </w:rPr>
      </w:pPr>
    </w:p>
    <w:p w14:paraId="0AD07F56" w14:textId="77777777" w:rsidR="00B36A14" w:rsidRDefault="00C504D6">
      <w:pPr>
        <w:pStyle w:val="1"/>
      </w:pPr>
      <w:r>
        <w:rPr>
          <w:rFonts w:hint="eastAsia"/>
        </w:rPr>
        <w:t>国内外研究水平综述</w:t>
      </w:r>
    </w:p>
    <w:p w14:paraId="7BB1C674" w14:textId="77777777" w:rsidR="00B36A14" w:rsidRDefault="00C504D6">
      <w:pPr>
        <w:pStyle w:val="20"/>
        <w:numPr>
          <w:ilvl w:val="1"/>
          <w:numId w:val="1"/>
        </w:numPr>
      </w:pPr>
      <w:r>
        <w:rPr>
          <w:rFonts w:hint="eastAsia"/>
        </w:rPr>
        <w:t>与项目研究内容紧密相关的技术发展历史的简要回顾</w:t>
      </w:r>
    </w:p>
    <w:p w14:paraId="6E174387"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国际电信联盟无线电通信局（</w:t>
      </w:r>
      <w:r>
        <w:rPr>
          <w:rFonts w:eastAsia="仿宋_GB2312" w:hint="eastAsia"/>
          <w:sz w:val="24"/>
        </w:rPr>
        <w:t>ITU-R</w:t>
      </w:r>
      <w:r>
        <w:rPr>
          <w:rFonts w:eastAsia="仿宋_GB2312" w:hint="eastAsia"/>
          <w:sz w:val="24"/>
        </w:rPr>
        <w:t>）确定未来</w:t>
      </w:r>
      <w:r>
        <w:rPr>
          <w:rFonts w:eastAsia="仿宋_GB2312" w:hint="eastAsia"/>
          <w:sz w:val="24"/>
        </w:rPr>
        <w:t>5G</w:t>
      </w:r>
      <w:r>
        <w:rPr>
          <w:rFonts w:eastAsia="仿宋_GB2312" w:hint="eastAsia"/>
          <w:sz w:val="24"/>
        </w:rPr>
        <w:t>的应用场景主要包括增强移动宽带（</w:t>
      </w:r>
      <w:proofErr w:type="spellStart"/>
      <w:r>
        <w:rPr>
          <w:rFonts w:eastAsia="仿宋_GB2312" w:hint="eastAsia"/>
          <w:sz w:val="24"/>
        </w:rPr>
        <w:t>eMBB</w:t>
      </w:r>
      <w:proofErr w:type="spellEnd"/>
      <w:r>
        <w:rPr>
          <w:rFonts w:eastAsia="仿宋_GB2312" w:hint="eastAsia"/>
          <w:sz w:val="24"/>
        </w:rPr>
        <w:t>）、超大规模机器连接（</w:t>
      </w:r>
      <w:proofErr w:type="spellStart"/>
      <w:r>
        <w:rPr>
          <w:rFonts w:eastAsia="仿宋_GB2312" w:hint="eastAsia"/>
          <w:sz w:val="24"/>
        </w:rPr>
        <w:t>mMTC</w:t>
      </w:r>
      <w:proofErr w:type="spellEnd"/>
      <w:r>
        <w:rPr>
          <w:rFonts w:eastAsia="仿宋_GB2312" w:hint="eastAsia"/>
          <w:sz w:val="24"/>
        </w:rPr>
        <w:t>）、超高可靠超低时延连接（</w:t>
      </w:r>
      <w:r>
        <w:rPr>
          <w:rFonts w:eastAsia="仿宋_GB2312" w:hint="eastAsia"/>
          <w:sz w:val="24"/>
        </w:rPr>
        <w:t>URLLC</w:t>
      </w:r>
      <w:r>
        <w:rPr>
          <w:rFonts w:eastAsia="仿宋_GB2312" w:hint="eastAsia"/>
          <w:sz w:val="24"/>
        </w:rPr>
        <w:t>）。这三类应用场景分别具有不同的特点，</w:t>
      </w:r>
      <w:proofErr w:type="spellStart"/>
      <w:r>
        <w:rPr>
          <w:rFonts w:eastAsia="仿宋_GB2312" w:hint="eastAsia"/>
          <w:sz w:val="24"/>
        </w:rPr>
        <w:t>eMBB</w:t>
      </w:r>
      <w:proofErr w:type="spellEnd"/>
      <w:r>
        <w:rPr>
          <w:rFonts w:eastAsia="仿宋_GB2312" w:hint="eastAsia"/>
          <w:sz w:val="24"/>
        </w:rPr>
        <w:t>主要应对</w:t>
      </w:r>
      <w:r>
        <w:rPr>
          <w:rFonts w:eastAsia="仿宋_GB2312" w:hint="eastAsia"/>
          <w:sz w:val="24"/>
        </w:rPr>
        <w:t>4K/8K</w:t>
      </w:r>
      <w:r>
        <w:rPr>
          <w:rFonts w:eastAsia="仿宋_GB2312" w:hint="eastAsia"/>
          <w:sz w:val="24"/>
        </w:rPr>
        <w:t>超高清视频、虚拟现实、增强现实等大流量应用，</w:t>
      </w:r>
      <w:proofErr w:type="spellStart"/>
      <w:r>
        <w:rPr>
          <w:rFonts w:eastAsia="仿宋_GB2312" w:hint="eastAsia"/>
          <w:sz w:val="24"/>
        </w:rPr>
        <w:t>mMTC</w:t>
      </w:r>
      <w:proofErr w:type="spellEnd"/>
      <w:r>
        <w:rPr>
          <w:rFonts w:eastAsia="仿宋_GB2312" w:hint="eastAsia"/>
          <w:sz w:val="24"/>
        </w:rPr>
        <w:t>主要应对物联网，</w:t>
      </w:r>
      <w:proofErr w:type="spellStart"/>
      <w:r>
        <w:rPr>
          <w:rFonts w:eastAsia="仿宋_GB2312" w:hint="eastAsia"/>
          <w:sz w:val="24"/>
        </w:rPr>
        <w:t>uRLLC</w:t>
      </w:r>
      <w:proofErr w:type="spellEnd"/>
      <w:r>
        <w:rPr>
          <w:rFonts w:eastAsia="仿宋_GB2312" w:hint="eastAsia"/>
          <w:sz w:val="24"/>
        </w:rPr>
        <w:t>主要应对车联网、无人驾驶、智能工厂等低时延应用。</w:t>
      </w:r>
      <w:r w:rsidRPr="00EF726B">
        <w:rPr>
          <w:rFonts w:eastAsia="仿宋_GB2312" w:hint="eastAsia"/>
          <w:sz w:val="24"/>
          <w:highlight w:val="yellow"/>
        </w:rPr>
        <w:t>这三大典型应用场景意味着</w:t>
      </w:r>
      <w:r w:rsidRPr="00EF726B">
        <w:rPr>
          <w:rFonts w:eastAsia="仿宋_GB2312" w:hint="eastAsia"/>
          <w:sz w:val="24"/>
          <w:highlight w:val="yellow"/>
        </w:rPr>
        <w:t>5G</w:t>
      </w:r>
      <w:r w:rsidRPr="00EF726B">
        <w:rPr>
          <w:rFonts w:eastAsia="仿宋_GB2312" w:hint="eastAsia"/>
          <w:sz w:val="24"/>
          <w:highlight w:val="yellow"/>
        </w:rPr>
        <w:t>对</w:t>
      </w:r>
      <w:proofErr w:type="gramStart"/>
      <w:r w:rsidRPr="00EF726B">
        <w:rPr>
          <w:rFonts w:eastAsia="仿宋_GB2312" w:hint="eastAsia"/>
          <w:sz w:val="24"/>
          <w:highlight w:val="yellow"/>
        </w:rPr>
        <w:t>承载网</w:t>
      </w:r>
      <w:proofErr w:type="gramEnd"/>
      <w:r w:rsidRPr="00EF726B">
        <w:rPr>
          <w:rFonts w:eastAsia="仿宋_GB2312" w:hint="eastAsia"/>
          <w:sz w:val="24"/>
          <w:highlight w:val="yellow"/>
        </w:rPr>
        <w:t>的带宽、时延、时间同步精度以及网络切片等方面提出了非常严苛的要求</w:t>
      </w:r>
      <w:r>
        <w:rPr>
          <w:rFonts w:eastAsia="仿宋_GB2312" w:hint="eastAsia"/>
          <w:sz w:val="24"/>
        </w:rPr>
        <w:t>。而灵活以太网（</w:t>
      </w:r>
      <w:proofErr w:type="spellStart"/>
      <w:r>
        <w:rPr>
          <w:rFonts w:eastAsia="仿宋_GB2312" w:hint="eastAsia"/>
          <w:sz w:val="24"/>
        </w:rPr>
        <w:t>FlexE</w:t>
      </w:r>
      <w:proofErr w:type="spellEnd"/>
      <w:r>
        <w:rPr>
          <w:rFonts w:eastAsia="仿宋_GB2312" w:hint="eastAsia"/>
          <w:sz w:val="24"/>
        </w:rPr>
        <w:t>）技术，则是</w:t>
      </w:r>
      <w:r>
        <w:rPr>
          <w:rFonts w:eastAsia="仿宋_GB2312" w:hint="eastAsia"/>
          <w:sz w:val="24"/>
        </w:rPr>
        <w:t>5G</w:t>
      </w:r>
      <w:proofErr w:type="gramStart"/>
      <w:r>
        <w:rPr>
          <w:rFonts w:eastAsia="仿宋_GB2312" w:hint="eastAsia"/>
          <w:sz w:val="24"/>
        </w:rPr>
        <w:t>承载网</w:t>
      </w:r>
      <w:proofErr w:type="gramEnd"/>
      <w:r>
        <w:rPr>
          <w:rFonts w:eastAsia="仿宋_GB2312" w:hint="eastAsia"/>
          <w:sz w:val="24"/>
        </w:rPr>
        <w:t>的关键技术。</w:t>
      </w:r>
    </w:p>
    <w:p w14:paraId="0D8687C2"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(Flexible Ethernet</w:t>
      </w:r>
      <w:r>
        <w:rPr>
          <w:rFonts w:eastAsia="仿宋_GB2312" w:hint="eastAsia"/>
          <w:sz w:val="24"/>
        </w:rPr>
        <w:t>，灵活以太网</w:t>
      </w:r>
      <w:r>
        <w:rPr>
          <w:rFonts w:eastAsia="仿宋_GB2312" w:hint="eastAsia"/>
          <w:sz w:val="24"/>
        </w:rPr>
        <w:t>)</w:t>
      </w:r>
      <w:r>
        <w:rPr>
          <w:rFonts w:eastAsia="仿宋_GB2312" w:hint="eastAsia"/>
          <w:sz w:val="24"/>
        </w:rPr>
        <w:t>技术是基于</w:t>
      </w:r>
      <w:r w:rsidRPr="00EF726B">
        <w:rPr>
          <w:rFonts w:eastAsia="仿宋_GB2312" w:hint="eastAsia"/>
          <w:sz w:val="24"/>
          <w:highlight w:val="yellow"/>
        </w:rPr>
        <w:t>高速</w:t>
      </w:r>
      <w:r w:rsidRPr="00EF726B">
        <w:rPr>
          <w:rFonts w:eastAsia="仿宋_GB2312" w:hint="eastAsia"/>
          <w:sz w:val="24"/>
          <w:highlight w:val="yellow"/>
        </w:rPr>
        <w:t xml:space="preserve"> Ethernet </w:t>
      </w:r>
      <w:r w:rsidRPr="00EF726B">
        <w:rPr>
          <w:rFonts w:eastAsia="仿宋_GB2312" w:hint="eastAsia"/>
          <w:sz w:val="24"/>
          <w:highlight w:val="yellow"/>
        </w:rPr>
        <w:t>接口</w:t>
      </w:r>
      <w:r>
        <w:rPr>
          <w:rFonts w:eastAsia="仿宋_GB2312" w:hint="eastAsia"/>
          <w:sz w:val="24"/>
        </w:rPr>
        <w:t>，通过</w:t>
      </w:r>
      <w:r>
        <w:rPr>
          <w:rFonts w:eastAsia="仿宋_GB2312" w:hint="eastAsia"/>
          <w:sz w:val="24"/>
        </w:rPr>
        <w:t xml:space="preserve"> </w:t>
      </w:r>
      <w:proofErr w:type="spellStart"/>
      <w:r>
        <w:rPr>
          <w:rFonts w:eastAsia="仿宋_GB2312" w:hint="eastAsia"/>
          <w:sz w:val="24"/>
        </w:rPr>
        <w:t>EthernetMAC</w:t>
      </w:r>
      <w:proofErr w:type="spellEnd"/>
      <w:r>
        <w:rPr>
          <w:rFonts w:eastAsia="仿宋_GB2312" w:hint="eastAsia"/>
          <w:sz w:val="24"/>
        </w:rPr>
        <w:t xml:space="preserve"> </w:t>
      </w:r>
      <w:r>
        <w:rPr>
          <w:rFonts w:eastAsia="仿宋_GB2312" w:hint="eastAsia"/>
          <w:sz w:val="24"/>
        </w:rPr>
        <w:t>层与</w:t>
      </w:r>
      <w:r>
        <w:rPr>
          <w:rFonts w:eastAsia="仿宋_GB2312" w:hint="eastAsia"/>
          <w:sz w:val="24"/>
        </w:rPr>
        <w:t xml:space="preserve"> PHY </w:t>
      </w:r>
      <w:r>
        <w:rPr>
          <w:rFonts w:eastAsia="仿宋_GB2312" w:hint="eastAsia"/>
          <w:sz w:val="24"/>
        </w:rPr>
        <w:t>层解耦而实现的低成本、高可靠、可动态配置的</w:t>
      </w:r>
      <w:proofErr w:type="gramStart"/>
      <w:r>
        <w:rPr>
          <w:rFonts w:eastAsia="仿宋_GB2312" w:hint="eastAsia"/>
          <w:sz w:val="24"/>
        </w:rPr>
        <w:t>电信级</w:t>
      </w:r>
      <w:proofErr w:type="gramEnd"/>
      <w:r>
        <w:rPr>
          <w:rFonts w:eastAsia="仿宋_GB2312" w:hint="eastAsia"/>
          <w:sz w:val="24"/>
        </w:rPr>
        <w:t>接口技术。该技术利用了业界最广泛、最强大的</w:t>
      </w:r>
      <w:r>
        <w:rPr>
          <w:rFonts w:eastAsia="仿宋_GB2312" w:hint="eastAsia"/>
          <w:sz w:val="24"/>
        </w:rPr>
        <w:t xml:space="preserve"> Ethernet </w:t>
      </w:r>
      <w:r>
        <w:rPr>
          <w:rFonts w:eastAsia="仿宋_GB2312" w:hint="eastAsia"/>
          <w:sz w:val="24"/>
        </w:rPr>
        <w:t>生态系统，并且</w:t>
      </w:r>
      <w:r w:rsidRPr="00EF726B">
        <w:rPr>
          <w:rFonts w:eastAsia="仿宋_GB2312" w:hint="eastAsia"/>
          <w:sz w:val="24"/>
          <w:highlight w:val="yellow"/>
        </w:rPr>
        <w:t>契合了视频、</w:t>
      </w:r>
      <w:proofErr w:type="gramStart"/>
      <w:r w:rsidRPr="00EF726B">
        <w:rPr>
          <w:rFonts w:eastAsia="仿宋_GB2312" w:hint="eastAsia"/>
          <w:sz w:val="24"/>
          <w:highlight w:val="yellow"/>
        </w:rPr>
        <w:t>云计算</w:t>
      </w:r>
      <w:proofErr w:type="gramEnd"/>
      <w:r w:rsidRPr="00EF726B">
        <w:rPr>
          <w:rFonts w:eastAsia="仿宋_GB2312" w:hint="eastAsia"/>
          <w:sz w:val="24"/>
          <w:highlight w:val="yellow"/>
        </w:rPr>
        <w:t>以及</w:t>
      </w:r>
      <w:r w:rsidRPr="00EF726B">
        <w:rPr>
          <w:rFonts w:eastAsia="仿宋_GB2312" w:hint="eastAsia"/>
          <w:sz w:val="24"/>
          <w:highlight w:val="yellow"/>
        </w:rPr>
        <w:t xml:space="preserve">5G </w:t>
      </w:r>
      <w:r w:rsidRPr="00EF726B">
        <w:rPr>
          <w:rFonts w:eastAsia="仿宋_GB2312" w:hint="eastAsia"/>
          <w:sz w:val="24"/>
          <w:highlight w:val="yellow"/>
        </w:rPr>
        <w:t>等业务的发展需求</w:t>
      </w:r>
      <w:r>
        <w:rPr>
          <w:rFonts w:eastAsia="仿宋_GB2312" w:hint="eastAsia"/>
          <w:sz w:val="24"/>
        </w:rPr>
        <w:t>，自</w:t>
      </w:r>
      <w:r>
        <w:rPr>
          <w:rFonts w:eastAsia="仿宋_GB2312" w:hint="eastAsia"/>
          <w:sz w:val="24"/>
        </w:rPr>
        <w:t xml:space="preserve"> 2015 </w:t>
      </w:r>
      <w:r>
        <w:rPr>
          <w:rFonts w:eastAsia="仿宋_GB2312" w:hint="eastAsia"/>
          <w:sz w:val="24"/>
        </w:rPr>
        <w:t>年提出以来，受到业界广泛关注。近年来，随着云计算、视频以及移动通信等业务的兴起，人们对</w:t>
      </w:r>
      <w:r>
        <w:rPr>
          <w:rFonts w:eastAsia="仿宋_GB2312" w:hint="eastAsia"/>
          <w:sz w:val="24"/>
        </w:rPr>
        <w:t xml:space="preserve"> IP </w:t>
      </w:r>
      <w:r>
        <w:rPr>
          <w:rFonts w:eastAsia="仿宋_GB2312" w:hint="eastAsia"/>
          <w:sz w:val="24"/>
        </w:rPr>
        <w:t>网络的诉求从以带宽为主逐渐转移到</w:t>
      </w:r>
      <w:r w:rsidRPr="00EF726B">
        <w:rPr>
          <w:rFonts w:eastAsia="仿宋_GB2312" w:hint="eastAsia"/>
          <w:sz w:val="24"/>
          <w:highlight w:val="yellow"/>
        </w:rPr>
        <w:t>业务体</w:t>
      </w:r>
      <w:r w:rsidRPr="00EF726B">
        <w:rPr>
          <w:rFonts w:eastAsia="仿宋_GB2312" w:hint="eastAsia"/>
          <w:sz w:val="24"/>
          <w:highlight w:val="yellow"/>
        </w:rPr>
        <w:lastRenderedPageBreak/>
        <w:t>验、服务质量和组网效率</w:t>
      </w:r>
      <w:r>
        <w:rPr>
          <w:rFonts w:eastAsia="仿宋_GB2312" w:hint="eastAsia"/>
          <w:sz w:val="24"/>
        </w:rPr>
        <w:t>上。为满足上述需求，作为底层连接技术的</w:t>
      </w:r>
      <w:r>
        <w:rPr>
          <w:rFonts w:eastAsia="仿宋_GB2312" w:hint="eastAsia"/>
          <w:sz w:val="24"/>
        </w:rPr>
        <w:t xml:space="preserve"> Ethernet </w:t>
      </w:r>
      <w:r>
        <w:rPr>
          <w:rFonts w:eastAsia="仿宋_GB2312" w:hint="eastAsia"/>
          <w:sz w:val="24"/>
        </w:rPr>
        <w:t>在保持既有低成本、高可靠、可运维等优势之外，还需要具备多粒度速率灵活可变、面向多业务承载的增强</w:t>
      </w:r>
      <w:r>
        <w:rPr>
          <w:rFonts w:eastAsia="仿宋_GB2312" w:hint="eastAsia"/>
          <w:sz w:val="24"/>
        </w:rPr>
        <w:t xml:space="preserve"> QoS </w:t>
      </w:r>
      <w:r>
        <w:rPr>
          <w:rFonts w:eastAsia="仿宋_GB2312" w:hint="eastAsia"/>
          <w:sz w:val="24"/>
        </w:rPr>
        <w:t>等能力。多业务承载条件下用户体验增强，是高速</w:t>
      </w:r>
      <w:r>
        <w:rPr>
          <w:rFonts w:eastAsia="仿宋_GB2312" w:hint="eastAsia"/>
          <w:sz w:val="24"/>
        </w:rPr>
        <w:t xml:space="preserve"> Ethernet </w:t>
      </w:r>
      <w:r>
        <w:rPr>
          <w:rFonts w:eastAsia="仿宋_GB2312" w:hint="eastAsia"/>
          <w:sz w:val="24"/>
        </w:rPr>
        <w:t>技术发展的</w:t>
      </w:r>
      <w:proofErr w:type="gramStart"/>
      <w:r>
        <w:rPr>
          <w:rFonts w:eastAsia="仿宋_GB2312" w:hint="eastAsia"/>
          <w:sz w:val="24"/>
        </w:rPr>
        <w:t>重要关注</w:t>
      </w:r>
      <w:proofErr w:type="gramEnd"/>
      <w:r>
        <w:rPr>
          <w:rFonts w:eastAsia="仿宋_GB2312" w:hint="eastAsia"/>
          <w:sz w:val="24"/>
        </w:rPr>
        <w:t>点。</w:t>
      </w:r>
      <w:r>
        <w:rPr>
          <w:rFonts w:eastAsia="仿宋_GB2312" w:hint="eastAsia"/>
          <w:sz w:val="24"/>
        </w:rPr>
        <w:t xml:space="preserve"> Ethernet </w:t>
      </w:r>
      <w:r>
        <w:rPr>
          <w:rFonts w:eastAsia="仿宋_GB2312" w:hint="eastAsia"/>
          <w:sz w:val="24"/>
        </w:rPr>
        <w:t>如果能在物理层接口上提供通道化的硬件隔离功能，就可以在物理层保证业务基于不同分片的隔离，进一步与上层网络</w:t>
      </w:r>
      <w:r>
        <w:rPr>
          <w:rFonts w:eastAsia="仿宋_GB2312" w:hint="eastAsia"/>
          <w:sz w:val="24"/>
        </w:rPr>
        <w:t>/</w:t>
      </w:r>
      <w:r>
        <w:rPr>
          <w:rFonts w:eastAsia="仿宋_GB2312" w:hint="eastAsia"/>
          <w:sz w:val="24"/>
        </w:rPr>
        <w:t>应用配合，结合高性能可编程转发以及层次化</w:t>
      </w:r>
      <w:r>
        <w:rPr>
          <w:rFonts w:eastAsia="仿宋_GB2312" w:hint="eastAsia"/>
          <w:sz w:val="24"/>
        </w:rPr>
        <w:t xml:space="preserve"> QoS </w:t>
      </w:r>
      <w:r>
        <w:rPr>
          <w:rFonts w:eastAsia="仿宋_GB2312" w:hint="eastAsia"/>
          <w:sz w:val="24"/>
        </w:rPr>
        <w:t>调度等功能，即可在多业务承载条件下实现增强</w:t>
      </w:r>
      <w:r>
        <w:rPr>
          <w:rFonts w:eastAsia="仿宋_GB2312" w:hint="eastAsia"/>
          <w:sz w:val="24"/>
        </w:rPr>
        <w:t xml:space="preserve"> QoS </w:t>
      </w:r>
      <w:r>
        <w:rPr>
          <w:rFonts w:eastAsia="仿宋_GB2312" w:hint="eastAsia"/>
          <w:sz w:val="24"/>
        </w:rPr>
        <w:t>能力。</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技术也由此应运而生。</w:t>
      </w:r>
    </w:p>
    <w:p w14:paraId="7D12DEBC" w14:textId="77777777" w:rsidR="00B36A14" w:rsidRDefault="00C504D6">
      <w:pPr>
        <w:adjustRightInd w:val="0"/>
        <w:snapToGrid w:val="0"/>
        <w:spacing w:line="360" w:lineRule="auto"/>
        <w:jc w:val="center"/>
        <w:rPr>
          <w:rFonts w:eastAsia="仿宋_GB2312"/>
          <w:sz w:val="24"/>
        </w:rPr>
      </w:pPr>
      <w:r>
        <w:rPr>
          <w:rFonts w:eastAsia="仿宋_GB2312"/>
          <w:noProof/>
          <w:sz w:val="24"/>
        </w:rPr>
        <w:drawing>
          <wp:inline distT="0" distB="0" distL="0" distR="0" wp14:anchorId="76741B90" wp14:editId="5F5251C1">
            <wp:extent cx="5215890" cy="21824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73000" cy="2206712"/>
                    </a:xfrm>
                    <a:prstGeom prst="rect">
                      <a:avLst/>
                    </a:prstGeom>
                  </pic:spPr>
                </pic:pic>
              </a:graphicData>
            </a:graphic>
          </wp:inline>
        </w:drawing>
      </w:r>
    </w:p>
    <w:p w14:paraId="57F7DA84" w14:textId="77777777" w:rsidR="00B36A14" w:rsidRDefault="00C504D6">
      <w:pPr>
        <w:adjustRightInd w:val="0"/>
        <w:snapToGrid w:val="0"/>
        <w:spacing w:line="360" w:lineRule="auto"/>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-1 </w:t>
      </w:r>
      <w:r>
        <w:rPr>
          <w:rFonts w:eastAsia="仿宋_GB2312" w:hint="eastAsia"/>
          <w:sz w:val="24"/>
        </w:rPr>
        <w:t>以太网发展对比</w:t>
      </w:r>
    </w:p>
    <w:p w14:paraId="5A86DC7C" w14:textId="77777777" w:rsidR="00B36A14" w:rsidRDefault="00C504D6">
      <w:pPr>
        <w:pStyle w:val="3"/>
      </w:pPr>
      <w:proofErr w:type="spellStart"/>
      <w:r>
        <w:rPr>
          <w:rFonts w:hint="eastAsia"/>
        </w:rPr>
        <w:t>FlexE</w:t>
      </w:r>
      <w:proofErr w:type="spellEnd"/>
      <w:r>
        <w:rPr>
          <w:rFonts w:hint="eastAsia"/>
        </w:rPr>
        <w:t>与</w:t>
      </w:r>
      <w:proofErr w:type="spellStart"/>
      <w:r>
        <w:rPr>
          <w:rFonts w:hint="eastAsia"/>
        </w:rPr>
        <w:t>FlexO</w:t>
      </w:r>
      <w:proofErr w:type="spellEnd"/>
    </w:p>
    <w:p w14:paraId="02C5556C" w14:textId="5F23E020"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 xml:space="preserve">4G </w:t>
      </w:r>
      <w:r>
        <w:rPr>
          <w:rFonts w:eastAsia="仿宋_GB2312"/>
          <w:sz w:val="24"/>
        </w:rPr>
        <w:t xml:space="preserve"> </w:t>
      </w:r>
      <w:r>
        <w:rPr>
          <w:rFonts w:eastAsia="仿宋_GB2312" w:hint="eastAsia"/>
          <w:sz w:val="24"/>
        </w:rPr>
        <w:t>LTE</w:t>
      </w:r>
      <w:r>
        <w:rPr>
          <w:rFonts w:eastAsia="仿宋_GB2312" w:hint="eastAsia"/>
          <w:sz w:val="24"/>
        </w:rPr>
        <w:t>的接入网采用的是基带处理单元</w:t>
      </w:r>
      <w:r>
        <w:rPr>
          <w:rFonts w:eastAsia="仿宋_GB2312" w:hint="eastAsia"/>
          <w:sz w:val="24"/>
        </w:rPr>
        <w:t>BBU</w:t>
      </w:r>
      <w:r>
        <w:rPr>
          <w:rFonts w:eastAsia="仿宋_GB2312" w:hint="eastAsia"/>
          <w:sz w:val="24"/>
        </w:rPr>
        <w:t>和射频拉远单元</w:t>
      </w:r>
      <w:del w:id="36" w:author="Windows 用户" w:date="2020-09-16T14:21:00Z">
        <w:r w:rsidDel="00E01FF4">
          <w:rPr>
            <w:rFonts w:eastAsia="仿宋_GB2312" w:hint="eastAsia"/>
            <w:sz w:val="24"/>
          </w:rPr>
          <w:delText>BB</w:delText>
        </w:r>
      </w:del>
      <w:ins w:id="37" w:author="Windows 用户" w:date="2020-09-16T14:21:00Z">
        <w:r w:rsidR="00E01FF4">
          <w:rPr>
            <w:rFonts w:eastAsia="仿宋_GB2312" w:hint="eastAsia"/>
            <w:sz w:val="24"/>
          </w:rPr>
          <w:t>RR</w:t>
        </w:r>
      </w:ins>
      <w:r>
        <w:rPr>
          <w:rFonts w:eastAsia="仿宋_GB2312" w:hint="eastAsia"/>
          <w:sz w:val="24"/>
        </w:rPr>
        <w:t>U</w:t>
      </w:r>
      <w:r>
        <w:rPr>
          <w:rFonts w:eastAsia="仿宋_GB2312" w:hint="eastAsia"/>
          <w:sz w:val="24"/>
        </w:rPr>
        <w:t>两级架构，而</w:t>
      </w:r>
      <w:r>
        <w:rPr>
          <w:rFonts w:eastAsia="仿宋_GB2312" w:hint="eastAsia"/>
          <w:sz w:val="24"/>
        </w:rPr>
        <w:t>5G</w:t>
      </w:r>
      <w:r>
        <w:rPr>
          <w:rFonts w:eastAsia="仿宋_GB2312" w:hint="eastAsia"/>
          <w:sz w:val="24"/>
        </w:rPr>
        <w:t>采用了集中单元</w:t>
      </w:r>
      <w:r>
        <w:rPr>
          <w:rFonts w:eastAsia="仿宋_GB2312" w:hint="eastAsia"/>
          <w:sz w:val="24"/>
        </w:rPr>
        <w:t>CU</w:t>
      </w:r>
      <w:r>
        <w:rPr>
          <w:rFonts w:eastAsia="仿宋_GB2312" w:hint="eastAsia"/>
          <w:sz w:val="24"/>
        </w:rPr>
        <w:t>、分布式单元</w:t>
      </w:r>
      <w:r>
        <w:rPr>
          <w:rFonts w:eastAsia="仿宋_GB2312" w:hint="eastAsia"/>
          <w:sz w:val="24"/>
        </w:rPr>
        <w:t>DU</w:t>
      </w:r>
      <w:r>
        <w:rPr>
          <w:rFonts w:eastAsia="仿宋_GB2312" w:hint="eastAsia"/>
          <w:sz w:val="24"/>
        </w:rPr>
        <w:t>和</w:t>
      </w:r>
      <w:del w:id="38" w:author="Windows 用户" w:date="2020-09-16T14:22:00Z">
        <w:r w:rsidDel="00E01FF4">
          <w:rPr>
            <w:rFonts w:eastAsia="仿宋_GB2312" w:hint="eastAsia"/>
            <w:sz w:val="24"/>
          </w:rPr>
          <w:delText>有缘</w:delText>
        </w:r>
      </w:del>
      <w:ins w:id="39" w:author="Windows 用户" w:date="2020-09-16T14:22:00Z">
        <w:r w:rsidR="00E01FF4">
          <w:rPr>
            <w:rFonts w:eastAsia="仿宋_GB2312" w:hint="eastAsia"/>
            <w:sz w:val="24"/>
          </w:rPr>
          <w:t>有源</w:t>
        </w:r>
      </w:ins>
      <w:r>
        <w:rPr>
          <w:rFonts w:eastAsia="仿宋_GB2312" w:hint="eastAsia"/>
          <w:sz w:val="24"/>
        </w:rPr>
        <w:t>天线单元</w:t>
      </w:r>
      <w:r>
        <w:rPr>
          <w:rFonts w:eastAsia="仿宋_GB2312" w:hint="eastAsia"/>
          <w:sz w:val="24"/>
        </w:rPr>
        <w:t>AAU 3</w:t>
      </w:r>
      <w:r>
        <w:rPr>
          <w:rFonts w:eastAsia="仿宋_GB2312" w:hint="eastAsia"/>
          <w:sz w:val="24"/>
        </w:rPr>
        <w:t>级架构。这三级架构将</w:t>
      </w:r>
      <w:r>
        <w:rPr>
          <w:rFonts w:eastAsia="仿宋_GB2312" w:hint="eastAsia"/>
          <w:sz w:val="24"/>
        </w:rPr>
        <w:t>5G</w:t>
      </w:r>
      <w:proofErr w:type="gramStart"/>
      <w:r>
        <w:rPr>
          <w:rFonts w:eastAsia="仿宋_GB2312" w:hint="eastAsia"/>
          <w:sz w:val="24"/>
        </w:rPr>
        <w:t>承载网</w:t>
      </w:r>
      <w:proofErr w:type="gramEnd"/>
      <w:r>
        <w:rPr>
          <w:rFonts w:eastAsia="仿宋_GB2312" w:hint="eastAsia"/>
          <w:sz w:val="24"/>
        </w:rPr>
        <w:t>分为前传，中传和回传网络。前</w:t>
      </w:r>
      <w:proofErr w:type="gramStart"/>
      <w:r>
        <w:rPr>
          <w:rFonts w:eastAsia="仿宋_GB2312" w:hint="eastAsia"/>
          <w:sz w:val="24"/>
        </w:rPr>
        <w:t>传网络指</w:t>
      </w:r>
      <w:proofErr w:type="gramEnd"/>
      <w:r>
        <w:rPr>
          <w:rFonts w:eastAsia="仿宋_GB2312" w:hint="eastAsia"/>
          <w:sz w:val="24"/>
        </w:rPr>
        <w:t>的是</w:t>
      </w:r>
      <w:r>
        <w:rPr>
          <w:rFonts w:eastAsia="仿宋_GB2312" w:hint="eastAsia"/>
          <w:sz w:val="24"/>
        </w:rPr>
        <w:t>AAU</w:t>
      </w:r>
      <w:r>
        <w:rPr>
          <w:rFonts w:eastAsia="仿宋_GB2312" w:hint="eastAsia"/>
          <w:sz w:val="24"/>
        </w:rPr>
        <w:t>和</w:t>
      </w:r>
      <w:r>
        <w:rPr>
          <w:rFonts w:eastAsia="仿宋_GB2312" w:hint="eastAsia"/>
          <w:sz w:val="24"/>
        </w:rPr>
        <w:t>DU</w:t>
      </w:r>
      <w:r>
        <w:rPr>
          <w:rFonts w:eastAsia="仿宋_GB2312" w:hint="eastAsia"/>
          <w:sz w:val="24"/>
        </w:rPr>
        <w:t>之间的部分，根据</w:t>
      </w:r>
      <w:r>
        <w:rPr>
          <w:rFonts w:eastAsia="仿宋_GB2312" w:hint="eastAsia"/>
          <w:sz w:val="24"/>
        </w:rPr>
        <w:t>DU</w:t>
      </w:r>
      <w:r>
        <w:rPr>
          <w:rFonts w:eastAsia="仿宋_GB2312" w:hint="eastAsia"/>
          <w:sz w:val="24"/>
        </w:rPr>
        <w:t>部署方式的不同，前</w:t>
      </w:r>
      <w:proofErr w:type="gramStart"/>
      <w:r>
        <w:rPr>
          <w:rFonts w:eastAsia="仿宋_GB2312" w:hint="eastAsia"/>
          <w:sz w:val="24"/>
        </w:rPr>
        <w:t>传网络</w:t>
      </w:r>
      <w:proofErr w:type="gramEnd"/>
      <w:r>
        <w:rPr>
          <w:rFonts w:eastAsia="仿宋_GB2312" w:hint="eastAsia"/>
          <w:sz w:val="24"/>
        </w:rPr>
        <w:t>分为分布式</w:t>
      </w:r>
      <w:r>
        <w:rPr>
          <w:rFonts w:eastAsia="仿宋_GB2312" w:hint="eastAsia"/>
          <w:sz w:val="24"/>
        </w:rPr>
        <w:t>DU</w:t>
      </w:r>
      <w:r>
        <w:rPr>
          <w:rFonts w:eastAsia="仿宋_GB2312" w:hint="eastAsia"/>
          <w:sz w:val="24"/>
        </w:rPr>
        <w:t>部署和集中式</w:t>
      </w:r>
      <w:r>
        <w:rPr>
          <w:rFonts w:eastAsia="仿宋_GB2312" w:hint="eastAsia"/>
          <w:sz w:val="24"/>
        </w:rPr>
        <w:t>DU</w:t>
      </w:r>
      <w:r>
        <w:rPr>
          <w:rFonts w:eastAsia="仿宋_GB2312" w:hint="eastAsia"/>
          <w:sz w:val="24"/>
        </w:rPr>
        <w:t>部署两种。对于分布式</w:t>
      </w:r>
      <w:r>
        <w:rPr>
          <w:rFonts w:eastAsia="仿宋_GB2312" w:hint="eastAsia"/>
          <w:sz w:val="24"/>
        </w:rPr>
        <w:t>DU</w:t>
      </w:r>
      <w:r>
        <w:rPr>
          <w:rFonts w:eastAsia="仿宋_GB2312" w:hint="eastAsia"/>
          <w:sz w:val="24"/>
        </w:rPr>
        <w:t>部署，一个</w:t>
      </w:r>
      <w:r>
        <w:rPr>
          <w:rFonts w:eastAsia="仿宋_GB2312" w:hint="eastAsia"/>
          <w:sz w:val="24"/>
        </w:rPr>
        <w:t>DU</w:t>
      </w:r>
      <w:r>
        <w:rPr>
          <w:rFonts w:eastAsia="仿宋_GB2312" w:hint="eastAsia"/>
          <w:sz w:val="24"/>
        </w:rPr>
        <w:t>只连接到</w:t>
      </w:r>
      <w:ins w:id="40" w:author="Windows 用户" w:date="2020-09-16T14:23:00Z">
        <w:r w:rsidR="00E01FF4">
          <w:rPr>
            <w:rFonts w:eastAsia="仿宋_GB2312" w:hint="eastAsia"/>
            <w:sz w:val="24"/>
          </w:rPr>
          <w:t>附近</w:t>
        </w:r>
      </w:ins>
      <w:del w:id="41" w:author="Windows 用户" w:date="2020-09-16T14:23:00Z">
        <w:r w:rsidDel="00E01FF4">
          <w:rPr>
            <w:rFonts w:eastAsia="仿宋_GB2312" w:hint="eastAsia"/>
            <w:sz w:val="24"/>
          </w:rPr>
          <w:delText>附件</w:delText>
        </w:r>
      </w:del>
      <w:r>
        <w:rPr>
          <w:rFonts w:eastAsia="仿宋_GB2312" w:hint="eastAsia"/>
          <w:sz w:val="24"/>
        </w:rPr>
        <w:t>的</w:t>
      </w:r>
      <w:r>
        <w:rPr>
          <w:rFonts w:eastAsia="仿宋_GB2312" w:hint="eastAsia"/>
          <w:sz w:val="24"/>
        </w:rPr>
        <w:t>AAU</w:t>
      </w:r>
      <w:r>
        <w:rPr>
          <w:rFonts w:eastAsia="仿宋_GB2312" w:hint="eastAsia"/>
          <w:sz w:val="24"/>
        </w:rPr>
        <w:t>，是一种点到多点的拓扑结构。对于集中式</w:t>
      </w:r>
      <w:r>
        <w:rPr>
          <w:rFonts w:eastAsia="仿宋_GB2312" w:hint="eastAsia"/>
          <w:sz w:val="24"/>
        </w:rPr>
        <w:t>DU</w:t>
      </w:r>
      <w:r>
        <w:rPr>
          <w:rFonts w:eastAsia="仿宋_GB2312" w:hint="eastAsia"/>
          <w:sz w:val="24"/>
        </w:rPr>
        <w:t>部署，多个</w:t>
      </w:r>
      <w:r>
        <w:rPr>
          <w:rFonts w:eastAsia="仿宋_GB2312" w:hint="eastAsia"/>
          <w:sz w:val="24"/>
        </w:rPr>
        <w:t>DU</w:t>
      </w:r>
      <w:r>
        <w:rPr>
          <w:rFonts w:eastAsia="仿宋_GB2312" w:hint="eastAsia"/>
          <w:sz w:val="24"/>
        </w:rPr>
        <w:t>放置在同一个位置，可以使用星型和环型拓扑连接远端</w:t>
      </w:r>
      <w:r>
        <w:rPr>
          <w:rFonts w:eastAsia="仿宋_GB2312" w:hint="eastAsia"/>
          <w:sz w:val="24"/>
        </w:rPr>
        <w:t>AAU</w:t>
      </w:r>
      <w:r>
        <w:rPr>
          <w:rFonts w:eastAsia="仿宋_GB2312" w:hint="eastAsia"/>
          <w:sz w:val="24"/>
        </w:rPr>
        <w:t>，</w:t>
      </w:r>
      <w:r>
        <w:rPr>
          <w:rFonts w:eastAsia="仿宋_GB2312" w:hint="eastAsia"/>
          <w:sz w:val="24"/>
        </w:rPr>
        <w:t>AAU</w:t>
      </w:r>
      <w:r>
        <w:rPr>
          <w:rFonts w:eastAsia="仿宋_GB2312" w:hint="eastAsia"/>
          <w:sz w:val="24"/>
        </w:rPr>
        <w:t>和</w:t>
      </w:r>
      <w:r>
        <w:rPr>
          <w:rFonts w:eastAsia="仿宋_GB2312" w:hint="eastAsia"/>
          <w:sz w:val="24"/>
        </w:rPr>
        <w:t>DU</w:t>
      </w:r>
      <w:r>
        <w:rPr>
          <w:rFonts w:eastAsia="仿宋_GB2312" w:hint="eastAsia"/>
          <w:sz w:val="24"/>
        </w:rPr>
        <w:t>之间的距离小于</w:t>
      </w:r>
      <w:r>
        <w:rPr>
          <w:rFonts w:eastAsia="仿宋_GB2312" w:hint="eastAsia"/>
          <w:sz w:val="24"/>
        </w:rPr>
        <w:t>10km</w:t>
      </w:r>
      <w:r>
        <w:rPr>
          <w:rFonts w:eastAsia="仿宋_GB2312" w:hint="eastAsia"/>
          <w:sz w:val="24"/>
        </w:rPr>
        <w:t>。中</w:t>
      </w:r>
      <w:proofErr w:type="gramStart"/>
      <w:r>
        <w:rPr>
          <w:rFonts w:eastAsia="仿宋_GB2312" w:hint="eastAsia"/>
          <w:sz w:val="24"/>
        </w:rPr>
        <w:t>传网络指</w:t>
      </w:r>
      <w:proofErr w:type="gramEnd"/>
      <w:r>
        <w:rPr>
          <w:rFonts w:eastAsia="仿宋_GB2312" w:hint="eastAsia"/>
          <w:sz w:val="24"/>
        </w:rPr>
        <w:t>的</w:t>
      </w:r>
      <w:r>
        <w:rPr>
          <w:rFonts w:eastAsia="仿宋_GB2312" w:hint="eastAsia"/>
          <w:sz w:val="24"/>
        </w:rPr>
        <w:t>DU</w:t>
      </w:r>
      <w:r>
        <w:rPr>
          <w:rFonts w:eastAsia="仿宋_GB2312" w:hint="eastAsia"/>
          <w:sz w:val="24"/>
        </w:rPr>
        <w:t>和</w:t>
      </w:r>
      <w:r>
        <w:rPr>
          <w:rFonts w:eastAsia="仿宋_GB2312" w:hint="eastAsia"/>
          <w:sz w:val="24"/>
        </w:rPr>
        <w:t>CU</w:t>
      </w:r>
      <w:r>
        <w:rPr>
          <w:rFonts w:eastAsia="仿宋_GB2312" w:hint="eastAsia"/>
          <w:sz w:val="24"/>
        </w:rPr>
        <w:t>的部分。对于中传和回传网络，</w:t>
      </w:r>
      <w:r w:rsidRPr="00E01FF4">
        <w:rPr>
          <w:rFonts w:eastAsia="仿宋_GB2312" w:hint="eastAsia"/>
          <w:sz w:val="24"/>
          <w:highlight w:val="yellow"/>
          <w:rPrChange w:id="42" w:author="Windows 用户" w:date="2020-09-16T14:23:00Z">
            <w:rPr>
              <w:rFonts w:eastAsia="仿宋_GB2312" w:hint="eastAsia"/>
              <w:sz w:val="24"/>
            </w:rPr>
          </w:rPrChange>
        </w:rPr>
        <w:t>目前主要有</w:t>
      </w:r>
      <w:r w:rsidRPr="00E01FF4">
        <w:rPr>
          <w:rFonts w:eastAsia="仿宋_GB2312" w:hint="eastAsia"/>
          <w:sz w:val="24"/>
          <w:highlight w:val="yellow"/>
          <w:rPrChange w:id="43" w:author="Windows 用户" w:date="2020-09-16T14:23:00Z">
            <w:rPr>
              <w:rFonts w:eastAsia="仿宋_GB2312" w:hint="eastAsia"/>
              <w:sz w:val="24"/>
            </w:rPr>
          </w:rPrChange>
        </w:rPr>
        <w:t>3</w:t>
      </w:r>
      <w:r w:rsidRPr="00E01FF4">
        <w:rPr>
          <w:rFonts w:eastAsia="仿宋_GB2312" w:hint="eastAsia"/>
          <w:sz w:val="24"/>
          <w:highlight w:val="yellow"/>
          <w:rPrChange w:id="44" w:author="Windows 用户" w:date="2020-09-16T14:23:00Z">
            <w:rPr>
              <w:rFonts w:eastAsia="仿宋_GB2312" w:hint="eastAsia"/>
              <w:sz w:val="24"/>
            </w:rPr>
          </w:rPrChange>
        </w:rPr>
        <w:t>种技术方案</w:t>
      </w:r>
      <w:r>
        <w:rPr>
          <w:rFonts w:eastAsia="仿宋_GB2312" w:hint="eastAsia"/>
          <w:sz w:val="24"/>
        </w:rPr>
        <w:t>：基于分组增强的光传送网（</w:t>
      </w:r>
      <w:r>
        <w:rPr>
          <w:rFonts w:eastAsia="仿宋_GB2312" w:hint="eastAsia"/>
          <w:sz w:val="24"/>
        </w:rPr>
        <w:t>OTN</w:t>
      </w:r>
      <w:r>
        <w:rPr>
          <w:rFonts w:eastAsia="仿宋_GB2312" w:hint="eastAsia"/>
          <w:sz w:val="24"/>
        </w:rPr>
        <w:t>），基于灵活以太网（</w:t>
      </w:r>
      <w:proofErr w:type="spellStart"/>
      <w:r>
        <w:rPr>
          <w:rFonts w:eastAsia="仿宋_GB2312" w:hint="eastAsia"/>
          <w:sz w:val="24"/>
        </w:rPr>
        <w:t>FlexE</w:t>
      </w:r>
      <w:proofErr w:type="spellEnd"/>
      <w:r>
        <w:rPr>
          <w:rFonts w:eastAsia="仿宋_GB2312" w:hint="eastAsia"/>
          <w:sz w:val="24"/>
        </w:rPr>
        <w:t>）的切片分组网（</w:t>
      </w:r>
      <w:r>
        <w:rPr>
          <w:rFonts w:eastAsia="仿宋_GB2312" w:hint="eastAsia"/>
          <w:sz w:val="24"/>
        </w:rPr>
        <w:t>SPN</w:t>
      </w:r>
      <w:r>
        <w:rPr>
          <w:rFonts w:eastAsia="仿宋_GB2312" w:hint="eastAsia"/>
          <w:sz w:val="24"/>
        </w:rPr>
        <w:t>）和基于</w:t>
      </w:r>
      <w:r>
        <w:rPr>
          <w:rFonts w:eastAsia="仿宋_GB2312" w:hint="eastAsia"/>
          <w:sz w:val="24"/>
        </w:rPr>
        <w:t xml:space="preserve">Segment Routing </w:t>
      </w:r>
      <w:r>
        <w:rPr>
          <w:rFonts w:eastAsia="仿宋_GB2312" w:hint="eastAsia"/>
          <w:sz w:val="24"/>
        </w:rPr>
        <w:t>（</w:t>
      </w:r>
      <w:r>
        <w:rPr>
          <w:rFonts w:eastAsia="仿宋_GB2312" w:hint="eastAsia"/>
          <w:sz w:val="24"/>
        </w:rPr>
        <w:t>SR</w:t>
      </w:r>
      <w:r>
        <w:rPr>
          <w:rFonts w:eastAsia="仿宋_GB2312" w:hint="eastAsia"/>
          <w:sz w:val="24"/>
        </w:rPr>
        <w:t>）的</w:t>
      </w:r>
      <w:r>
        <w:rPr>
          <w:rFonts w:eastAsia="仿宋_GB2312" w:hint="eastAsia"/>
          <w:sz w:val="24"/>
        </w:rPr>
        <w:t>IP RAN</w:t>
      </w:r>
      <w:r>
        <w:rPr>
          <w:rFonts w:eastAsia="仿宋_GB2312" w:hint="eastAsia"/>
          <w:sz w:val="24"/>
        </w:rPr>
        <w:t>增强方案。基于分组增强的光传送网通过改造</w:t>
      </w:r>
      <w:r>
        <w:rPr>
          <w:rFonts w:eastAsia="仿宋_GB2312" w:hint="eastAsia"/>
          <w:sz w:val="24"/>
        </w:rPr>
        <w:t>OTN</w:t>
      </w:r>
      <w:r>
        <w:rPr>
          <w:rFonts w:eastAsia="仿宋_GB2312" w:hint="eastAsia"/>
          <w:sz w:val="24"/>
        </w:rPr>
        <w:t>以支持新的</w:t>
      </w:r>
      <w:proofErr w:type="spellStart"/>
      <w:r>
        <w:rPr>
          <w:rFonts w:eastAsia="仿宋_GB2312" w:hint="eastAsia"/>
          <w:sz w:val="24"/>
        </w:rPr>
        <w:t>FlexO</w:t>
      </w:r>
      <w:proofErr w:type="spellEnd"/>
      <w:r>
        <w:rPr>
          <w:rFonts w:eastAsia="仿宋_GB2312" w:hint="eastAsia"/>
          <w:sz w:val="24"/>
        </w:rPr>
        <w:t>功能，实现灵活带宽能力。切片分组网络</w:t>
      </w:r>
      <w:r>
        <w:rPr>
          <w:rFonts w:eastAsia="仿宋_GB2312" w:hint="eastAsia"/>
          <w:sz w:val="24"/>
        </w:rPr>
        <w:t>SPN</w:t>
      </w:r>
      <w:r>
        <w:rPr>
          <w:rFonts w:eastAsia="仿宋_GB2312" w:hint="eastAsia"/>
          <w:sz w:val="24"/>
        </w:rPr>
        <w:t>采用</w:t>
      </w:r>
      <w:proofErr w:type="spellStart"/>
      <w:r>
        <w:rPr>
          <w:rFonts w:eastAsia="仿宋_GB2312" w:hint="eastAsia"/>
          <w:sz w:val="24"/>
        </w:rPr>
        <w:t>FlexE</w:t>
      </w:r>
      <w:proofErr w:type="spellEnd"/>
      <w:r>
        <w:rPr>
          <w:rFonts w:eastAsia="仿宋_GB2312" w:hint="eastAsia"/>
          <w:sz w:val="24"/>
        </w:rPr>
        <w:t>技术，</w:t>
      </w:r>
      <w:r w:rsidRPr="00E01FF4">
        <w:rPr>
          <w:rFonts w:eastAsia="仿宋_GB2312" w:hint="eastAsia"/>
          <w:sz w:val="24"/>
          <w:highlight w:val="yellow"/>
          <w:rPrChange w:id="45" w:author="Windows 用户" w:date="2020-09-16T14:24:00Z">
            <w:rPr>
              <w:rFonts w:eastAsia="仿宋_GB2312" w:hint="eastAsia"/>
              <w:sz w:val="24"/>
            </w:rPr>
          </w:rPrChange>
        </w:rPr>
        <w:t>融合以太网和</w:t>
      </w:r>
      <w:r w:rsidRPr="00E01FF4">
        <w:rPr>
          <w:rFonts w:eastAsia="仿宋_GB2312" w:hint="eastAsia"/>
          <w:sz w:val="24"/>
          <w:highlight w:val="yellow"/>
          <w:rPrChange w:id="46" w:author="Windows 用户" w:date="2020-09-16T14:24:00Z">
            <w:rPr>
              <w:rFonts w:eastAsia="仿宋_GB2312" w:hint="eastAsia"/>
              <w:sz w:val="24"/>
            </w:rPr>
          </w:rPrChange>
        </w:rPr>
        <w:t>TDM</w:t>
      </w:r>
      <w:r w:rsidRPr="00E01FF4">
        <w:rPr>
          <w:rFonts w:eastAsia="仿宋_GB2312" w:hint="eastAsia"/>
          <w:sz w:val="24"/>
          <w:highlight w:val="yellow"/>
          <w:rPrChange w:id="47" w:author="Windows 用户" w:date="2020-09-16T14:24:00Z">
            <w:rPr>
              <w:rFonts w:eastAsia="仿宋_GB2312" w:hint="eastAsia"/>
              <w:sz w:val="24"/>
            </w:rPr>
          </w:rPrChange>
        </w:rPr>
        <w:t>技术优势</w:t>
      </w:r>
      <w:r>
        <w:rPr>
          <w:rFonts w:eastAsia="仿宋_GB2312" w:hint="eastAsia"/>
          <w:sz w:val="24"/>
        </w:rPr>
        <w:t>，既保证高效承载，又保证安全性和业务质量，同时支持</w:t>
      </w:r>
      <w:r>
        <w:rPr>
          <w:rFonts w:eastAsia="仿宋_GB2312" w:hint="eastAsia"/>
          <w:sz w:val="24"/>
        </w:rPr>
        <w:t>5G</w:t>
      </w:r>
      <w:r>
        <w:rPr>
          <w:rFonts w:eastAsia="仿宋_GB2312" w:hint="eastAsia"/>
          <w:sz w:val="24"/>
        </w:rPr>
        <w:t>多业务场景下的网络切片。基于</w:t>
      </w:r>
      <w:r>
        <w:rPr>
          <w:rFonts w:eastAsia="仿宋_GB2312" w:hint="eastAsia"/>
          <w:sz w:val="24"/>
        </w:rPr>
        <w:t>SR</w:t>
      </w:r>
      <w:r>
        <w:rPr>
          <w:rFonts w:eastAsia="仿宋_GB2312" w:hint="eastAsia"/>
          <w:sz w:val="24"/>
        </w:rPr>
        <w:t>的</w:t>
      </w:r>
      <w:r>
        <w:rPr>
          <w:rFonts w:eastAsia="仿宋_GB2312" w:hint="eastAsia"/>
          <w:sz w:val="24"/>
        </w:rPr>
        <w:t>IP RAN</w:t>
      </w:r>
      <w:r>
        <w:rPr>
          <w:rFonts w:eastAsia="仿宋_GB2312" w:hint="eastAsia"/>
          <w:sz w:val="24"/>
        </w:rPr>
        <w:t>增强方案通过在控制层面部署集中式的控制器，在转发层面采用分布式控制协议来实现更</w:t>
      </w:r>
      <w:del w:id="48" w:author="Windows 用户" w:date="2020-09-16T14:24:00Z">
        <w:r w:rsidDel="00E01FF4">
          <w:rPr>
            <w:rFonts w:eastAsia="仿宋_GB2312" w:hint="eastAsia"/>
            <w:sz w:val="24"/>
          </w:rPr>
          <w:delText>增</w:delText>
        </w:r>
      </w:del>
      <w:proofErr w:type="gramStart"/>
      <w:r>
        <w:rPr>
          <w:rFonts w:eastAsia="仿宋_GB2312" w:hint="eastAsia"/>
          <w:sz w:val="24"/>
        </w:rPr>
        <w:t>强网络</w:t>
      </w:r>
      <w:proofErr w:type="gramEnd"/>
      <w:r>
        <w:rPr>
          <w:rFonts w:eastAsia="仿宋_GB2312" w:hint="eastAsia"/>
          <w:sz w:val="24"/>
        </w:rPr>
        <w:t>灵活性。</w:t>
      </w:r>
      <w:r>
        <w:rPr>
          <w:rFonts w:eastAsia="仿宋_GB2312" w:hint="eastAsia"/>
          <w:sz w:val="24"/>
        </w:rPr>
        <w:lastRenderedPageBreak/>
        <w:t>5G</w:t>
      </w:r>
      <w:r>
        <w:rPr>
          <w:rFonts w:eastAsia="仿宋_GB2312" w:hint="eastAsia"/>
          <w:sz w:val="24"/>
        </w:rPr>
        <w:t>承载网络</w:t>
      </w:r>
      <w:r>
        <w:rPr>
          <w:rFonts w:eastAsia="仿宋_GB2312" w:hint="eastAsia"/>
          <w:sz w:val="24"/>
        </w:rPr>
        <w:t>3</w:t>
      </w:r>
      <w:r>
        <w:rPr>
          <w:rFonts w:eastAsia="仿宋_GB2312" w:hint="eastAsia"/>
          <w:sz w:val="24"/>
        </w:rPr>
        <w:t>种方案分别基于不同的技术进行演进，基于</w:t>
      </w:r>
      <w:r>
        <w:rPr>
          <w:rFonts w:eastAsia="仿宋_GB2312" w:hint="eastAsia"/>
          <w:sz w:val="24"/>
        </w:rPr>
        <w:t>OTN</w:t>
      </w:r>
      <w:r>
        <w:rPr>
          <w:rFonts w:eastAsia="仿宋_GB2312" w:hint="eastAsia"/>
          <w:sz w:val="24"/>
        </w:rPr>
        <w:t>的技术方案在面向连接的传输特性基础上增强二层和三层转发功能，其转发性能、</w:t>
      </w:r>
      <w:r>
        <w:rPr>
          <w:rFonts w:eastAsia="仿宋_GB2312" w:hint="eastAsia"/>
          <w:sz w:val="24"/>
        </w:rPr>
        <w:t>OAM</w:t>
      </w:r>
      <w:r>
        <w:rPr>
          <w:rFonts w:eastAsia="仿宋_GB2312" w:hint="eastAsia"/>
          <w:sz w:val="24"/>
        </w:rPr>
        <w:t>、保护功能以及国际标准比较完善，但是信号复用映射结构相对复杂，需要进行简化和优化；基于</w:t>
      </w:r>
      <w:proofErr w:type="spellStart"/>
      <w:r>
        <w:rPr>
          <w:rFonts w:eastAsia="仿宋_GB2312" w:hint="eastAsia"/>
          <w:sz w:val="24"/>
        </w:rPr>
        <w:t>FlexE</w:t>
      </w:r>
      <w:proofErr w:type="spellEnd"/>
      <w:r>
        <w:rPr>
          <w:rFonts w:eastAsia="仿宋_GB2312" w:hint="eastAsia"/>
          <w:sz w:val="24"/>
        </w:rPr>
        <w:t>的</w:t>
      </w:r>
      <w:r>
        <w:rPr>
          <w:rFonts w:eastAsia="仿宋_GB2312" w:hint="eastAsia"/>
          <w:sz w:val="24"/>
        </w:rPr>
        <w:t>SPN</w:t>
      </w:r>
      <w:r>
        <w:rPr>
          <w:rFonts w:eastAsia="仿宋_GB2312" w:hint="eastAsia"/>
          <w:sz w:val="24"/>
        </w:rPr>
        <w:t>和基于</w:t>
      </w:r>
      <w:r>
        <w:rPr>
          <w:rFonts w:eastAsia="仿宋_GB2312" w:hint="eastAsia"/>
          <w:sz w:val="24"/>
        </w:rPr>
        <w:t>SR</w:t>
      </w:r>
      <w:r>
        <w:rPr>
          <w:rFonts w:eastAsia="仿宋_GB2312" w:hint="eastAsia"/>
          <w:sz w:val="24"/>
        </w:rPr>
        <w:t>的</w:t>
      </w:r>
      <w:r>
        <w:rPr>
          <w:rFonts w:eastAsia="仿宋_GB2312" w:hint="eastAsia"/>
          <w:sz w:val="24"/>
        </w:rPr>
        <w:t>IP RAN</w:t>
      </w:r>
      <w:r>
        <w:rPr>
          <w:rFonts w:eastAsia="仿宋_GB2312" w:hint="eastAsia"/>
          <w:sz w:val="24"/>
        </w:rPr>
        <w:t>技术方案具备相对完善的二层和三层转发功能，需要增强的是面向连接的传输特性，在转发面、</w:t>
      </w:r>
      <w:r>
        <w:rPr>
          <w:rFonts w:eastAsia="仿宋_GB2312" w:hint="eastAsia"/>
          <w:sz w:val="24"/>
        </w:rPr>
        <w:t>OAM</w:t>
      </w:r>
      <w:r>
        <w:rPr>
          <w:rFonts w:eastAsia="仿宋_GB2312" w:hint="eastAsia"/>
          <w:sz w:val="24"/>
        </w:rPr>
        <w:t>和保护等方面的标准化也需要进一步推进。</w:t>
      </w:r>
      <w:del w:id="49" w:author="Windows 用户" w:date="2020-09-16T14:26:00Z">
        <w:r w:rsidDel="00E01FF4">
          <w:rPr>
            <w:rFonts w:eastAsia="仿宋_GB2312" w:hint="eastAsia"/>
            <w:sz w:val="24"/>
          </w:rPr>
          <w:delText>3.5G</w:delText>
        </w:r>
        <w:r w:rsidDel="00E01FF4">
          <w:rPr>
            <w:rFonts w:eastAsia="仿宋_GB2312" w:hint="eastAsia"/>
            <w:sz w:val="24"/>
          </w:rPr>
          <w:delText>承载网络技术分析</w:delText>
        </w:r>
        <w:r w:rsidDel="00E01FF4">
          <w:rPr>
            <w:rFonts w:eastAsia="仿宋_GB2312" w:hint="eastAsia"/>
            <w:sz w:val="24"/>
          </w:rPr>
          <w:delText>3.1  FlexE</w:delText>
        </w:r>
        <w:r w:rsidDel="00E01FF4">
          <w:rPr>
            <w:rFonts w:eastAsia="仿宋_GB2312" w:hint="eastAsia"/>
            <w:sz w:val="24"/>
          </w:rPr>
          <w:delText>与</w:delText>
        </w:r>
        <w:r w:rsidDel="00E01FF4">
          <w:rPr>
            <w:rFonts w:eastAsia="仿宋_GB2312" w:hint="eastAsia"/>
            <w:sz w:val="24"/>
          </w:rPr>
          <w:delText>FlexO</w:delText>
        </w:r>
        <w:r w:rsidDel="00E01FF4">
          <w:rPr>
            <w:rFonts w:eastAsia="仿宋_GB2312" w:hint="eastAsia"/>
            <w:sz w:val="24"/>
          </w:rPr>
          <w:delText>技术</w:delText>
        </w:r>
      </w:del>
      <w:r>
        <w:rPr>
          <w:rFonts w:eastAsia="仿宋_GB2312" w:hint="eastAsia"/>
          <w:sz w:val="24"/>
        </w:rPr>
        <w:t>灵活以太网（</w:t>
      </w:r>
      <w:proofErr w:type="spellStart"/>
      <w:r>
        <w:rPr>
          <w:rFonts w:eastAsia="仿宋_GB2312" w:hint="eastAsia"/>
          <w:sz w:val="24"/>
        </w:rPr>
        <w:t>FlexE</w:t>
      </w:r>
      <w:proofErr w:type="spellEnd"/>
      <w:r>
        <w:rPr>
          <w:rFonts w:eastAsia="仿宋_GB2312" w:hint="eastAsia"/>
          <w:sz w:val="24"/>
        </w:rPr>
        <w:t>）技术是</w:t>
      </w:r>
      <w:del w:id="50" w:author="Windows 用户" w:date="2020-09-16T14:26:00Z">
        <w:r w:rsidDel="00E01FF4">
          <w:rPr>
            <w:rFonts w:eastAsia="仿宋_GB2312" w:hint="eastAsia"/>
            <w:sz w:val="24"/>
          </w:rPr>
          <w:delText>有</w:delText>
        </w:r>
      </w:del>
      <w:ins w:id="51" w:author="Windows 用户" w:date="2020-09-16T14:26:00Z">
        <w:r w:rsidR="00E01FF4">
          <w:rPr>
            <w:rFonts w:eastAsia="仿宋_GB2312" w:hint="eastAsia"/>
            <w:sz w:val="24"/>
          </w:rPr>
          <w:t>由</w:t>
        </w:r>
      </w:ins>
      <w:r>
        <w:rPr>
          <w:rFonts w:eastAsia="仿宋_GB2312" w:hint="eastAsia"/>
          <w:sz w:val="24"/>
        </w:rPr>
        <w:t>光互联论坛（</w:t>
      </w:r>
      <w:r>
        <w:rPr>
          <w:rFonts w:eastAsia="仿宋_GB2312" w:hint="eastAsia"/>
          <w:sz w:val="24"/>
        </w:rPr>
        <w:t>OIF</w:t>
      </w:r>
      <w:r>
        <w:rPr>
          <w:rFonts w:eastAsia="仿宋_GB2312" w:hint="eastAsia"/>
          <w:sz w:val="24"/>
        </w:rPr>
        <w:t>）提出，目的是解决业务带宽需求和以太网接口物理带宽之间的不匹配问题。</w:t>
      </w:r>
      <w:r>
        <w:rPr>
          <w:rFonts w:eastAsia="仿宋_GB2312" w:hint="eastAsia"/>
          <w:sz w:val="24"/>
        </w:rPr>
        <w:t>ITU-T SG15</w:t>
      </w:r>
      <w:r>
        <w:rPr>
          <w:rFonts w:eastAsia="仿宋_GB2312" w:hint="eastAsia"/>
          <w:sz w:val="24"/>
        </w:rPr>
        <w:t>在</w:t>
      </w:r>
      <w:r>
        <w:rPr>
          <w:rFonts w:eastAsia="仿宋_GB2312" w:hint="eastAsia"/>
          <w:sz w:val="24"/>
        </w:rPr>
        <w:t>2016</w:t>
      </w:r>
      <w:r>
        <w:rPr>
          <w:rFonts w:eastAsia="仿宋_GB2312" w:hint="eastAsia"/>
          <w:sz w:val="24"/>
        </w:rPr>
        <w:t>年第一季度通过了</w:t>
      </w:r>
      <w:r w:rsidRPr="00E01FF4">
        <w:rPr>
          <w:rFonts w:eastAsia="仿宋_GB2312" w:hint="eastAsia"/>
          <w:sz w:val="24"/>
          <w:highlight w:val="yellow"/>
        </w:rPr>
        <w:t>G.709</w:t>
      </w:r>
      <w:r w:rsidRPr="00E01FF4">
        <w:rPr>
          <w:rFonts w:eastAsia="仿宋_GB2312" w:hint="eastAsia"/>
          <w:sz w:val="24"/>
          <w:highlight w:val="yellow"/>
        </w:rPr>
        <w:t>标准</w:t>
      </w:r>
      <w:r>
        <w:rPr>
          <w:rFonts w:eastAsia="仿宋_GB2312" w:hint="eastAsia"/>
          <w:sz w:val="24"/>
        </w:rPr>
        <w:t>，该标准包含了不同情况下</w:t>
      </w:r>
      <w:proofErr w:type="spellStart"/>
      <w:r>
        <w:rPr>
          <w:rFonts w:eastAsia="仿宋_GB2312" w:hint="eastAsia"/>
          <w:sz w:val="24"/>
        </w:rPr>
        <w:t>FlexE</w:t>
      </w:r>
      <w:proofErr w:type="spellEnd"/>
      <w:r>
        <w:rPr>
          <w:rFonts w:eastAsia="仿宋_GB2312" w:hint="eastAsia"/>
          <w:sz w:val="24"/>
        </w:rPr>
        <w:t>客户信号向</w:t>
      </w:r>
      <w:r>
        <w:rPr>
          <w:rFonts w:eastAsia="仿宋_GB2312" w:hint="eastAsia"/>
          <w:sz w:val="24"/>
        </w:rPr>
        <w:t>OTN</w:t>
      </w:r>
      <w:r>
        <w:rPr>
          <w:rFonts w:eastAsia="仿宋_GB2312" w:hint="eastAsia"/>
          <w:sz w:val="24"/>
        </w:rPr>
        <w:t>映射方案。在此之后，</w:t>
      </w:r>
      <w:r>
        <w:rPr>
          <w:rFonts w:eastAsia="仿宋_GB2312" w:hint="eastAsia"/>
          <w:sz w:val="24"/>
        </w:rPr>
        <w:t>OIF</w:t>
      </w:r>
      <w:r>
        <w:rPr>
          <w:rFonts w:eastAsia="仿宋_GB2312" w:hint="eastAsia"/>
          <w:sz w:val="24"/>
        </w:rPr>
        <w:t>和</w:t>
      </w:r>
      <w:r>
        <w:rPr>
          <w:rFonts w:eastAsia="仿宋_GB2312" w:hint="eastAsia"/>
          <w:sz w:val="24"/>
        </w:rPr>
        <w:t>ITU-T</w:t>
      </w:r>
      <w:r>
        <w:rPr>
          <w:rFonts w:eastAsia="仿宋_GB2312" w:hint="eastAsia"/>
          <w:sz w:val="24"/>
        </w:rPr>
        <w:t>又分别对</w:t>
      </w:r>
      <w:proofErr w:type="spellStart"/>
      <w:r>
        <w:rPr>
          <w:rFonts w:eastAsia="仿宋_GB2312" w:hint="eastAsia"/>
          <w:sz w:val="24"/>
        </w:rPr>
        <w:t>FlexE</w:t>
      </w:r>
      <w:proofErr w:type="spellEnd"/>
      <w:r>
        <w:rPr>
          <w:rFonts w:eastAsia="仿宋_GB2312" w:hint="eastAsia"/>
          <w:sz w:val="24"/>
        </w:rPr>
        <w:t>技术进行了发展和完善，</w:t>
      </w:r>
      <w:r w:rsidRPr="00E01FF4">
        <w:rPr>
          <w:rFonts w:eastAsia="仿宋_GB2312" w:hint="eastAsia"/>
          <w:sz w:val="24"/>
          <w:highlight w:val="yellow"/>
        </w:rPr>
        <w:t>在</w:t>
      </w:r>
      <w:proofErr w:type="spellStart"/>
      <w:r w:rsidRPr="00E01FF4">
        <w:rPr>
          <w:rFonts w:eastAsia="仿宋_GB2312" w:hint="eastAsia"/>
          <w:sz w:val="24"/>
          <w:highlight w:val="yellow"/>
        </w:rPr>
        <w:t>FlexE</w:t>
      </w:r>
      <w:proofErr w:type="spellEnd"/>
      <w:r w:rsidRPr="00E01FF4">
        <w:rPr>
          <w:rFonts w:eastAsia="仿宋_GB2312" w:hint="eastAsia"/>
          <w:sz w:val="24"/>
          <w:highlight w:val="yellow"/>
        </w:rPr>
        <w:t>技术标准</w:t>
      </w:r>
      <w:r w:rsidRPr="00E01FF4">
        <w:rPr>
          <w:rFonts w:eastAsia="仿宋_GB2312" w:hint="eastAsia"/>
          <w:sz w:val="24"/>
          <w:highlight w:val="yellow"/>
        </w:rPr>
        <w:t>2.0</w:t>
      </w:r>
      <w:r w:rsidRPr="00E01FF4">
        <w:rPr>
          <w:rFonts w:eastAsia="仿宋_GB2312" w:hint="eastAsia"/>
          <w:sz w:val="24"/>
          <w:highlight w:val="yellow"/>
        </w:rPr>
        <w:t>版本中增加了对</w:t>
      </w:r>
      <w:r w:rsidRPr="00E01FF4">
        <w:rPr>
          <w:rFonts w:eastAsia="仿宋_GB2312" w:hint="eastAsia"/>
          <w:sz w:val="24"/>
          <w:highlight w:val="yellow"/>
        </w:rPr>
        <w:t>200G/400G</w:t>
      </w:r>
      <w:r w:rsidRPr="00E01FF4">
        <w:rPr>
          <w:rFonts w:eastAsia="仿宋_GB2312" w:hint="eastAsia"/>
          <w:sz w:val="24"/>
          <w:highlight w:val="yellow"/>
        </w:rPr>
        <w:t>以太网的支持</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技术通过在标准的</w:t>
      </w:r>
      <w:r>
        <w:rPr>
          <w:rFonts w:eastAsia="仿宋_GB2312" w:hint="eastAsia"/>
          <w:sz w:val="24"/>
        </w:rPr>
        <w:t>IEEE</w:t>
      </w:r>
      <w:r>
        <w:rPr>
          <w:rFonts w:eastAsia="仿宋_GB2312" w:hint="eastAsia"/>
          <w:sz w:val="24"/>
        </w:rPr>
        <w:t>以太网模型的</w:t>
      </w:r>
      <w:r>
        <w:rPr>
          <w:rFonts w:eastAsia="仿宋_GB2312" w:hint="eastAsia"/>
          <w:sz w:val="24"/>
        </w:rPr>
        <w:t>MAC</w:t>
      </w:r>
      <w:r>
        <w:rPr>
          <w:rFonts w:eastAsia="仿宋_GB2312" w:hint="eastAsia"/>
          <w:sz w:val="24"/>
        </w:rPr>
        <w:t>子层和</w:t>
      </w:r>
      <w:r>
        <w:rPr>
          <w:rFonts w:eastAsia="仿宋_GB2312" w:hint="eastAsia"/>
          <w:sz w:val="24"/>
        </w:rPr>
        <w:t>PCS</w:t>
      </w:r>
      <w:r>
        <w:rPr>
          <w:rFonts w:eastAsia="仿宋_GB2312" w:hint="eastAsia"/>
          <w:sz w:val="24"/>
        </w:rPr>
        <w:t>子层之间填入一个</w:t>
      </w:r>
      <w:proofErr w:type="spellStart"/>
      <w:r w:rsidRPr="00E01FF4">
        <w:rPr>
          <w:rFonts w:eastAsia="仿宋_GB2312" w:hint="eastAsia"/>
          <w:sz w:val="24"/>
          <w:highlight w:val="yellow"/>
        </w:rPr>
        <w:t>FlexE</w:t>
      </w:r>
      <w:proofErr w:type="spellEnd"/>
      <w:r w:rsidRPr="00E01FF4">
        <w:rPr>
          <w:rFonts w:eastAsia="仿宋_GB2312" w:hint="eastAsia"/>
          <w:sz w:val="24"/>
          <w:highlight w:val="yellow"/>
        </w:rPr>
        <w:t>垫层</w:t>
      </w:r>
      <w:r>
        <w:rPr>
          <w:rFonts w:eastAsia="仿宋_GB2312" w:hint="eastAsia"/>
          <w:sz w:val="24"/>
        </w:rPr>
        <w:t>来实现</w:t>
      </w:r>
      <w:r>
        <w:rPr>
          <w:rFonts w:eastAsia="仿宋_GB2312" w:hint="eastAsia"/>
          <w:sz w:val="24"/>
        </w:rPr>
        <w:t>MAC</w:t>
      </w:r>
      <w:r>
        <w:rPr>
          <w:rFonts w:eastAsia="仿宋_GB2312" w:hint="eastAsia"/>
          <w:sz w:val="24"/>
        </w:rPr>
        <w:t>层与底层的解耦合。</w:t>
      </w:r>
      <w:r>
        <w:rPr>
          <w:rFonts w:eastAsia="仿宋_GB2312" w:hint="eastAsia"/>
          <w:sz w:val="24"/>
        </w:rPr>
        <w:t>MAC</w:t>
      </w:r>
      <w:r>
        <w:rPr>
          <w:rFonts w:eastAsia="仿宋_GB2312" w:hint="eastAsia"/>
          <w:sz w:val="24"/>
        </w:rPr>
        <w:t>实体与</w:t>
      </w:r>
      <w:r>
        <w:rPr>
          <w:rFonts w:eastAsia="仿宋_GB2312" w:hint="eastAsia"/>
          <w:sz w:val="24"/>
        </w:rPr>
        <w:t>PHY</w:t>
      </w:r>
      <w:r>
        <w:rPr>
          <w:rFonts w:eastAsia="仿宋_GB2312" w:hint="eastAsia"/>
          <w:sz w:val="24"/>
        </w:rPr>
        <w:t>的数量从</w:t>
      </w:r>
      <w:r>
        <w:rPr>
          <w:rFonts w:eastAsia="仿宋_GB2312" w:hint="eastAsia"/>
          <w:sz w:val="24"/>
        </w:rPr>
        <w:t>1:1</w:t>
      </w:r>
      <w:r>
        <w:rPr>
          <w:rFonts w:eastAsia="仿宋_GB2312" w:hint="eastAsia"/>
          <w:sz w:val="24"/>
        </w:rPr>
        <w:t>的关系变成了</w:t>
      </w:r>
      <w:r w:rsidRPr="00E01FF4">
        <w:rPr>
          <w:rFonts w:eastAsia="仿宋_GB2312" w:hint="eastAsia"/>
          <w:sz w:val="24"/>
          <w:highlight w:val="yellow"/>
        </w:rPr>
        <w:t>m</w:t>
      </w:r>
      <w:r w:rsidRPr="00E01FF4">
        <w:rPr>
          <w:rFonts w:eastAsia="仿宋_GB2312" w:hint="eastAsia"/>
          <w:sz w:val="24"/>
          <w:highlight w:val="yellow"/>
        </w:rPr>
        <w:t>：</w:t>
      </w:r>
      <w:r w:rsidRPr="00E01FF4">
        <w:rPr>
          <w:rFonts w:eastAsia="仿宋_GB2312" w:hint="eastAsia"/>
          <w:sz w:val="24"/>
          <w:highlight w:val="yellow"/>
        </w:rPr>
        <w:t>n</w:t>
      </w:r>
      <w:r>
        <w:rPr>
          <w:rFonts w:eastAsia="仿宋_GB2312" w:hint="eastAsia"/>
          <w:sz w:val="24"/>
        </w:rPr>
        <w:t>的关系，</w:t>
      </w:r>
      <w:r w:rsidRPr="00E01FF4">
        <w:rPr>
          <w:rFonts w:eastAsia="仿宋_GB2312" w:hint="eastAsia"/>
          <w:sz w:val="24"/>
          <w:highlight w:val="yellow"/>
        </w:rPr>
        <w:t>从而使得</w:t>
      </w:r>
      <w:r w:rsidRPr="00E01FF4">
        <w:rPr>
          <w:rFonts w:eastAsia="仿宋_GB2312" w:hint="eastAsia"/>
          <w:sz w:val="24"/>
          <w:highlight w:val="yellow"/>
        </w:rPr>
        <w:t>MAC</w:t>
      </w:r>
      <w:r w:rsidRPr="00E01FF4">
        <w:rPr>
          <w:rFonts w:eastAsia="仿宋_GB2312" w:hint="eastAsia"/>
          <w:sz w:val="24"/>
          <w:highlight w:val="yellow"/>
        </w:rPr>
        <w:t>层带宽摆脱了单个以太网</w:t>
      </w:r>
      <w:r w:rsidRPr="00E01FF4">
        <w:rPr>
          <w:rFonts w:eastAsia="仿宋_GB2312" w:hint="eastAsia"/>
          <w:sz w:val="24"/>
          <w:highlight w:val="yellow"/>
        </w:rPr>
        <w:t>PHY</w:t>
      </w:r>
      <w:r w:rsidRPr="00E01FF4">
        <w:rPr>
          <w:rFonts w:eastAsia="仿宋_GB2312" w:hint="eastAsia"/>
          <w:sz w:val="24"/>
          <w:highlight w:val="yellow"/>
        </w:rPr>
        <w:t>层通道带宽的限制</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垫层的功能包括空闲码插入</w:t>
      </w:r>
      <w:r>
        <w:rPr>
          <w:rFonts w:eastAsia="仿宋_GB2312" w:hint="eastAsia"/>
          <w:sz w:val="24"/>
        </w:rPr>
        <w:t>/</w:t>
      </w:r>
      <w:r>
        <w:rPr>
          <w:rFonts w:eastAsia="仿宋_GB2312" w:hint="eastAsia"/>
          <w:sz w:val="24"/>
        </w:rPr>
        <w:t>删除功能块、控制模块、客户信号调度模块和</w:t>
      </w:r>
      <w:r>
        <w:rPr>
          <w:rFonts w:eastAsia="仿宋_GB2312" w:hint="eastAsia"/>
          <w:sz w:val="24"/>
        </w:rPr>
        <w:t>PHY</w:t>
      </w:r>
      <w:r>
        <w:rPr>
          <w:rFonts w:eastAsia="仿宋_GB2312" w:hint="eastAsia"/>
          <w:sz w:val="24"/>
        </w:rPr>
        <w:t>层调度模块等。基于</w:t>
      </w:r>
      <w:proofErr w:type="spellStart"/>
      <w:r>
        <w:rPr>
          <w:rFonts w:eastAsia="仿宋_GB2312" w:hint="eastAsia"/>
          <w:sz w:val="24"/>
        </w:rPr>
        <w:t>FlexE</w:t>
      </w:r>
      <w:proofErr w:type="spellEnd"/>
      <w:r>
        <w:rPr>
          <w:rFonts w:eastAsia="仿宋_GB2312" w:hint="eastAsia"/>
          <w:sz w:val="24"/>
        </w:rPr>
        <w:t>的以太网业务摆脱了传统以太网中只能选择集中固定速率带宽的</w:t>
      </w:r>
      <w:del w:id="52" w:author="Windows 用户" w:date="2020-09-16T14:28:00Z">
        <w:r w:rsidDel="00E01FF4">
          <w:rPr>
            <w:rFonts w:eastAsia="仿宋_GB2312" w:hint="eastAsia"/>
            <w:sz w:val="24"/>
          </w:rPr>
          <w:delText>下肢</w:delText>
        </w:r>
      </w:del>
      <w:ins w:id="53" w:author="Windows 用户" w:date="2020-09-16T14:28:00Z">
        <w:r w:rsidR="00E01FF4">
          <w:rPr>
            <w:rFonts w:eastAsia="仿宋_GB2312" w:hint="eastAsia"/>
            <w:sz w:val="24"/>
          </w:rPr>
          <w:t>限制</w:t>
        </w:r>
      </w:ins>
      <w:r>
        <w:rPr>
          <w:rFonts w:eastAsia="仿宋_GB2312" w:hint="eastAsia"/>
          <w:sz w:val="24"/>
        </w:rPr>
        <w:t>，它</w:t>
      </w:r>
      <w:r w:rsidRPr="00E01FF4">
        <w:rPr>
          <w:rFonts w:eastAsia="仿宋_GB2312" w:hint="eastAsia"/>
          <w:sz w:val="24"/>
          <w:highlight w:val="yellow"/>
        </w:rPr>
        <w:t>既可以是现有的固定速率，也可以是以</w:t>
      </w:r>
      <w:r w:rsidRPr="00E01FF4">
        <w:rPr>
          <w:rFonts w:eastAsia="仿宋_GB2312" w:hint="eastAsia"/>
          <w:sz w:val="24"/>
          <w:highlight w:val="yellow"/>
        </w:rPr>
        <w:t>5Gbit/s</w:t>
      </w:r>
      <w:r w:rsidRPr="00E01FF4">
        <w:rPr>
          <w:rFonts w:eastAsia="仿宋_GB2312" w:hint="eastAsia"/>
          <w:sz w:val="24"/>
          <w:highlight w:val="yellow"/>
        </w:rPr>
        <w:t>为颗粒的任意整数</w:t>
      </w:r>
      <w:proofErr w:type="gramStart"/>
      <w:r w:rsidRPr="00E01FF4">
        <w:rPr>
          <w:rFonts w:eastAsia="仿宋_GB2312" w:hint="eastAsia"/>
          <w:sz w:val="24"/>
          <w:highlight w:val="yellow"/>
        </w:rPr>
        <w:t>倍</w:t>
      </w:r>
      <w:proofErr w:type="gramEnd"/>
      <w:r w:rsidRPr="00E01FF4">
        <w:rPr>
          <w:rFonts w:eastAsia="仿宋_GB2312" w:hint="eastAsia"/>
          <w:sz w:val="24"/>
          <w:highlight w:val="yellow"/>
        </w:rPr>
        <w:t>的速率</w:t>
      </w:r>
      <w:r>
        <w:rPr>
          <w:rFonts w:eastAsia="仿宋_GB2312" w:hint="eastAsia"/>
          <w:sz w:val="24"/>
        </w:rPr>
        <w:t>。通过这种灵活速率的以太网技术，</w:t>
      </w:r>
      <w:r w:rsidRPr="00E01FF4">
        <w:rPr>
          <w:rFonts w:eastAsia="仿宋_GB2312" w:hint="eastAsia"/>
          <w:sz w:val="24"/>
          <w:highlight w:val="yellow"/>
        </w:rPr>
        <w:t>既可以通过多链路捆绑的方式提供高于</w:t>
      </w:r>
      <w:r w:rsidRPr="00E01FF4">
        <w:rPr>
          <w:rFonts w:eastAsia="仿宋_GB2312" w:hint="eastAsia"/>
          <w:sz w:val="24"/>
          <w:highlight w:val="yellow"/>
        </w:rPr>
        <w:t>100Gbit/s</w:t>
      </w:r>
      <w:r w:rsidRPr="00E01FF4">
        <w:rPr>
          <w:rFonts w:eastAsia="仿宋_GB2312" w:hint="eastAsia"/>
          <w:sz w:val="24"/>
          <w:highlight w:val="yellow"/>
        </w:rPr>
        <w:t>速率的以太网接口，又可以通过通道化的方式提供带宽灵活的子速率接口，从而大大扩展了以太网的应用范围</w:t>
      </w:r>
      <w:r>
        <w:rPr>
          <w:rFonts w:eastAsia="仿宋_GB2312" w:hint="eastAsia"/>
          <w:sz w:val="24"/>
        </w:rPr>
        <w:t>。此外，</w:t>
      </w:r>
      <w:proofErr w:type="spellStart"/>
      <w:r w:rsidRPr="00E01FF4">
        <w:rPr>
          <w:rFonts w:eastAsia="仿宋_GB2312" w:hint="eastAsia"/>
          <w:sz w:val="24"/>
          <w:highlight w:val="yellow"/>
        </w:rPr>
        <w:t>FlexE</w:t>
      </w:r>
      <w:proofErr w:type="spellEnd"/>
      <w:r w:rsidRPr="00E01FF4">
        <w:rPr>
          <w:rFonts w:eastAsia="仿宋_GB2312" w:hint="eastAsia"/>
          <w:sz w:val="24"/>
          <w:highlight w:val="yellow"/>
        </w:rPr>
        <w:t>的数据交换是基于时隙的数据块交换技术</w:t>
      </w:r>
      <w:r>
        <w:rPr>
          <w:rFonts w:eastAsia="仿宋_GB2312" w:hint="eastAsia"/>
          <w:sz w:val="24"/>
        </w:rPr>
        <w:t>，这种交换并不是“存储转发”的交换模式，</w:t>
      </w:r>
      <w:r w:rsidRPr="00E01FF4">
        <w:rPr>
          <w:rFonts w:eastAsia="仿宋_GB2312" w:hint="eastAsia"/>
          <w:sz w:val="24"/>
          <w:highlight w:val="yellow"/>
        </w:rPr>
        <w:t>不需要进行队列调度，也不需要查找</w:t>
      </w:r>
      <w:r w:rsidRPr="00E01FF4">
        <w:rPr>
          <w:rFonts w:eastAsia="仿宋_GB2312" w:hint="eastAsia"/>
          <w:sz w:val="24"/>
          <w:highlight w:val="yellow"/>
        </w:rPr>
        <w:t>MAC</w:t>
      </w:r>
      <w:r w:rsidRPr="00E01FF4">
        <w:rPr>
          <w:rFonts w:eastAsia="仿宋_GB2312" w:hint="eastAsia"/>
          <w:sz w:val="24"/>
          <w:highlight w:val="yellow"/>
        </w:rPr>
        <w:t>和</w:t>
      </w:r>
      <w:r w:rsidRPr="00E01FF4">
        <w:rPr>
          <w:rFonts w:eastAsia="仿宋_GB2312" w:hint="eastAsia"/>
          <w:sz w:val="24"/>
          <w:highlight w:val="yellow"/>
        </w:rPr>
        <w:t>IP</w:t>
      </w:r>
      <w:r w:rsidRPr="00E01FF4">
        <w:rPr>
          <w:rFonts w:eastAsia="仿宋_GB2312" w:hint="eastAsia"/>
          <w:sz w:val="24"/>
          <w:highlight w:val="yellow"/>
        </w:rPr>
        <w:t>地址，因而交换时延和时延抖动都非常低</w:t>
      </w:r>
      <w:r>
        <w:rPr>
          <w:rFonts w:eastAsia="仿宋_GB2312" w:hint="eastAsia"/>
          <w:sz w:val="24"/>
        </w:rPr>
        <w:t>。由于不同的业务</w:t>
      </w:r>
      <w:del w:id="54" w:author="Windows 用户" w:date="2020-09-16T14:29:00Z">
        <w:r w:rsidDel="00E01FF4">
          <w:rPr>
            <w:rFonts w:eastAsia="仿宋_GB2312" w:hint="eastAsia"/>
            <w:sz w:val="24"/>
          </w:rPr>
          <w:delText>时</w:delText>
        </w:r>
      </w:del>
      <w:ins w:id="55" w:author="Windows 用户" w:date="2020-09-16T14:29:00Z">
        <w:r w:rsidR="00E01FF4">
          <w:rPr>
            <w:rFonts w:eastAsia="仿宋_GB2312" w:hint="eastAsia"/>
            <w:sz w:val="24"/>
          </w:rPr>
          <w:t>是</w:t>
        </w:r>
      </w:ins>
      <w:r>
        <w:rPr>
          <w:rFonts w:eastAsia="仿宋_GB2312" w:hint="eastAsia"/>
          <w:sz w:val="24"/>
        </w:rPr>
        <w:t>通过不同的时隙进行隔离，相互之间不会产生影响，这种“硬隔离”非常易于实现网络切片。</w:t>
      </w:r>
      <w:proofErr w:type="spellStart"/>
      <w:r>
        <w:rPr>
          <w:rFonts w:eastAsia="仿宋_GB2312" w:hint="eastAsia"/>
          <w:sz w:val="24"/>
        </w:rPr>
        <w:t>FlexO</w:t>
      </w:r>
      <w:proofErr w:type="spellEnd"/>
      <w:r>
        <w:rPr>
          <w:rFonts w:eastAsia="仿宋_GB2312" w:hint="eastAsia"/>
          <w:sz w:val="24"/>
        </w:rPr>
        <w:t>技术的目的同样是解决业务带宽需求和以太网接口物理带宽之间的不匹配问题。</w:t>
      </w:r>
      <w:r w:rsidRPr="00E01FF4">
        <w:rPr>
          <w:rFonts w:eastAsia="仿宋_GB2312" w:hint="eastAsia"/>
          <w:sz w:val="24"/>
          <w:highlight w:val="yellow"/>
        </w:rPr>
        <w:t>与</w:t>
      </w:r>
      <w:proofErr w:type="spellStart"/>
      <w:r w:rsidRPr="00E01FF4">
        <w:rPr>
          <w:rFonts w:eastAsia="仿宋_GB2312" w:hint="eastAsia"/>
          <w:sz w:val="24"/>
          <w:highlight w:val="yellow"/>
        </w:rPr>
        <w:t>FlexE</w:t>
      </w:r>
      <w:proofErr w:type="spellEnd"/>
      <w:r w:rsidRPr="00E01FF4">
        <w:rPr>
          <w:rFonts w:eastAsia="仿宋_GB2312" w:hint="eastAsia"/>
          <w:sz w:val="24"/>
          <w:highlight w:val="yellow"/>
        </w:rPr>
        <w:t>技术不同的是，</w:t>
      </w:r>
      <w:proofErr w:type="spellStart"/>
      <w:r w:rsidRPr="00E01FF4">
        <w:rPr>
          <w:rFonts w:eastAsia="仿宋_GB2312" w:hint="eastAsia"/>
          <w:sz w:val="24"/>
          <w:highlight w:val="yellow"/>
        </w:rPr>
        <w:t>FlexO</w:t>
      </w:r>
      <w:proofErr w:type="spellEnd"/>
      <w:r w:rsidRPr="00E01FF4">
        <w:rPr>
          <w:rFonts w:eastAsia="仿宋_GB2312" w:hint="eastAsia"/>
          <w:sz w:val="24"/>
          <w:highlight w:val="yellow"/>
        </w:rPr>
        <w:t>技术是基于现有的</w:t>
      </w:r>
      <w:r w:rsidRPr="00E01FF4">
        <w:rPr>
          <w:rFonts w:eastAsia="仿宋_GB2312" w:hint="eastAsia"/>
          <w:sz w:val="24"/>
          <w:highlight w:val="yellow"/>
        </w:rPr>
        <w:t>OTN</w:t>
      </w:r>
      <w:r w:rsidRPr="00E01FF4">
        <w:rPr>
          <w:rFonts w:eastAsia="仿宋_GB2312" w:hint="eastAsia"/>
          <w:sz w:val="24"/>
          <w:highlight w:val="yellow"/>
        </w:rPr>
        <w:t>设备来实现超</w:t>
      </w:r>
      <w:r w:rsidRPr="00E01FF4">
        <w:rPr>
          <w:rFonts w:eastAsia="仿宋_GB2312" w:hint="eastAsia"/>
          <w:sz w:val="24"/>
          <w:highlight w:val="yellow"/>
        </w:rPr>
        <w:t>100G</w:t>
      </w:r>
      <w:r w:rsidRPr="00E01FF4">
        <w:rPr>
          <w:rFonts w:eastAsia="仿宋_GB2312" w:hint="eastAsia"/>
          <w:sz w:val="24"/>
          <w:highlight w:val="yellow"/>
        </w:rPr>
        <w:t>光通道带宽的捆绑</w:t>
      </w:r>
      <w:r>
        <w:rPr>
          <w:rFonts w:eastAsia="仿宋_GB2312" w:hint="eastAsia"/>
          <w:sz w:val="24"/>
        </w:rPr>
        <w:t>。在</w:t>
      </w:r>
      <w:r>
        <w:rPr>
          <w:rFonts w:eastAsia="仿宋_GB2312" w:hint="eastAsia"/>
          <w:sz w:val="24"/>
        </w:rPr>
        <w:t>2016</w:t>
      </w:r>
      <w:r>
        <w:rPr>
          <w:rFonts w:eastAsia="仿宋_GB2312" w:hint="eastAsia"/>
          <w:sz w:val="24"/>
        </w:rPr>
        <w:t>年</w:t>
      </w:r>
      <w:r>
        <w:rPr>
          <w:rFonts w:eastAsia="仿宋_GB2312" w:hint="eastAsia"/>
          <w:sz w:val="24"/>
        </w:rPr>
        <w:t>9</w:t>
      </w:r>
      <w:r>
        <w:rPr>
          <w:rFonts w:eastAsia="仿宋_GB2312" w:hint="eastAsia"/>
          <w:sz w:val="24"/>
        </w:rPr>
        <w:t>月召开的</w:t>
      </w:r>
      <w:r>
        <w:rPr>
          <w:rFonts w:eastAsia="仿宋_GB2312" w:hint="eastAsia"/>
          <w:sz w:val="24"/>
        </w:rPr>
        <w:t>ITU-T SG15</w:t>
      </w:r>
      <w:r>
        <w:rPr>
          <w:rFonts w:eastAsia="仿宋_GB2312" w:hint="eastAsia"/>
          <w:sz w:val="24"/>
        </w:rPr>
        <w:t>全会上通过了</w:t>
      </w:r>
      <w:proofErr w:type="spellStart"/>
      <w:r>
        <w:rPr>
          <w:rFonts w:eastAsia="仿宋_GB2312" w:hint="eastAsia"/>
          <w:sz w:val="24"/>
        </w:rPr>
        <w:t>FlexO</w:t>
      </w:r>
      <w:proofErr w:type="spellEnd"/>
      <w:r>
        <w:rPr>
          <w:rFonts w:eastAsia="仿宋_GB2312" w:hint="eastAsia"/>
          <w:sz w:val="24"/>
        </w:rPr>
        <w:t>技术的相关标准</w:t>
      </w:r>
      <w:r w:rsidRPr="00E01FF4">
        <w:rPr>
          <w:rFonts w:eastAsia="仿宋_GB2312" w:hint="eastAsia"/>
          <w:sz w:val="24"/>
          <w:highlight w:val="yellow"/>
        </w:rPr>
        <w:t>G.709.1</w:t>
      </w:r>
      <w:r>
        <w:rPr>
          <w:rFonts w:eastAsia="仿宋_GB2312" w:hint="eastAsia"/>
          <w:sz w:val="24"/>
        </w:rPr>
        <w:t>。根据传输距离的不同，</w:t>
      </w:r>
      <w:proofErr w:type="spellStart"/>
      <w:r>
        <w:rPr>
          <w:rFonts w:eastAsia="仿宋_GB2312" w:hint="eastAsia"/>
          <w:sz w:val="24"/>
        </w:rPr>
        <w:t>FlexO</w:t>
      </w:r>
      <w:proofErr w:type="spellEnd"/>
      <w:r>
        <w:rPr>
          <w:rFonts w:eastAsia="仿宋_GB2312" w:hint="eastAsia"/>
          <w:sz w:val="24"/>
        </w:rPr>
        <w:t>分别定义了短距离接口和长距离接口。</w:t>
      </w:r>
      <w:r w:rsidRPr="00E01FF4">
        <w:rPr>
          <w:rFonts w:eastAsia="仿宋_GB2312" w:hint="eastAsia"/>
          <w:sz w:val="24"/>
          <w:highlight w:val="yellow"/>
        </w:rPr>
        <w:t>对于短距离接口，</w:t>
      </w:r>
      <w:proofErr w:type="spellStart"/>
      <w:r w:rsidRPr="00E01FF4">
        <w:rPr>
          <w:rFonts w:eastAsia="仿宋_GB2312" w:hint="eastAsia"/>
          <w:sz w:val="24"/>
          <w:highlight w:val="yellow"/>
        </w:rPr>
        <w:t>FlexO</w:t>
      </w:r>
      <w:proofErr w:type="spellEnd"/>
      <w:r w:rsidRPr="00E01FF4">
        <w:rPr>
          <w:rFonts w:eastAsia="仿宋_GB2312" w:hint="eastAsia"/>
          <w:sz w:val="24"/>
          <w:highlight w:val="yellow"/>
        </w:rPr>
        <w:t>利用现有的</w:t>
      </w:r>
      <w:r w:rsidRPr="00E01FF4">
        <w:rPr>
          <w:rFonts w:eastAsia="仿宋_GB2312" w:hint="eastAsia"/>
          <w:sz w:val="24"/>
          <w:highlight w:val="yellow"/>
        </w:rPr>
        <w:t>100G</w:t>
      </w:r>
      <w:r w:rsidRPr="00E01FF4">
        <w:rPr>
          <w:rFonts w:eastAsia="仿宋_GB2312" w:hint="eastAsia"/>
          <w:sz w:val="24"/>
          <w:highlight w:val="yellow"/>
        </w:rPr>
        <w:t>速率的短距离光模块，在每个</w:t>
      </w:r>
      <w:r w:rsidRPr="00E01FF4">
        <w:rPr>
          <w:rFonts w:eastAsia="仿宋_GB2312" w:hint="eastAsia"/>
          <w:sz w:val="24"/>
          <w:highlight w:val="yellow"/>
        </w:rPr>
        <w:t>100G</w:t>
      </w:r>
      <w:r w:rsidRPr="00E01FF4">
        <w:rPr>
          <w:rFonts w:eastAsia="仿宋_GB2312" w:hint="eastAsia"/>
          <w:sz w:val="24"/>
          <w:highlight w:val="yellow"/>
        </w:rPr>
        <w:t>光通道上通过特殊定义的</w:t>
      </w:r>
      <w:proofErr w:type="spellStart"/>
      <w:r w:rsidRPr="00E01FF4">
        <w:rPr>
          <w:rFonts w:eastAsia="仿宋_GB2312" w:hint="eastAsia"/>
          <w:sz w:val="24"/>
          <w:highlight w:val="yellow"/>
        </w:rPr>
        <w:t>FlexO</w:t>
      </w:r>
      <w:proofErr w:type="spellEnd"/>
      <w:r w:rsidRPr="00E01FF4">
        <w:rPr>
          <w:rFonts w:eastAsia="仿宋_GB2312" w:hint="eastAsia"/>
          <w:sz w:val="24"/>
          <w:highlight w:val="yellow"/>
        </w:rPr>
        <w:t>帧格式、</w:t>
      </w:r>
      <w:r w:rsidRPr="00E01FF4">
        <w:rPr>
          <w:rFonts w:eastAsia="仿宋_GB2312" w:hint="eastAsia"/>
          <w:sz w:val="24"/>
          <w:highlight w:val="yellow"/>
        </w:rPr>
        <w:t>FEC</w:t>
      </w:r>
      <w:r w:rsidRPr="00E01FF4">
        <w:rPr>
          <w:rFonts w:eastAsia="仿宋_GB2312" w:hint="eastAsia"/>
          <w:sz w:val="24"/>
          <w:highlight w:val="yellow"/>
        </w:rPr>
        <w:t>编码方法和</w:t>
      </w:r>
      <w:proofErr w:type="spellStart"/>
      <w:r w:rsidRPr="00E01FF4">
        <w:rPr>
          <w:rFonts w:eastAsia="仿宋_GB2312" w:hint="eastAsia"/>
          <w:sz w:val="24"/>
          <w:highlight w:val="yellow"/>
        </w:rPr>
        <w:t>FlexO</w:t>
      </w:r>
      <w:proofErr w:type="spellEnd"/>
      <w:r w:rsidRPr="00E01FF4">
        <w:rPr>
          <w:rFonts w:eastAsia="仿宋_GB2312" w:hint="eastAsia"/>
          <w:sz w:val="24"/>
          <w:highlight w:val="yellow"/>
        </w:rPr>
        <w:t>开销字节等方式来承载一路</w:t>
      </w:r>
      <w:r w:rsidRPr="00E01FF4">
        <w:rPr>
          <w:rFonts w:eastAsia="仿宋_GB2312" w:hint="eastAsia"/>
          <w:sz w:val="24"/>
          <w:highlight w:val="yellow"/>
        </w:rPr>
        <w:t>OTUC</w:t>
      </w:r>
      <w:r w:rsidRPr="00E01FF4">
        <w:rPr>
          <w:rFonts w:eastAsia="仿宋_GB2312" w:hint="eastAsia"/>
          <w:sz w:val="24"/>
          <w:highlight w:val="yellow"/>
        </w:rPr>
        <w:t>信号</w:t>
      </w:r>
      <w:r>
        <w:rPr>
          <w:rFonts w:eastAsia="仿宋_GB2312" w:hint="eastAsia"/>
          <w:sz w:val="24"/>
        </w:rPr>
        <w:t>。通过多路</w:t>
      </w:r>
      <w:r>
        <w:rPr>
          <w:rFonts w:eastAsia="仿宋_GB2312" w:hint="eastAsia"/>
          <w:sz w:val="24"/>
        </w:rPr>
        <w:t>100G</w:t>
      </w:r>
      <w:r>
        <w:rPr>
          <w:rFonts w:eastAsia="仿宋_GB2312" w:hint="eastAsia"/>
          <w:sz w:val="24"/>
        </w:rPr>
        <w:t>光通道带宽的捆绑，可以提供</w:t>
      </w:r>
      <w:r w:rsidRPr="00E01FF4">
        <w:rPr>
          <w:rFonts w:eastAsia="仿宋_GB2312" w:hint="eastAsia"/>
          <w:sz w:val="24"/>
          <w:highlight w:val="yellow"/>
        </w:rPr>
        <w:t>n*100Gbit/s</w:t>
      </w:r>
      <w:r>
        <w:rPr>
          <w:rFonts w:eastAsia="仿宋_GB2312" w:hint="eastAsia"/>
          <w:sz w:val="24"/>
        </w:rPr>
        <w:t>的接口带宽来传送对应的</w:t>
      </w:r>
      <w:proofErr w:type="spellStart"/>
      <w:r>
        <w:rPr>
          <w:rFonts w:eastAsia="仿宋_GB2312" w:hint="eastAsia"/>
          <w:sz w:val="24"/>
        </w:rPr>
        <w:t>OTUCn</w:t>
      </w:r>
      <w:proofErr w:type="spellEnd"/>
      <w:r>
        <w:rPr>
          <w:rFonts w:eastAsia="仿宋_GB2312" w:hint="eastAsia"/>
          <w:sz w:val="24"/>
        </w:rPr>
        <w:t>信号。而长距离接口采用了</w:t>
      </w:r>
      <w:proofErr w:type="spellStart"/>
      <w:r>
        <w:rPr>
          <w:rFonts w:eastAsia="仿宋_GB2312" w:hint="eastAsia"/>
          <w:sz w:val="24"/>
        </w:rPr>
        <w:t>StairCase</w:t>
      </w:r>
      <w:proofErr w:type="spellEnd"/>
      <w:r>
        <w:rPr>
          <w:rFonts w:eastAsia="仿宋_GB2312" w:hint="eastAsia"/>
          <w:sz w:val="24"/>
        </w:rPr>
        <w:t xml:space="preserve"> FEC</w:t>
      </w:r>
      <w:r>
        <w:rPr>
          <w:rFonts w:eastAsia="仿宋_GB2312" w:hint="eastAsia"/>
          <w:sz w:val="24"/>
        </w:rPr>
        <w:t>技术来提高</w:t>
      </w:r>
      <w:r>
        <w:rPr>
          <w:rFonts w:eastAsia="仿宋_GB2312" w:hint="eastAsia"/>
          <w:sz w:val="24"/>
        </w:rPr>
        <w:t>FEC</w:t>
      </w:r>
      <w:r>
        <w:rPr>
          <w:rFonts w:eastAsia="仿宋_GB2312" w:hint="eastAsia"/>
          <w:sz w:val="24"/>
        </w:rPr>
        <w:t>编码增益，以抵消长距离传输带来的噪声。</w:t>
      </w:r>
    </w:p>
    <w:p w14:paraId="676AB193"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总之，</w:t>
      </w:r>
      <w:proofErr w:type="spellStart"/>
      <w:r>
        <w:rPr>
          <w:rFonts w:eastAsia="仿宋_GB2312" w:hint="eastAsia"/>
          <w:sz w:val="24"/>
        </w:rPr>
        <w:t>FlexE</w:t>
      </w:r>
      <w:proofErr w:type="spellEnd"/>
      <w:r>
        <w:rPr>
          <w:rFonts w:eastAsia="仿宋_GB2312" w:hint="eastAsia"/>
          <w:sz w:val="24"/>
        </w:rPr>
        <w:t>技术与</w:t>
      </w:r>
      <w:proofErr w:type="spellStart"/>
      <w:r>
        <w:rPr>
          <w:rFonts w:eastAsia="仿宋_GB2312" w:hint="eastAsia"/>
          <w:sz w:val="24"/>
        </w:rPr>
        <w:t>FlexO</w:t>
      </w:r>
      <w:proofErr w:type="spellEnd"/>
      <w:r>
        <w:rPr>
          <w:rFonts w:eastAsia="仿宋_GB2312" w:hint="eastAsia"/>
          <w:sz w:val="24"/>
        </w:rPr>
        <w:t>技术均可以解决超</w:t>
      </w:r>
      <w:r>
        <w:rPr>
          <w:rFonts w:eastAsia="仿宋_GB2312" w:hint="eastAsia"/>
          <w:sz w:val="24"/>
        </w:rPr>
        <w:t>100G</w:t>
      </w:r>
      <w:r>
        <w:rPr>
          <w:rFonts w:eastAsia="仿宋_GB2312" w:hint="eastAsia"/>
          <w:sz w:val="24"/>
        </w:rPr>
        <w:t>业务颗粒互联的问题，实现业务带</w:t>
      </w:r>
      <w:r>
        <w:rPr>
          <w:rFonts w:eastAsia="仿宋_GB2312" w:hint="eastAsia"/>
          <w:sz w:val="24"/>
        </w:rPr>
        <w:lastRenderedPageBreak/>
        <w:t>宽按需分配，在未来超</w:t>
      </w:r>
      <w:r>
        <w:rPr>
          <w:rFonts w:eastAsia="仿宋_GB2312" w:hint="eastAsia"/>
          <w:sz w:val="24"/>
        </w:rPr>
        <w:t>100G</w:t>
      </w:r>
      <w:r>
        <w:rPr>
          <w:rFonts w:eastAsia="仿宋_GB2312" w:hint="eastAsia"/>
          <w:sz w:val="24"/>
        </w:rPr>
        <w:t>网络中将得到应用。</w:t>
      </w:r>
    </w:p>
    <w:p w14:paraId="032B4E18" w14:textId="77777777" w:rsidR="00B36A14" w:rsidRDefault="00C504D6">
      <w:pPr>
        <w:pStyle w:val="3"/>
      </w:pPr>
      <w:r>
        <w:t>Segment Routing</w:t>
      </w:r>
    </w:p>
    <w:p w14:paraId="2F5F923C" w14:textId="75FBFD0D"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Segment Routing</w:t>
      </w:r>
      <w:r>
        <w:rPr>
          <w:rFonts w:eastAsia="仿宋_GB2312" w:hint="eastAsia"/>
          <w:sz w:val="24"/>
        </w:rPr>
        <w:t>（</w:t>
      </w:r>
      <w:r>
        <w:rPr>
          <w:rFonts w:eastAsia="仿宋_GB2312" w:hint="eastAsia"/>
          <w:sz w:val="24"/>
        </w:rPr>
        <w:t>SR</w:t>
      </w:r>
      <w:r>
        <w:rPr>
          <w:rFonts w:eastAsia="仿宋_GB2312" w:hint="eastAsia"/>
          <w:sz w:val="24"/>
        </w:rPr>
        <w:t>）是一种</w:t>
      </w:r>
      <w:r w:rsidRPr="009C1984">
        <w:rPr>
          <w:rFonts w:eastAsia="仿宋_GB2312" w:hint="eastAsia"/>
          <w:sz w:val="24"/>
          <w:highlight w:val="yellow"/>
        </w:rPr>
        <w:t>源路由技术</w:t>
      </w:r>
      <w:r>
        <w:rPr>
          <w:rFonts w:eastAsia="仿宋_GB2312" w:hint="eastAsia"/>
          <w:sz w:val="24"/>
        </w:rPr>
        <w:t>。</w:t>
      </w:r>
      <w:r>
        <w:rPr>
          <w:rFonts w:eastAsia="仿宋_GB2312" w:hint="eastAsia"/>
          <w:sz w:val="24"/>
        </w:rPr>
        <w:t>SR</w:t>
      </w:r>
      <w:r>
        <w:rPr>
          <w:rFonts w:eastAsia="仿宋_GB2312" w:hint="eastAsia"/>
          <w:sz w:val="24"/>
        </w:rPr>
        <w:t>只需在源节点将携带路由信息的指令压</w:t>
      </w:r>
      <w:proofErr w:type="gramStart"/>
      <w:r>
        <w:rPr>
          <w:rFonts w:eastAsia="仿宋_GB2312" w:hint="eastAsia"/>
          <w:sz w:val="24"/>
        </w:rPr>
        <w:t>栈</w:t>
      </w:r>
      <w:proofErr w:type="gramEnd"/>
      <w:r>
        <w:rPr>
          <w:rFonts w:eastAsia="仿宋_GB2312" w:hint="eastAsia"/>
          <w:sz w:val="24"/>
        </w:rPr>
        <w:t>到</w:t>
      </w:r>
      <w:proofErr w:type="gramStart"/>
      <w:r>
        <w:rPr>
          <w:rFonts w:eastAsia="仿宋_GB2312" w:hint="eastAsia"/>
          <w:sz w:val="24"/>
        </w:rPr>
        <w:t>报文头</w:t>
      </w:r>
      <w:proofErr w:type="gramEnd"/>
      <w:r>
        <w:rPr>
          <w:rFonts w:eastAsia="仿宋_GB2312" w:hint="eastAsia"/>
          <w:sz w:val="24"/>
        </w:rPr>
        <w:t>中，就可以指导报文转发。中间转发节点不需要感知业务状态，只需</w:t>
      </w:r>
      <w:proofErr w:type="gramStart"/>
      <w:r>
        <w:rPr>
          <w:rFonts w:eastAsia="仿宋_GB2312" w:hint="eastAsia"/>
          <w:sz w:val="24"/>
        </w:rPr>
        <w:t>逐跳执行</w:t>
      </w:r>
      <w:proofErr w:type="gramEnd"/>
      <w:r>
        <w:rPr>
          <w:rFonts w:eastAsia="仿宋_GB2312" w:hint="eastAsia"/>
          <w:sz w:val="24"/>
        </w:rPr>
        <w:t>并弹出相关指令进行报文转发。</w:t>
      </w:r>
      <w:r w:rsidRPr="009C1984">
        <w:rPr>
          <w:rFonts w:eastAsia="仿宋_GB2312" w:hint="eastAsia"/>
          <w:sz w:val="24"/>
          <w:highlight w:val="yellow"/>
        </w:rPr>
        <w:t>SR</w:t>
      </w:r>
      <w:r w:rsidRPr="009C1984">
        <w:rPr>
          <w:rFonts w:eastAsia="仿宋_GB2312" w:hint="eastAsia"/>
          <w:sz w:val="24"/>
          <w:highlight w:val="yellow"/>
        </w:rPr>
        <w:t>技术易于同</w:t>
      </w:r>
      <w:r w:rsidRPr="009C1984">
        <w:rPr>
          <w:rFonts w:eastAsia="仿宋_GB2312" w:hint="eastAsia"/>
          <w:sz w:val="24"/>
          <w:highlight w:val="yellow"/>
        </w:rPr>
        <w:t>SDN</w:t>
      </w:r>
      <w:r w:rsidRPr="009C1984">
        <w:rPr>
          <w:rFonts w:eastAsia="仿宋_GB2312" w:hint="eastAsia"/>
          <w:sz w:val="24"/>
          <w:highlight w:val="yellow"/>
        </w:rPr>
        <w:t>技术相结合</w:t>
      </w:r>
      <w:r>
        <w:rPr>
          <w:rFonts w:eastAsia="仿宋_GB2312" w:hint="eastAsia"/>
          <w:sz w:val="24"/>
        </w:rPr>
        <w:t>。在</w:t>
      </w:r>
      <w:r>
        <w:rPr>
          <w:rFonts w:eastAsia="仿宋_GB2312" w:hint="eastAsia"/>
          <w:sz w:val="24"/>
        </w:rPr>
        <w:t>SDN</w:t>
      </w:r>
      <w:r>
        <w:rPr>
          <w:rFonts w:eastAsia="仿宋_GB2312" w:hint="eastAsia"/>
          <w:sz w:val="24"/>
        </w:rPr>
        <w:t>架构下，</w:t>
      </w:r>
      <w:r>
        <w:rPr>
          <w:rFonts w:eastAsia="仿宋_GB2312" w:hint="eastAsia"/>
          <w:sz w:val="24"/>
        </w:rPr>
        <w:t>SDN</w:t>
      </w:r>
      <w:r>
        <w:rPr>
          <w:rFonts w:eastAsia="仿宋_GB2312" w:hint="eastAsia"/>
          <w:sz w:val="24"/>
        </w:rPr>
        <w:t>控制器拥有网络全局视野，可以集中计算出符合业务需求的最佳转发路径。</w:t>
      </w:r>
      <w:r w:rsidRPr="009C1984">
        <w:rPr>
          <w:rFonts w:eastAsia="仿宋_GB2312" w:hint="eastAsia"/>
          <w:sz w:val="24"/>
          <w:highlight w:val="yellow"/>
        </w:rPr>
        <w:t>控制器可以将路由信息</w:t>
      </w:r>
      <w:proofErr w:type="gramStart"/>
      <w:r w:rsidRPr="009C1984">
        <w:rPr>
          <w:rFonts w:eastAsia="仿宋_GB2312" w:hint="eastAsia"/>
          <w:sz w:val="24"/>
          <w:highlight w:val="yellow"/>
        </w:rPr>
        <w:t>下发到源节点</w:t>
      </w:r>
      <w:proofErr w:type="gramEnd"/>
      <w:r w:rsidRPr="009C1984">
        <w:rPr>
          <w:rFonts w:eastAsia="仿宋_GB2312" w:hint="eastAsia"/>
          <w:sz w:val="24"/>
          <w:highlight w:val="yellow"/>
        </w:rPr>
        <w:t>即可，不需要再对转发路径上的其他节点进行控制</w:t>
      </w:r>
      <w:r>
        <w:rPr>
          <w:rFonts w:eastAsia="仿宋_GB2312" w:hint="eastAsia"/>
          <w:sz w:val="24"/>
        </w:rPr>
        <w:t>。</w:t>
      </w:r>
      <w:r>
        <w:rPr>
          <w:rFonts w:eastAsia="仿宋_GB2312" w:hint="eastAsia"/>
          <w:sz w:val="24"/>
        </w:rPr>
        <w:t>SR</w:t>
      </w:r>
      <w:r>
        <w:rPr>
          <w:rFonts w:eastAsia="仿宋_GB2312" w:hint="eastAsia"/>
          <w:sz w:val="24"/>
        </w:rPr>
        <w:t>和</w:t>
      </w:r>
      <w:r>
        <w:rPr>
          <w:rFonts w:eastAsia="仿宋_GB2312" w:hint="eastAsia"/>
          <w:sz w:val="24"/>
        </w:rPr>
        <w:t>SDN</w:t>
      </w:r>
      <w:r>
        <w:rPr>
          <w:rFonts w:eastAsia="仿宋_GB2312" w:hint="eastAsia"/>
          <w:sz w:val="24"/>
        </w:rPr>
        <w:t>技术的</w:t>
      </w:r>
      <w:del w:id="56" w:author="Windows 用户" w:date="2020-09-16T14:32:00Z">
        <w:r w:rsidDel="009C1984">
          <w:rPr>
            <w:rFonts w:eastAsia="仿宋_GB2312" w:hint="eastAsia"/>
            <w:sz w:val="24"/>
          </w:rPr>
          <w:delText>集合</w:delText>
        </w:r>
      </w:del>
      <w:ins w:id="57" w:author="Windows 用户" w:date="2020-09-16T14:32:00Z">
        <w:r w:rsidR="009C1984">
          <w:rPr>
            <w:rFonts w:eastAsia="仿宋_GB2312" w:hint="eastAsia"/>
            <w:sz w:val="24"/>
          </w:rPr>
          <w:t>结合</w:t>
        </w:r>
      </w:ins>
      <w:r>
        <w:rPr>
          <w:rFonts w:eastAsia="仿宋_GB2312" w:hint="eastAsia"/>
          <w:sz w:val="24"/>
        </w:rPr>
        <w:t>可以</w:t>
      </w:r>
      <w:r w:rsidRPr="009C1984">
        <w:rPr>
          <w:rFonts w:eastAsia="仿宋_GB2312" w:hint="eastAsia"/>
          <w:sz w:val="24"/>
          <w:highlight w:val="yellow"/>
        </w:rPr>
        <w:t>降低网络中信令交互时延，减少建路时延，提升网络性能</w:t>
      </w:r>
      <w:r>
        <w:rPr>
          <w:rFonts w:eastAsia="仿宋_GB2312" w:hint="eastAsia"/>
          <w:sz w:val="24"/>
        </w:rPr>
        <w:t>。主流的</w:t>
      </w:r>
      <w:r>
        <w:rPr>
          <w:rFonts w:eastAsia="仿宋_GB2312" w:hint="eastAsia"/>
          <w:sz w:val="24"/>
        </w:rPr>
        <w:t>SR</w:t>
      </w:r>
      <w:r>
        <w:rPr>
          <w:rFonts w:eastAsia="仿宋_GB2312" w:hint="eastAsia"/>
          <w:sz w:val="24"/>
        </w:rPr>
        <w:t>技术包括</w:t>
      </w:r>
      <w:r>
        <w:rPr>
          <w:rFonts w:eastAsia="仿宋_GB2312" w:hint="eastAsia"/>
          <w:sz w:val="24"/>
        </w:rPr>
        <w:t>SR-BE</w:t>
      </w:r>
      <w:r>
        <w:rPr>
          <w:rFonts w:eastAsia="仿宋_GB2312" w:hint="eastAsia"/>
          <w:sz w:val="24"/>
        </w:rPr>
        <w:t>（</w:t>
      </w:r>
      <w:r>
        <w:rPr>
          <w:rFonts w:eastAsia="仿宋_GB2312" w:hint="eastAsia"/>
          <w:sz w:val="24"/>
        </w:rPr>
        <w:t>Segment Routing Best Effort</w:t>
      </w:r>
      <w:r>
        <w:rPr>
          <w:rFonts w:eastAsia="仿宋_GB2312" w:hint="eastAsia"/>
          <w:sz w:val="24"/>
        </w:rPr>
        <w:t>）和</w:t>
      </w:r>
      <w:r>
        <w:rPr>
          <w:rFonts w:eastAsia="仿宋_GB2312" w:hint="eastAsia"/>
          <w:sz w:val="24"/>
        </w:rPr>
        <w:t>SR-TE</w:t>
      </w:r>
      <w:r>
        <w:rPr>
          <w:rFonts w:eastAsia="仿宋_GB2312" w:hint="eastAsia"/>
          <w:sz w:val="24"/>
        </w:rPr>
        <w:t>（</w:t>
      </w:r>
      <w:r>
        <w:rPr>
          <w:rFonts w:eastAsia="仿宋_GB2312" w:hint="eastAsia"/>
          <w:sz w:val="24"/>
        </w:rPr>
        <w:t>Segment Routing Traffic Engineering</w:t>
      </w:r>
      <w:r>
        <w:rPr>
          <w:rFonts w:eastAsia="仿宋_GB2312" w:hint="eastAsia"/>
          <w:sz w:val="24"/>
        </w:rPr>
        <w:t>）两种。</w:t>
      </w:r>
      <w:r>
        <w:rPr>
          <w:rFonts w:eastAsia="仿宋_GB2312" w:hint="eastAsia"/>
          <w:sz w:val="24"/>
        </w:rPr>
        <w:t>SR-BE</w:t>
      </w:r>
      <w:r>
        <w:rPr>
          <w:rFonts w:eastAsia="仿宋_GB2312" w:hint="eastAsia"/>
          <w:sz w:val="24"/>
        </w:rPr>
        <w:t>适用于面向无连接的业务请求，内部网关协议采用最短路径算法来得到最优的</w:t>
      </w:r>
      <w:r>
        <w:rPr>
          <w:rFonts w:eastAsia="仿宋_GB2312" w:hint="eastAsia"/>
          <w:sz w:val="24"/>
        </w:rPr>
        <w:t>SR</w:t>
      </w:r>
      <w:r>
        <w:rPr>
          <w:rFonts w:eastAsia="仿宋_GB2312" w:hint="eastAsia"/>
          <w:sz w:val="24"/>
        </w:rPr>
        <w:t>标签转发路径。</w:t>
      </w:r>
      <w:r>
        <w:rPr>
          <w:rFonts w:eastAsia="仿宋_GB2312" w:hint="eastAsia"/>
          <w:sz w:val="24"/>
        </w:rPr>
        <w:t>SR-TE</w:t>
      </w:r>
      <w:r>
        <w:rPr>
          <w:rFonts w:eastAsia="仿宋_GB2312" w:hint="eastAsia"/>
          <w:sz w:val="24"/>
        </w:rPr>
        <w:t>适用于面向连接的业务请求，控制器计算隧道转发路径，并将路径严格对应的标签</w:t>
      </w:r>
      <w:proofErr w:type="gramStart"/>
      <w:r>
        <w:rPr>
          <w:rFonts w:eastAsia="仿宋_GB2312" w:hint="eastAsia"/>
          <w:sz w:val="24"/>
        </w:rPr>
        <w:t>栈</w:t>
      </w:r>
      <w:proofErr w:type="gramEnd"/>
      <w:r>
        <w:rPr>
          <w:rFonts w:eastAsia="仿宋_GB2312" w:hint="eastAsia"/>
          <w:sz w:val="24"/>
        </w:rPr>
        <w:t>下发给转发平面。在</w:t>
      </w:r>
      <w:r>
        <w:rPr>
          <w:rFonts w:eastAsia="仿宋_GB2312" w:hint="eastAsia"/>
          <w:sz w:val="24"/>
        </w:rPr>
        <w:t>SR-TE</w:t>
      </w:r>
      <w:r>
        <w:rPr>
          <w:rFonts w:eastAsia="仿宋_GB2312" w:hint="eastAsia"/>
          <w:sz w:val="24"/>
        </w:rPr>
        <w:t>隧道的入节点上，转发器根据标签</w:t>
      </w:r>
      <w:proofErr w:type="gramStart"/>
      <w:r>
        <w:rPr>
          <w:rFonts w:eastAsia="仿宋_GB2312" w:hint="eastAsia"/>
          <w:sz w:val="24"/>
        </w:rPr>
        <w:t>栈</w:t>
      </w:r>
      <w:proofErr w:type="gramEnd"/>
      <w:ins w:id="58" w:author="Windows 用户" w:date="2020-09-16T14:33:00Z">
        <w:r w:rsidR="00ED2EBE">
          <w:rPr>
            <w:rFonts w:eastAsia="仿宋_GB2312" w:hint="eastAsia"/>
            <w:sz w:val="24"/>
          </w:rPr>
          <w:t>即</w:t>
        </w:r>
      </w:ins>
      <w:r>
        <w:rPr>
          <w:rFonts w:eastAsia="仿宋_GB2312" w:hint="eastAsia"/>
          <w:sz w:val="24"/>
        </w:rPr>
        <w:t>可以控制报文在网络中的转发路径。</w:t>
      </w:r>
    </w:p>
    <w:p w14:paraId="0079E564" w14:textId="77777777" w:rsidR="00B36A14" w:rsidRDefault="00C504D6">
      <w:pPr>
        <w:pStyle w:val="3"/>
      </w:pPr>
      <w:r>
        <w:rPr>
          <w:rFonts w:hint="eastAsia"/>
        </w:rPr>
        <w:t>网络切片</w:t>
      </w:r>
    </w:p>
    <w:p w14:paraId="5F61CC6C" w14:textId="3C160B43"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网络切片技术是</w:t>
      </w:r>
      <w:r>
        <w:rPr>
          <w:rFonts w:eastAsia="仿宋_GB2312" w:hint="eastAsia"/>
          <w:sz w:val="24"/>
        </w:rPr>
        <w:t>5G</w:t>
      </w:r>
      <w:r>
        <w:rPr>
          <w:rFonts w:eastAsia="仿宋_GB2312" w:hint="eastAsia"/>
          <w:sz w:val="24"/>
        </w:rPr>
        <w:t>网络中一个非常重要的技术。网络切片技术可以根据业务需求将底层物理网络分割成不同的逻辑网络。这些逻辑网络由一组网络功能、节点链路资源和一系列连接关系组成。根据业务需求的不同，逻辑网络所分配的资源也各不相同。逻辑网络之间互相隔离，从而满足不同应用场景下差异化承载需求。如今网络切片采用</w:t>
      </w:r>
      <w:r>
        <w:rPr>
          <w:rFonts w:eastAsia="仿宋_GB2312" w:hint="eastAsia"/>
          <w:sz w:val="24"/>
        </w:rPr>
        <w:t>SDN</w:t>
      </w:r>
      <w:r>
        <w:rPr>
          <w:rFonts w:eastAsia="仿宋_GB2312" w:hint="eastAsia"/>
          <w:sz w:val="24"/>
        </w:rPr>
        <w:t>控制架构，包括转发层面和控制层面两个部分。第一，转发层面。目前转发层面的网络切片技术主要分为</w:t>
      </w:r>
      <w:r w:rsidRPr="00ED2EBE">
        <w:rPr>
          <w:rFonts w:eastAsia="仿宋_GB2312" w:hint="eastAsia"/>
          <w:sz w:val="24"/>
          <w:highlight w:val="yellow"/>
        </w:rPr>
        <w:t>软切片和硬切片</w:t>
      </w:r>
      <w:r>
        <w:rPr>
          <w:rFonts w:eastAsia="仿宋_GB2312" w:hint="eastAsia"/>
          <w:sz w:val="24"/>
        </w:rPr>
        <w:t>两种。软切片指的是利用现有的虚拟化技术，如传统的</w:t>
      </w:r>
      <w:r>
        <w:rPr>
          <w:rFonts w:eastAsia="仿宋_GB2312" w:hint="eastAsia"/>
          <w:sz w:val="24"/>
        </w:rPr>
        <w:t>VPN</w:t>
      </w:r>
      <w:r>
        <w:rPr>
          <w:rFonts w:eastAsia="仿宋_GB2312" w:hint="eastAsia"/>
          <w:sz w:val="24"/>
        </w:rPr>
        <w:t>，</w:t>
      </w:r>
      <w:r>
        <w:rPr>
          <w:rFonts w:eastAsia="仿宋_GB2312" w:hint="eastAsia"/>
          <w:sz w:val="24"/>
        </w:rPr>
        <w:t>VLAN</w:t>
      </w:r>
      <w:r>
        <w:rPr>
          <w:rFonts w:eastAsia="仿宋_GB2312" w:hint="eastAsia"/>
          <w:sz w:val="24"/>
        </w:rPr>
        <w:t>等，</w:t>
      </w:r>
      <w:r w:rsidRPr="00ED2EBE">
        <w:rPr>
          <w:rFonts w:eastAsia="仿宋_GB2312" w:hint="eastAsia"/>
          <w:sz w:val="24"/>
          <w:highlight w:val="yellow"/>
        </w:rPr>
        <w:t>通过虚拟化映射，将底层物理网络资源进行逻辑隔离</w:t>
      </w:r>
      <w:r>
        <w:rPr>
          <w:rFonts w:eastAsia="仿宋_GB2312" w:hint="eastAsia"/>
          <w:sz w:val="24"/>
        </w:rPr>
        <w:t>。而硬切片则基于</w:t>
      </w:r>
      <w:r>
        <w:rPr>
          <w:rFonts w:eastAsia="仿宋_GB2312" w:hint="eastAsia"/>
          <w:sz w:val="24"/>
        </w:rPr>
        <w:t>L0/L1</w:t>
      </w:r>
      <w:r>
        <w:rPr>
          <w:rFonts w:eastAsia="仿宋_GB2312" w:hint="eastAsia"/>
          <w:sz w:val="24"/>
        </w:rPr>
        <w:t>层的通道化，如</w:t>
      </w:r>
      <w:proofErr w:type="spellStart"/>
      <w:r>
        <w:rPr>
          <w:rFonts w:eastAsia="仿宋_GB2312" w:hint="eastAsia"/>
          <w:sz w:val="24"/>
        </w:rPr>
        <w:t>FlexE</w:t>
      </w:r>
      <w:proofErr w:type="spellEnd"/>
      <w:r>
        <w:rPr>
          <w:rFonts w:eastAsia="仿宋_GB2312" w:hint="eastAsia"/>
          <w:sz w:val="24"/>
        </w:rPr>
        <w:t>技术，</w:t>
      </w:r>
      <w:r w:rsidRPr="00ED2EBE">
        <w:rPr>
          <w:rFonts w:eastAsia="仿宋_GB2312" w:hint="eastAsia"/>
          <w:sz w:val="24"/>
          <w:highlight w:val="yellow"/>
        </w:rPr>
        <w:t>在逻辑网络之间实现物理隔离</w:t>
      </w:r>
      <w:r>
        <w:rPr>
          <w:rFonts w:eastAsia="仿宋_GB2312" w:hint="eastAsia"/>
          <w:sz w:val="24"/>
        </w:rPr>
        <w:t>。</w:t>
      </w:r>
      <w:r w:rsidRPr="00ED2EBE">
        <w:rPr>
          <w:rFonts w:eastAsia="仿宋_GB2312" w:hint="eastAsia"/>
          <w:sz w:val="24"/>
          <w:highlight w:val="yellow"/>
        </w:rPr>
        <w:t>软切片无需对硬件设备进行更改，实现起来相对容易，但是在隔离效果和隔离效率方面不如实际的物理隔离</w:t>
      </w:r>
      <w:r>
        <w:rPr>
          <w:rFonts w:eastAsia="仿宋_GB2312" w:hint="eastAsia"/>
          <w:sz w:val="24"/>
        </w:rPr>
        <w:t>。</w:t>
      </w:r>
      <w:r w:rsidRPr="00ED2EBE">
        <w:rPr>
          <w:rFonts w:eastAsia="仿宋_GB2312" w:hint="eastAsia"/>
          <w:sz w:val="24"/>
          <w:highlight w:val="yellow"/>
        </w:rPr>
        <w:t>而</w:t>
      </w:r>
      <w:proofErr w:type="spellStart"/>
      <w:r w:rsidRPr="00ED2EBE">
        <w:rPr>
          <w:rFonts w:eastAsia="仿宋_GB2312" w:hint="eastAsia"/>
          <w:sz w:val="24"/>
          <w:highlight w:val="yellow"/>
        </w:rPr>
        <w:t>FlexE</w:t>
      </w:r>
      <w:proofErr w:type="spellEnd"/>
      <w:r w:rsidRPr="00ED2EBE">
        <w:rPr>
          <w:rFonts w:eastAsia="仿宋_GB2312" w:hint="eastAsia"/>
          <w:sz w:val="24"/>
          <w:highlight w:val="yellow"/>
        </w:rPr>
        <w:t>技术可以为业务建立端到端</w:t>
      </w:r>
      <w:proofErr w:type="spellStart"/>
      <w:r w:rsidRPr="00ED2EBE">
        <w:rPr>
          <w:rFonts w:eastAsia="仿宋_GB2312" w:hint="eastAsia"/>
          <w:sz w:val="24"/>
          <w:highlight w:val="yellow"/>
        </w:rPr>
        <w:t>FlexE</w:t>
      </w:r>
      <w:proofErr w:type="spellEnd"/>
      <w:r w:rsidRPr="00ED2EBE">
        <w:rPr>
          <w:rFonts w:eastAsia="仿宋_GB2312" w:hint="eastAsia"/>
          <w:sz w:val="24"/>
          <w:highlight w:val="yellow"/>
        </w:rPr>
        <w:t>硬管道，提供低时延，低抖动的承载网络，是实现硬切片的技术方案之一</w:t>
      </w:r>
      <w:r>
        <w:rPr>
          <w:rFonts w:eastAsia="仿宋_GB2312" w:hint="eastAsia"/>
          <w:sz w:val="24"/>
        </w:rPr>
        <w:t>。但是</w:t>
      </w:r>
      <w:proofErr w:type="spellStart"/>
      <w:r>
        <w:rPr>
          <w:rFonts w:eastAsia="仿宋_GB2312" w:hint="eastAsia"/>
          <w:sz w:val="24"/>
        </w:rPr>
        <w:t>FlexE</w:t>
      </w:r>
      <w:proofErr w:type="spellEnd"/>
      <w:r>
        <w:rPr>
          <w:rFonts w:eastAsia="仿宋_GB2312" w:hint="eastAsia"/>
          <w:sz w:val="24"/>
        </w:rPr>
        <w:t>技术对硬件设备有要求，目前相关标准化工作正在进行中。第二，控制层面。控制层面主要负责虚拟网络的创建、修改、删除等生命周期的管理。虚拟网络与物理资源存在着映射关系。不同的虚拟网络有不同的业务控制器，不同的业务控制器之间</w:t>
      </w:r>
      <w:del w:id="59" w:author="Windows 用户" w:date="2020-09-16T14:35:00Z">
        <w:r w:rsidDel="00ED2EBE">
          <w:rPr>
            <w:rFonts w:eastAsia="仿宋_GB2312" w:hint="eastAsia"/>
            <w:sz w:val="24"/>
          </w:rPr>
          <w:delText>批次</w:delText>
        </w:r>
      </w:del>
      <w:ins w:id="60" w:author="Windows 用户" w:date="2020-09-16T14:35:00Z">
        <w:r w:rsidR="00ED2EBE">
          <w:rPr>
            <w:rFonts w:eastAsia="仿宋_GB2312" w:hint="eastAsia"/>
            <w:sz w:val="24"/>
          </w:rPr>
          <w:t>彼此</w:t>
        </w:r>
      </w:ins>
      <w:r>
        <w:rPr>
          <w:rFonts w:eastAsia="仿宋_GB2312" w:hint="eastAsia"/>
          <w:sz w:val="24"/>
        </w:rPr>
        <w:t>独立，可以运行不同的控制协议。</w:t>
      </w:r>
      <w:r w:rsidRPr="00ED2EBE">
        <w:rPr>
          <w:rFonts w:eastAsia="仿宋_GB2312" w:hint="eastAsia"/>
          <w:sz w:val="24"/>
          <w:highlight w:val="yellow"/>
        </w:rPr>
        <w:t>控制层面中，</w:t>
      </w:r>
      <w:proofErr w:type="gramStart"/>
      <w:r w:rsidRPr="00ED2EBE">
        <w:rPr>
          <w:rFonts w:eastAsia="仿宋_GB2312" w:hint="eastAsia"/>
          <w:sz w:val="24"/>
          <w:highlight w:val="yellow"/>
        </w:rPr>
        <w:t>核心网</w:t>
      </w:r>
      <w:proofErr w:type="gramEnd"/>
      <w:r w:rsidRPr="00ED2EBE">
        <w:rPr>
          <w:rFonts w:eastAsia="仿宋_GB2312" w:hint="eastAsia"/>
          <w:sz w:val="24"/>
          <w:highlight w:val="yellow"/>
        </w:rPr>
        <w:t>与无线接入网的</w:t>
      </w:r>
      <w:r w:rsidRPr="00ED2EBE">
        <w:rPr>
          <w:rFonts w:eastAsia="仿宋_GB2312" w:hint="eastAsia"/>
          <w:sz w:val="24"/>
          <w:highlight w:val="yellow"/>
        </w:rPr>
        <w:t>SDN</w:t>
      </w:r>
      <w:r w:rsidRPr="00ED2EBE">
        <w:rPr>
          <w:rFonts w:eastAsia="仿宋_GB2312" w:hint="eastAsia"/>
          <w:sz w:val="24"/>
          <w:highlight w:val="yellow"/>
        </w:rPr>
        <w:t>控制器需要进行协同操作，并接受高层</w:t>
      </w:r>
      <w:proofErr w:type="gramStart"/>
      <w:r w:rsidRPr="00ED2EBE">
        <w:rPr>
          <w:rFonts w:eastAsia="仿宋_GB2312" w:hint="eastAsia"/>
          <w:sz w:val="24"/>
          <w:highlight w:val="yellow"/>
        </w:rPr>
        <w:t>编排器</w:t>
      </w:r>
      <w:proofErr w:type="gramEnd"/>
      <w:r w:rsidRPr="00ED2EBE">
        <w:rPr>
          <w:rFonts w:eastAsia="仿宋_GB2312" w:hint="eastAsia"/>
          <w:sz w:val="24"/>
          <w:highlight w:val="yellow"/>
        </w:rPr>
        <w:t>的统一管理，才能够完成端到端的业务链编排。</w:t>
      </w:r>
      <w:r>
        <w:rPr>
          <w:rFonts w:eastAsia="仿宋_GB2312" w:hint="eastAsia"/>
          <w:sz w:val="24"/>
        </w:rPr>
        <w:t>这部分涉及到很多领域接口标准化的工作，还有待于各组织的共同努力推进。</w:t>
      </w:r>
    </w:p>
    <w:p w14:paraId="45EC33AF" w14:textId="77777777" w:rsidR="00B36A14" w:rsidRDefault="00C504D6">
      <w:pPr>
        <w:pStyle w:val="3"/>
      </w:pPr>
      <w:r>
        <w:rPr>
          <w:rFonts w:hint="eastAsia"/>
        </w:rPr>
        <w:lastRenderedPageBreak/>
        <w:t>低时延</w:t>
      </w:r>
    </w:p>
    <w:p w14:paraId="1187ADD3" w14:textId="417BCF91"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网络中的低时延保障需要端到</w:t>
      </w:r>
      <w:proofErr w:type="gramStart"/>
      <w:r>
        <w:rPr>
          <w:rFonts w:eastAsia="仿宋_GB2312" w:hint="eastAsia"/>
          <w:sz w:val="24"/>
        </w:rPr>
        <w:t>端过程</w:t>
      </w:r>
      <w:proofErr w:type="gramEnd"/>
      <w:r>
        <w:rPr>
          <w:rFonts w:eastAsia="仿宋_GB2312" w:hint="eastAsia"/>
          <w:sz w:val="24"/>
        </w:rPr>
        <w:t>中各个环节的共同努力。本文主要讨论</w:t>
      </w:r>
      <w:proofErr w:type="gramStart"/>
      <w:r w:rsidRPr="00ED2EBE">
        <w:rPr>
          <w:rFonts w:eastAsia="仿宋_GB2312" w:hint="eastAsia"/>
          <w:sz w:val="24"/>
          <w:highlight w:val="yellow"/>
        </w:rPr>
        <w:t>承载网</w:t>
      </w:r>
      <w:proofErr w:type="gramEnd"/>
      <w:r w:rsidRPr="00ED2EBE">
        <w:rPr>
          <w:rFonts w:eastAsia="仿宋_GB2312" w:hint="eastAsia"/>
          <w:sz w:val="24"/>
          <w:highlight w:val="yellow"/>
        </w:rPr>
        <w:t>的低时延保障技术</w:t>
      </w:r>
      <w:r>
        <w:rPr>
          <w:rFonts w:eastAsia="仿宋_GB2312" w:hint="eastAsia"/>
          <w:sz w:val="24"/>
        </w:rPr>
        <w:t>。</w:t>
      </w:r>
      <w:proofErr w:type="gramStart"/>
      <w:r>
        <w:rPr>
          <w:rFonts w:eastAsia="仿宋_GB2312" w:hint="eastAsia"/>
          <w:sz w:val="24"/>
        </w:rPr>
        <w:t>承载网</w:t>
      </w:r>
      <w:proofErr w:type="gramEnd"/>
      <w:r>
        <w:rPr>
          <w:rFonts w:eastAsia="仿宋_GB2312" w:hint="eastAsia"/>
          <w:sz w:val="24"/>
        </w:rPr>
        <w:t>的时延主要包含两个部分：</w:t>
      </w:r>
      <w:r w:rsidRPr="00ED2EBE">
        <w:rPr>
          <w:rFonts w:eastAsia="仿宋_GB2312" w:hint="eastAsia"/>
          <w:sz w:val="24"/>
          <w:highlight w:val="yellow"/>
        </w:rPr>
        <w:t>设备转发时延和光纤传输时延</w:t>
      </w:r>
      <w:r>
        <w:rPr>
          <w:rFonts w:eastAsia="仿宋_GB2312" w:hint="eastAsia"/>
          <w:sz w:val="24"/>
        </w:rPr>
        <w:t>。设备转发时延跟设备性能以及网络负载情况密切相关，通常网络轻载时设备转发时延需要保持在</w:t>
      </w:r>
      <w:r>
        <w:rPr>
          <w:rFonts w:eastAsia="仿宋_GB2312" w:hint="eastAsia"/>
          <w:sz w:val="24"/>
        </w:rPr>
        <w:t>50</w:t>
      </w:r>
      <w:ins w:id="61" w:author="Windows 用户" w:date="2020-09-16T14:40:00Z">
        <w:r w:rsidR="00ED2EBE" w:rsidRPr="00ED2EBE">
          <w:rPr>
            <w:rFonts w:eastAsia="仿宋_GB2312" w:hint="eastAsia"/>
            <w:sz w:val="24"/>
          </w:rPr>
          <w:t xml:space="preserve"> </w:t>
        </w:r>
        <w:r w:rsidR="00ED2EBE">
          <w:rPr>
            <w:rFonts w:eastAsia="仿宋_GB2312" w:hint="eastAsia"/>
            <w:sz w:val="24"/>
          </w:rPr>
          <w:t>us</w:t>
        </w:r>
      </w:ins>
      <w:r>
        <w:rPr>
          <w:rFonts w:eastAsia="仿宋_GB2312" w:hint="eastAsia"/>
          <w:sz w:val="24"/>
        </w:rPr>
        <w:t>以下。而光纤传输时延</w:t>
      </w:r>
      <w:proofErr w:type="gramStart"/>
      <w:r>
        <w:rPr>
          <w:rFonts w:eastAsia="仿宋_GB2312" w:hint="eastAsia"/>
          <w:sz w:val="24"/>
        </w:rPr>
        <w:t>跟距离</w:t>
      </w:r>
      <w:proofErr w:type="gramEnd"/>
      <w:r>
        <w:rPr>
          <w:rFonts w:eastAsia="仿宋_GB2312" w:hint="eastAsia"/>
          <w:sz w:val="24"/>
        </w:rPr>
        <w:t>相关，可近似为</w:t>
      </w:r>
      <w:r>
        <w:rPr>
          <w:rFonts w:eastAsia="仿宋_GB2312" w:hint="eastAsia"/>
          <w:sz w:val="24"/>
        </w:rPr>
        <w:t>5us/km</w:t>
      </w:r>
      <w:r>
        <w:rPr>
          <w:rFonts w:eastAsia="仿宋_GB2312" w:hint="eastAsia"/>
          <w:sz w:val="24"/>
        </w:rPr>
        <w:t>。因此，</w:t>
      </w:r>
      <w:r>
        <w:rPr>
          <w:rFonts w:eastAsia="仿宋_GB2312" w:hint="eastAsia"/>
          <w:sz w:val="24"/>
        </w:rPr>
        <w:t>5G</w:t>
      </w:r>
      <w:r>
        <w:rPr>
          <w:rFonts w:eastAsia="仿宋_GB2312" w:hint="eastAsia"/>
          <w:sz w:val="24"/>
        </w:rPr>
        <w:t>承载网中的低时延保障可以从以下三个方面进行优化。</w:t>
      </w:r>
      <w:r w:rsidRPr="009D1041">
        <w:rPr>
          <w:rFonts w:eastAsia="仿宋_GB2312" w:hint="eastAsia"/>
          <w:sz w:val="24"/>
          <w:highlight w:val="yellow"/>
        </w:rPr>
        <w:t>第一，缩短传输距离</w:t>
      </w:r>
      <w:r>
        <w:rPr>
          <w:rFonts w:eastAsia="仿宋_GB2312" w:hint="eastAsia"/>
          <w:sz w:val="24"/>
        </w:rPr>
        <w:t>。缩短传输距离可以降低光纤传输时延。需要在网络规划阶段，将核心网，</w:t>
      </w:r>
      <w:r>
        <w:rPr>
          <w:rFonts w:eastAsia="仿宋_GB2312" w:hint="eastAsia"/>
          <w:sz w:val="24"/>
        </w:rPr>
        <w:t>MEC</w:t>
      </w:r>
      <w:r>
        <w:rPr>
          <w:rFonts w:eastAsia="仿宋_GB2312" w:hint="eastAsia"/>
          <w:sz w:val="24"/>
        </w:rPr>
        <w:t>下沉，减少传输距离。</w:t>
      </w:r>
      <w:r w:rsidRPr="009D1041">
        <w:rPr>
          <w:rFonts w:eastAsia="仿宋_GB2312" w:hint="eastAsia"/>
          <w:sz w:val="24"/>
          <w:highlight w:val="yellow"/>
        </w:rPr>
        <w:t>第二，改善转发机制。</w:t>
      </w:r>
      <w:r>
        <w:rPr>
          <w:rFonts w:eastAsia="仿宋_GB2312" w:hint="eastAsia"/>
          <w:sz w:val="24"/>
        </w:rPr>
        <w:t>传统网络中数据交换采用的是存储转发机制。存储转发机制需要对数据包进行封装和解封装，因而会有排队时延和处理时延。而</w:t>
      </w:r>
      <w:proofErr w:type="spellStart"/>
      <w:r>
        <w:rPr>
          <w:rFonts w:eastAsia="仿宋_GB2312" w:hint="eastAsia"/>
          <w:sz w:val="24"/>
        </w:rPr>
        <w:t>FlexE</w:t>
      </w:r>
      <w:proofErr w:type="spellEnd"/>
      <w:r>
        <w:rPr>
          <w:rFonts w:eastAsia="仿宋_GB2312" w:hint="eastAsia"/>
          <w:sz w:val="24"/>
        </w:rPr>
        <w:t>技术中数据交换是基于时隙，不需要进行数据的封装和解封装，可以提供更好的网络拥塞控制。</w:t>
      </w:r>
      <w:r w:rsidRPr="009D1041">
        <w:rPr>
          <w:rFonts w:eastAsia="仿宋_GB2312" w:hint="eastAsia"/>
          <w:sz w:val="24"/>
          <w:highlight w:val="yellow"/>
        </w:rPr>
        <w:t>第三，降低设备时延</w:t>
      </w:r>
      <w:r>
        <w:rPr>
          <w:rFonts w:eastAsia="仿宋_GB2312" w:hint="eastAsia"/>
          <w:sz w:val="24"/>
        </w:rPr>
        <w:t>。通过优化</w:t>
      </w:r>
      <w:r>
        <w:rPr>
          <w:rFonts w:eastAsia="仿宋_GB2312" w:hint="eastAsia"/>
          <w:sz w:val="24"/>
        </w:rPr>
        <w:t>NP</w:t>
      </w:r>
      <w:r>
        <w:rPr>
          <w:rFonts w:eastAsia="仿宋_GB2312" w:hint="eastAsia"/>
          <w:sz w:val="24"/>
        </w:rPr>
        <w:t>（</w:t>
      </w:r>
      <w:r>
        <w:rPr>
          <w:rFonts w:eastAsia="仿宋_GB2312" w:hint="eastAsia"/>
          <w:sz w:val="24"/>
        </w:rPr>
        <w:t>Network Processor</w:t>
      </w:r>
      <w:r>
        <w:rPr>
          <w:rFonts w:eastAsia="仿宋_GB2312" w:hint="eastAsia"/>
          <w:sz w:val="24"/>
        </w:rPr>
        <w:t>）内核来感知业务优先级，并对低时延业务采取专用通道或者抢占调度机制。</w:t>
      </w:r>
    </w:p>
    <w:p w14:paraId="1D2424B0"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将传统的</w:t>
      </w:r>
      <w:r>
        <w:rPr>
          <w:rFonts w:eastAsia="仿宋_GB2312" w:hint="eastAsia"/>
          <w:sz w:val="24"/>
        </w:rPr>
        <w:t>BBU</w:t>
      </w:r>
      <w:r>
        <w:rPr>
          <w:rFonts w:eastAsia="仿宋_GB2312" w:hint="eastAsia"/>
          <w:sz w:val="24"/>
        </w:rPr>
        <w:t>分为了</w:t>
      </w:r>
      <w:r>
        <w:rPr>
          <w:rFonts w:eastAsia="仿宋_GB2312" w:hint="eastAsia"/>
          <w:sz w:val="24"/>
        </w:rPr>
        <w:t>CU</w:t>
      </w:r>
      <w:r>
        <w:rPr>
          <w:rFonts w:eastAsia="仿宋_GB2312" w:hint="eastAsia"/>
          <w:sz w:val="24"/>
        </w:rPr>
        <w:t>和</w:t>
      </w:r>
      <w:r>
        <w:rPr>
          <w:rFonts w:eastAsia="仿宋_GB2312" w:hint="eastAsia"/>
          <w:sz w:val="24"/>
        </w:rPr>
        <w:t>DU</w:t>
      </w:r>
      <w:r>
        <w:rPr>
          <w:rFonts w:eastAsia="仿宋_GB2312" w:hint="eastAsia"/>
          <w:sz w:val="24"/>
        </w:rPr>
        <w:t>两个部分。</w:t>
      </w:r>
      <w:r>
        <w:rPr>
          <w:rFonts w:eastAsia="仿宋_GB2312" w:hint="eastAsia"/>
          <w:sz w:val="24"/>
        </w:rPr>
        <w:t>CU</w:t>
      </w:r>
      <w:r>
        <w:rPr>
          <w:rFonts w:eastAsia="仿宋_GB2312" w:hint="eastAsia"/>
          <w:sz w:val="24"/>
        </w:rPr>
        <w:t>设备处理非实时的无线高层协议</w:t>
      </w:r>
      <w:proofErr w:type="gramStart"/>
      <w:r>
        <w:rPr>
          <w:rFonts w:eastAsia="仿宋_GB2312" w:hint="eastAsia"/>
          <w:sz w:val="24"/>
        </w:rPr>
        <w:t>栈</w:t>
      </w:r>
      <w:proofErr w:type="gramEnd"/>
      <w:r>
        <w:rPr>
          <w:rFonts w:eastAsia="仿宋_GB2312" w:hint="eastAsia"/>
          <w:sz w:val="24"/>
        </w:rPr>
        <w:t>，而</w:t>
      </w:r>
      <w:r>
        <w:rPr>
          <w:rFonts w:eastAsia="仿宋_GB2312" w:hint="eastAsia"/>
          <w:sz w:val="24"/>
        </w:rPr>
        <w:t>DU</w:t>
      </w:r>
      <w:r>
        <w:rPr>
          <w:rFonts w:eastAsia="仿宋_GB2312" w:hint="eastAsia"/>
          <w:sz w:val="24"/>
        </w:rPr>
        <w:t>则负责处理物理层功能以及实时性业务需求。因此，只有</w:t>
      </w:r>
      <w:r>
        <w:rPr>
          <w:rFonts w:eastAsia="仿宋_GB2312" w:hint="eastAsia"/>
          <w:sz w:val="24"/>
        </w:rPr>
        <w:t>DU-AAU</w:t>
      </w:r>
      <w:r>
        <w:rPr>
          <w:rFonts w:eastAsia="仿宋_GB2312" w:hint="eastAsia"/>
          <w:sz w:val="24"/>
        </w:rPr>
        <w:t>之间需要超高精度时间同步。</w:t>
      </w:r>
      <w:r w:rsidRPr="009D1041">
        <w:rPr>
          <w:rFonts w:eastAsia="仿宋_GB2312" w:hint="eastAsia"/>
          <w:sz w:val="24"/>
          <w:highlight w:val="yellow"/>
        </w:rPr>
        <w:t>实现超高精度时间同步需要三个方面技术</w:t>
      </w:r>
      <w:r>
        <w:rPr>
          <w:rFonts w:eastAsia="仿宋_GB2312" w:hint="eastAsia"/>
          <w:sz w:val="24"/>
        </w:rPr>
        <w:t>：</w:t>
      </w:r>
      <w:r w:rsidRPr="009D1041">
        <w:rPr>
          <w:rFonts w:eastAsia="仿宋_GB2312" w:hint="eastAsia"/>
          <w:sz w:val="24"/>
          <w:highlight w:val="yellow"/>
        </w:rPr>
        <w:t>超高精度时间源</w:t>
      </w:r>
      <w:r>
        <w:rPr>
          <w:rFonts w:eastAsia="仿宋_GB2312" w:hint="eastAsia"/>
          <w:sz w:val="24"/>
        </w:rPr>
        <w:t>，</w:t>
      </w:r>
      <w:r w:rsidRPr="009D1041">
        <w:rPr>
          <w:rFonts w:eastAsia="仿宋_GB2312" w:hint="eastAsia"/>
          <w:sz w:val="24"/>
          <w:highlight w:val="yellow"/>
        </w:rPr>
        <w:t>时钟传递技术</w:t>
      </w:r>
      <w:r>
        <w:rPr>
          <w:rFonts w:eastAsia="仿宋_GB2312" w:hint="eastAsia"/>
          <w:sz w:val="24"/>
        </w:rPr>
        <w:t>以及</w:t>
      </w:r>
      <w:r w:rsidRPr="009D1041">
        <w:rPr>
          <w:rFonts w:eastAsia="仿宋_GB2312" w:hint="eastAsia"/>
          <w:sz w:val="24"/>
          <w:highlight w:val="yellow"/>
        </w:rPr>
        <w:t>智能时钟监测技术</w:t>
      </w:r>
      <w:r>
        <w:rPr>
          <w:rFonts w:eastAsia="仿宋_GB2312" w:hint="eastAsia"/>
          <w:sz w:val="24"/>
        </w:rPr>
        <w:t>。超高精度时间源可以采用单频、多频全球定位系统</w:t>
      </w:r>
      <w:r>
        <w:rPr>
          <w:rFonts w:eastAsia="仿宋_GB2312" w:hint="eastAsia"/>
          <w:sz w:val="24"/>
        </w:rPr>
        <w:t>/</w:t>
      </w:r>
      <w:r>
        <w:rPr>
          <w:rFonts w:eastAsia="仿宋_GB2312" w:hint="eastAsia"/>
          <w:sz w:val="24"/>
        </w:rPr>
        <w:t>北斗卫星同步技术；高稳定频率源技术，如铷原子时种组。时钟传递技术涉及到设备和链路上的时间同步技术升级，设备内的包括超高精度的时间戳、</w:t>
      </w:r>
      <w:proofErr w:type="gramStart"/>
      <w:r>
        <w:rPr>
          <w:rFonts w:eastAsia="仿宋_GB2312" w:hint="eastAsia"/>
          <w:sz w:val="24"/>
        </w:rPr>
        <w:t>鉴相器</w:t>
      </w:r>
      <w:proofErr w:type="gramEnd"/>
      <w:r>
        <w:rPr>
          <w:rFonts w:eastAsia="仿宋_GB2312" w:hint="eastAsia"/>
          <w:sz w:val="24"/>
        </w:rPr>
        <w:t>、锁相环技术，链路上的则涉及到非对称性补偿技术和单线双向时钟传送技术。智能时钟监测技术包括利用精密时间同步协议技术进行同步性能检测，部署探针进行网络同步性能监测等方法。</w:t>
      </w:r>
    </w:p>
    <w:p w14:paraId="0EA02DC9" w14:textId="77777777" w:rsidR="00B36A14" w:rsidRDefault="00C504D6">
      <w:pPr>
        <w:pStyle w:val="20"/>
        <w:numPr>
          <w:ilvl w:val="1"/>
          <w:numId w:val="1"/>
        </w:numPr>
      </w:pPr>
      <w:r>
        <w:rPr>
          <w:rFonts w:hint="eastAsia"/>
        </w:rPr>
        <w:t>国内外研究水平的现状和发展趋势</w:t>
      </w:r>
    </w:p>
    <w:p w14:paraId="32093430" w14:textId="77777777" w:rsidR="00B36A14" w:rsidRDefault="00C504D6">
      <w:pPr>
        <w:adjustRightInd w:val="0"/>
        <w:snapToGrid w:val="0"/>
        <w:spacing w:line="360" w:lineRule="auto"/>
        <w:ind w:firstLineChars="200" w:firstLine="480"/>
        <w:rPr>
          <w:rFonts w:eastAsia="仿宋_GB2312"/>
          <w:sz w:val="24"/>
        </w:rPr>
      </w:pPr>
      <w:proofErr w:type="spellStart"/>
      <w:r w:rsidRPr="009D1041">
        <w:rPr>
          <w:rFonts w:eastAsia="仿宋_GB2312" w:hint="eastAsia"/>
          <w:sz w:val="24"/>
          <w:highlight w:val="yellow"/>
        </w:rPr>
        <w:t>FlexE</w:t>
      </w:r>
      <w:proofErr w:type="spellEnd"/>
      <w:r w:rsidRPr="009D1041">
        <w:rPr>
          <w:rFonts w:eastAsia="仿宋_GB2312" w:hint="eastAsia"/>
          <w:sz w:val="24"/>
          <w:highlight w:val="yellow"/>
        </w:rPr>
        <w:t>是</w:t>
      </w:r>
      <w:proofErr w:type="gramStart"/>
      <w:r w:rsidRPr="009D1041">
        <w:rPr>
          <w:rFonts w:eastAsia="仿宋_GB2312" w:hint="eastAsia"/>
          <w:sz w:val="24"/>
          <w:highlight w:val="yellow"/>
        </w:rPr>
        <w:t>承载网</w:t>
      </w:r>
      <w:proofErr w:type="gramEnd"/>
      <w:r w:rsidRPr="009D1041">
        <w:rPr>
          <w:rFonts w:eastAsia="仿宋_GB2312" w:hint="eastAsia"/>
          <w:sz w:val="24"/>
          <w:highlight w:val="yellow"/>
        </w:rPr>
        <w:t>实现业务隔离承载和网络分片的一种接口技术</w:t>
      </w:r>
      <w:r>
        <w:rPr>
          <w:rFonts w:eastAsia="仿宋_GB2312" w:hint="eastAsia"/>
          <w:sz w:val="24"/>
        </w:rPr>
        <w:t>，近</w:t>
      </w:r>
      <w:r>
        <w:rPr>
          <w:rFonts w:eastAsia="仿宋_GB2312" w:hint="eastAsia"/>
          <w:sz w:val="24"/>
        </w:rPr>
        <w:t>2</w:t>
      </w:r>
      <w:r>
        <w:rPr>
          <w:rFonts w:eastAsia="仿宋_GB2312" w:hint="eastAsia"/>
          <w:sz w:val="24"/>
        </w:rPr>
        <w:t>年发展迅速，被各大标准组织广泛接纳。继</w:t>
      </w:r>
      <w:proofErr w:type="spellStart"/>
      <w:r>
        <w:rPr>
          <w:rFonts w:eastAsia="仿宋_GB2312" w:hint="eastAsia"/>
          <w:sz w:val="24"/>
        </w:rPr>
        <w:t>FlexE</w:t>
      </w:r>
      <w:proofErr w:type="spellEnd"/>
      <w:r>
        <w:rPr>
          <w:rFonts w:eastAsia="仿宋_GB2312" w:hint="eastAsia"/>
          <w:sz w:val="24"/>
        </w:rPr>
        <w:t>在</w:t>
      </w:r>
      <w:r>
        <w:rPr>
          <w:rFonts w:eastAsia="仿宋_GB2312" w:hint="eastAsia"/>
          <w:sz w:val="24"/>
        </w:rPr>
        <w:t>OIF</w:t>
      </w:r>
      <w:r>
        <w:rPr>
          <w:rFonts w:eastAsia="仿宋_GB2312" w:hint="eastAsia"/>
          <w:sz w:val="24"/>
        </w:rPr>
        <w:t>形成标准后，在</w:t>
      </w:r>
      <w:r>
        <w:rPr>
          <w:rFonts w:eastAsia="仿宋_GB2312" w:hint="eastAsia"/>
          <w:sz w:val="24"/>
        </w:rPr>
        <w:t>2017</w:t>
      </w:r>
      <w:r>
        <w:rPr>
          <w:rFonts w:eastAsia="仿宋_GB2312" w:hint="eastAsia"/>
          <w:sz w:val="24"/>
        </w:rPr>
        <w:t>年第一季度，由华为提出的</w:t>
      </w:r>
      <w:proofErr w:type="spellStart"/>
      <w:r>
        <w:rPr>
          <w:rFonts w:eastAsia="仿宋_GB2312" w:hint="eastAsia"/>
          <w:sz w:val="24"/>
        </w:rPr>
        <w:t>FlexE</w:t>
      </w:r>
      <w:proofErr w:type="spellEnd"/>
      <w:r>
        <w:rPr>
          <w:rFonts w:eastAsia="仿宋_GB2312" w:hint="eastAsia"/>
          <w:sz w:val="24"/>
        </w:rPr>
        <w:t xml:space="preserve"> for IP/MPLS</w:t>
      </w:r>
      <w:r>
        <w:rPr>
          <w:rFonts w:eastAsia="仿宋_GB2312" w:hint="eastAsia"/>
          <w:sz w:val="24"/>
        </w:rPr>
        <w:t>标准正式在</w:t>
      </w:r>
      <w:r>
        <w:rPr>
          <w:rFonts w:eastAsia="仿宋_GB2312" w:hint="eastAsia"/>
          <w:sz w:val="24"/>
        </w:rPr>
        <w:t>BBF</w:t>
      </w:r>
      <w:r>
        <w:rPr>
          <w:rFonts w:eastAsia="仿宋_GB2312" w:hint="eastAsia"/>
          <w:sz w:val="24"/>
        </w:rPr>
        <w:t>立项。</w:t>
      </w:r>
      <w:r>
        <w:rPr>
          <w:rFonts w:eastAsia="仿宋_GB2312" w:hint="eastAsia"/>
          <w:sz w:val="24"/>
        </w:rPr>
        <w:t>7</w:t>
      </w:r>
      <w:r>
        <w:rPr>
          <w:rFonts w:eastAsia="仿宋_GB2312" w:hint="eastAsia"/>
          <w:sz w:val="24"/>
        </w:rPr>
        <w:t>月，</w:t>
      </w:r>
      <w:r>
        <w:rPr>
          <w:rFonts w:eastAsia="仿宋_GB2312" w:hint="eastAsia"/>
          <w:sz w:val="24"/>
        </w:rPr>
        <w:t>IETF99</w:t>
      </w:r>
      <w:r>
        <w:rPr>
          <w:rFonts w:eastAsia="仿宋_GB2312" w:hint="eastAsia"/>
          <w:sz w:val="24"/>
        </w:rPr>
        <w:t>会议上</w:t>
      </w:r>
      <w:proofErr w:type="spellStart"/>
      <w:r>
        <w:rPr>
          <w:rFonts w:eastAsia="仿宋_GB2312" w:hint="eastAsia"/>
          <w:sz w:val="24"/>
        </w:rPr>
        <w:t>FlexE</w:t>
      </w:r>
      <w:proofErr w:type="spellEnd"/>
      <w:r>
        <w:rPr>
          <w:rFonts w:eastAsia="仿宋_GB2312" w:hint="eastAsia"/>
          <w:sz w:val="24"/>
        </w:rPr>
        <w:t>再次成为热点，华为亦积极推进</w:t>
      </w:r>
      <w:proofErr w:type="spellStart"/>
      <w:r>
        <w:rPr>
          <w:rFonts w:eastAsia="仿宋_GB2312" w:hint="eastAsia"/>
          <w:sz w:val="24"/>
        </w:rPr>
        <w:t>FlexE</w:t>
      </w:r>
      <w:proofErr w:type="spellEnd"/>
      <w:r>
        <w:rPr>
          <w:rFonts w:eastAsia="仿宋_GB2312" w:hint="eastAsia"/>
          <w:sz w:val="24"/>
        </w:rPr>
        <w:t>标准进展，在会议上提交了</w:t>
      </w:r>
      <w:r w:rsidRPr="009D1041">
        <w:rPr>
          <w:rFonts w:eastAsia="仿宋_GB2312" w:hint="eastAsia"/>
          <w:sz w:val="24"/>
          <w:highlight w:val="yellow"/>
        </w:rPr>
        <w:t>基于</w:t>
      </w:r>
      <w:r w:rsidRPr="009D1041">
        <w:rPr>
          <w:rFonts w:eastAsia="仿宋_GB2312" w:hint="eastAsia"/>
          <w:sz w:val="24"/>
          <w:highlight w:val="yellow"/>
        </w:rPr>
        <w:t>IP/MPLS</w:t>
      </w:r>
      <w:r w:rsidRPr="009D1041">
        <w:rPr>
          <w:rFonts w:eastAsia="仿宋_GB2312" w:hint="eastAsia"/>
          <w:sz w:val="24"/>
          <w:highlight w:val="yellow"/>
        </w:rPr>
        <w:t>的</w:t>
      </w:r>
      <w:proofErr w:type="spellStart"/>
      <w:r w:rsidRPr="009D1041">
        <w:rPr>
          <w:rFonts w:eastAsia="仿宋_GB2312" w:hint="eastAsia"/>
          <w:sz w:val="24"/>
          <w:highlight w:val="yellow"/>
        </w:rPr>
        <w:t>FlexE</w:t>
      </w:r>
      <w:proofErr w:type="spellEnd"/>
      <w:r w:rsidRPr="009D1041">
        <w:rPr>
          <w:rFonts w:eastAsia="仿宋_GB2312" w:hint="eastAsia"/>
          <w:sz w:val="24"/>
          <w:highlight w:val="yellow"/>
        </w:rPr>
        <w:t>标准草案</w:t>
      </w:r>
      <w:r>
        <w:rPr>
          <w:rFonts w:eastAsia="仿宋_GB2312" w:hint="eastAsia"/>
          <w:sz w:val="24"/>
        </w:rPr>
        <w:t>。该草案增加了控制层面和</w:t>
      </w:r>
      <w:r>
        <w:rPr>
          <w:rFonts w:eastAsia="仿宋_GB2312" w:hint="eastAsia"/>
          <w:sz w:val="24"/>
        </w:rPr>
        <w:t>1588 v2</w:t>
      </w:r>
      <w:r>
        <w:rPr>
          <w:rFonts w:eastAsia="仿宋_GB2312" w:hint="eastAsia"/>
          <w:sz w:val="24"/>
        </w:rPr>
        <w:t>等相关内容，</w:t>
      </w:r>
      <w:r w:rsidRPr="009D1041">
        <w:rPr>
          <w:rFonts w:eastAsia="仿宋_GB2312" w:hint="eastAsia"/>
          <w:sz w:val="24"/>
          <w:highlight w:val="yellow"/>
        </w:rPr>
        <w:t>使</w:t>
      </w:r>
      <w:proofErr w:type="spellStart"/>
      <w:r w:rsidRPr="009D1041">
        <w:rPr>
          <w:rFonts w:eastAsia="仿宋_GB2312" w:hint="eastAsia"/>
          <w:sz w:val="24"/>
          <w:highlight w:val="yellow"/>
        </w:rPr>
        <w:t>FlexE</w:t>
      </w:r>
      <w:proofErr w:type="spellEnd"/>
      <w:r w:rsidRPr="009D1041">
        <w:rPr>
          <w:rFonts w:eastAsia="仿宋_GB2312" w:hint="eastAsia"/>
          <w:sz w:val="24"/>
          <w:highlight w:val="yellow"/>
        </w:rPr>
        <w:t>成为端到</w:t>
      </w:r>
      <w:proofErr w:type="gramStart"/>
      <w:r w:rsidRPr="009D1041">
        <w:rPr>
          <w:rFonts w:eastAsia="仿宋_GB2312" w:hint="eastAsia"/>
          <w:sz w:val="24"/>
          <w:highlight w:val="yellow"/>
        </w:rPr>
        <w:t>端的组</w:t>
      </w:r>
      <w:proofErr w:type="gramEnd"/>
      <w:r w:rsidRPr="009D1041">
        <w:rPr>
          <w:rFonts w:eastAsia="仿宋_GB2312" w:hint="eastAsia"/>
          <w:sz w:val="24"/>
          <w:highlight w:val="yellow"/>
        </w:rPr>
        <w:t>网技术，引领产业发展</w:t>
      </w:r>
      <w:r>
        <w:rPr>
          <w:rFonts w:eastAsia="仿宋_GB2312" w:hint="eastAsia"/>
          <w:sz w:val="24"/>
        </w:rPr>
        <w:t>。</w:t>
      </w:r>
    </w:p>
    <w:p w14:paraId="2623E9CF"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标准的最新研究进展（截止</w:t>
      </w:r>
      <w:r>
        <w:rPr>
          <w:rFonts w:eastAsia="仿宋_GB2312" w:hint="eastAsia"/>
          <w:sz w:val="24"/>
        </w:rPr>
        <w:t>2020</w:t>
      </w:r>
      <w:r>
        <w:rPr>
          <w:rFonts w:eastAsia="仿宋_GB2312" w:hint="eastAsia"/>
          <w:sz w:val="24"/>
        </w:rPr>
        <w:t>年）如下图所示：</w:t>
      </w:r>
    </w:p>
    <w:p w14:paraId="4ACD71E8" w14:textId="77777777" w:rsidR="00B36A14" w:rsidRDefault="00C504D6">
      <w:pPr>
        <w:adjustRightInd w:val="0"/>
        <w:snapToGrid w:val="0"/>
        <w:spacing w:line="360" w:lineRule="auto"/>
        <w:jc w:val="center"/>
        <w:rPr>
          <w:rFonts w:ascii="仿宋_GB2312" w:eastAsia="仿宋_GB2312"/>
          <w:sz w:val="24"/>
        </w:rPr>
      </w:pPr>
      <w:r>
        <w:rPr>
          <w:noProof/>
        </w:rPr>
        <w:lastRenderedPageBreak/>
        <w:drawing>
          <wp:inline distT="0" distB="0" distL="0" distR="0" wp14:anchorId="74174F6C" wp14:editId="3D4EDB2B">
            <wp:extent cx="5274310" cy="22980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2298065"/>
                    </a:xfrm>
                    <a:prstGeom prst="rect">
                      <a:avLst/>
                    </a:prstGeom>
                  </pic:spPr>
                </pic:pic>
              </a:graphicData>
            </a:graphic>
          </wp:inline>
        </w:drawing>
      </w:r>
    </w:p>
    <w:p w14:paraId="4697A49A" w14:textId="7F4755D4" w:rsidR="00B36A14" w:rsidRDefault="00C504D6">
      <w:pPr>
        <w:adjustRightInd w:val="0"/>
        <w:snapToGrid w:val="0"/>
        <w:spacing w:line="360" w:lineRule="auto"/>
        <w:jc w:val="center"/>
        <w:rPr>
          <w:rFonts w:ascii="仿宋_GB2312" w:eastAsia="仿宋_GB2312"/>
          <w:sz w:val="24"/>
        </w:rPr>
      </w:pPr>
      <w:r w:rsidRPr="009D1041">
        <w:rPr>
          <w:rFonts w:ascii="仿宋_GB2312" w:eastAsia="仿宋_GB2312" w:hint="eastAsia"/>
          <w:sz w:val="24"/>
          <w:highlight w:val="yellow"/>
        </w:rPr>
        <w:t>图2</w:t>
      </w:r>
      <w:r w:rsidRPr="009D1041">
        <w:rPr>
          <w:rFonts w:ascii="仿宋_GB2312" w:eastAsia="仿宋_GB2312"/>
          <w:sz w:val="24"/>
          <w:highlight w:val="yellow"/>
        </w:rPr>
        <w:t xml:space="preserve">-2 </w:t>
      </w:r>
      <w:proofErr w:type="spellStart"/>
      <w:r w:rsidRPr="009D1041">
        <w:rPr>
          <w:rFonts w:ascii="仿宋_GB2312" w:eastAsia="仿宋_GB2312" w:hint="eastAsia"/>
          <w:sz w:val="24"/>
          <w:highlight w:val="yellow"/>
        </w:rPr>
        <w:t>FlexE</w:t>
      </w:r>
      <w:proofErr w:type="spellEnd"/>
      <w:r w:rsidRPr="009D1041">
        <w:rPr>
          <w:rFonts w:ascii="仿宋_GB2312" w:eastAsia="仿宋_GB2312" w:hint="eastAsia"/>
          <w:sz w:val="24"/>
          <w:highlight w:val="yellow"/>
        </w:rPr>
        <w:t>标准进展图</w:t>
      </w:r>
      <w:r w:rsidR="009D1041">
        <w:rPr>
          <w:rFonts w:ascii="仿宋_GB2312" w:eastAsia="仿宋_GB2312" w:hint="eastAsia"/>
          <w:sz w:val="24"/>
          <w:highlight w:val="yellow"/>
        </w:rPr>
        <w:t>【ITU-T,OIF,CCSA标准阅读，了解承载网需求和特性，接口标准，组网结构】</w:t>
      </w:r>
    </w:p>
    <w:p w14:paraId="4292812F" w14:textId="77777777" w:rsidR="00B36A14" w:rsidRDefault="00C504D6">
      <w:pPr>
        <w:pStyle w:val="20"/>
        <w:numPr>
          <w:ilvl w:val="1"/>
          <w:numId w:val="1"/>
        </w:numPr>
      </w:pPr>
      <w:r>
        <w:rPr>
          <w:rFonts w:hint="eastAsia"/>
        </w:rPr>
        <w:t>国外研究机构或者公司对本项目的研究情况</w:t>
      </w:r>
    </w:p>
    <w:p w14:paraId="0972CEBB" w14:textId="77777777" w:rsidR="00B36A14" w:rsidRDefault="00C504D6">
      <w:pPr>
        <w:adjustRightInd w:val="0"/>
        <w:snapToGrid w:val="0"/>
        <w:spacing w:line="360" w:lineRule="auto"/>
        <w:ind w:left="425"/>
        <w:jc w:val="center"/>
        <w:rPr>
          <w:rFonts w:ascii="仿宋_GB2312" w:eastAsia="仿宋_GB2312"/>
          <w:sz w:val="24"/>
        </w:rPr>
      </w:pPr>
      <w:r>
        <w:rPr>
          <w:noProof/>
        </w:rPr>
        <w:drawing>
          <wp:inline distT="0" distB="0" distL="0" distR="0" wp14:anchorId="153AE10F" wp14:editId="0ED8A729">
            <wp:extent cx="5274310" cy="2381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2381885"/>
                    </a:xfrm>
                    <a:prstGeom prst="rect">
                      <a:avLst/>
                    </a:prstGeom>
                  </pic:spPr>
                </pic:pic>
              </a:graphicData>
            </a:graphic>
          </wp:inline>
        </w:drawing>
      </w:r>
    </w:p>
    <w:p w14:paraId="14718991" w14:textId="77777777" w:rsidR="00B36A14" w:rsidRDefault="00C504D6">
      <w:pPr>
        <w:adjustRightInd w:val="0"/>
        <w:snapToGrid w:val="0"/>
        <w:spacing w:line="360" w:lineRule="auto"/>
        <w:ind w:left="425"/>
        <w:jc w:val="center"/>
        <w:rPr>
          <w:rFonts w:ascii="仿宋_GB2312" w:eastAsia="仿宋_GB2312"/>
          <w:sz w:val="24"/>
        </w:rPr>
      </w:pPr>
      <w:r>
        <w:rPr>
          <w:rFonts w:ascii="仿宋_GB2312" w:eastAsia="仿宋_GB2312" w:hint="eastAsia"/>
          <w:sz w:val="24"/>
        </w:rPr>
        <w:t>图2</w:t>
      </w:r>
      <w:r>
        <w:rPr>
          <w:rFonts w:ascii="仿宋_GB2312" w:eastAsia="仿宋_GB2312"/>
          <w:sz w:val="24"/>
        </w:rPr>
        <w:t xml:space="preserve">-3 </w:t>
      </w:r>
      <w:proofErr w:type="spellStart"/>
      <w:r>
        <w:rPr>
          <w:rFonts w:ascii="仿宋_GB2312" w:eastAsia="仿宋_GB2312" w:hint="eastAsia"/>
          <w:sz w:val="24"/>
        </w:rPr>
        <w:t>FlexE</w:t>
      </w:r>
      <w:proofErr w:type="spellEnd"/>
      <w:r>
        <w:rPr>
          <w:rFonts w:ascii="仿宋_GB2312" w:eastAsia="仿宋_GB2312" w:hint="eastAsia"/>
          <w:sz w:val="24"/>
        </w:rPr>
        <w:t>标准发展进程图</w:t>
      </w:r>
    </w:p>
    <w:p w14:paraId="62B74AE7" w14:textId="6FD07C5F" w:rsidR="00B36A14" w:rsidRDefault="00C504D6">
      <w:pPr>
        <w:adjustRightInd w:val="0"/>
        <w:snapToGrid w:val="0"/>
        <w:spacing w:line="360" w:lineRule="auto"/>
        <w:ind w:firstLineChars="200" w:firstLine="480"/>
        <w:rPr>
          <w:rFonts w:eastAsia="仿宋_GB2312"/>
          <w:sz w:val="24"/>
        </w:rPr>
      </w:pPr>
      <w:proofErr w:type="spellStart"/>
      <w:r>
        <w:rPr>
          <w:rFonts w:eastAsia="仿宋_GB2312"/>
          <w:sz w:val="24"/>
        </w:rPr>
        <w:t>FlexE</w:t>
      </w:r>
      <w:proofErr w:type="spellEnd"/>
      <w:r>
        <w:rPr>
          <w:rFonts w:eastAsia="仿宋_GB2312" w:hint="eastAsia"/>
          <w:sz w:val="24"/>
        </w:rPr>
        <w:t>标准于</w:t>
      </w:r>
      <w:r>
        <w:rPr>
          <w:rFonts w:eastAsia="仿宋_GB2312"/>
          <w:sz w:val="24"/>
        </w:rPr>
        <w:t>2015</w:t>
      </w:r>
      <w:r>
        <w:rPr>
          <w:rFonts w:eastAsia="仿宋_GB2312" w:hint="eastAsia"/>
          <w:sz w:val="24"/>
        </w:rPr>
        <w:t>年初在</w:t>
      </w:r>
      <w:r>
        <w:rPr>
          <w:rFonts w:eastAsia="仿宋_GB2312"/>
          <w:sz w:val="24"/>
        </w:rPr>
        <w:t>Optical Interworking</w:t>
      </w:r>
      <w:r w:rsidR="009D1041">
        <w:rPr>
          <w:rFonts w:eastAsia="仿宋_GB2312" w:hint="eastAsia"/>
          <w:sz w:val="24"/>
        </w:rPr>
        <w:t xml:space="preserve"> </w:t>
      </w:r>
      <w:r>
        <w:rPr>
          <w:rFonts w:eastAsia="仿宋_GB2312"/>
          <w:sz w:val="24"/>
        </w:rPr>
        <w:t>Forum(OIF)</w:t>
      </w:r>
      <w:r>
        <w:rPr>
          <w:rFonts w:eastAsia="仿宋_GB2312" w:hint="eastAsia"/>
          <w:sz w:val="24"/>
        </w:rPr>
        <w:t>启动，并于</w:t>
      </w:r>
      <w:r>
        <w:rPr>
          <w:rFonts w:eastAsia="仿宋_GB2312"/>
          <w:sz w:val="24"/>
        </w:rPr>
        <w:t>2016</w:t>
      </w:r>
      <w:r>
        <w:rPr>
          <w:rFonts w:eastAsia="仿宋_GB2312" w:hint="eastAsia"/>
          <w:sz w:val="24"/>
        </w:rPr>
        <w:t>年发布了</w:t>
      </w:r>
      <w:proofErr w:type="spellStart"/>
      <w:r>
        <w:rPr>
          <w:rFonts w:eastAsia="仿宋_GB2312"/>
          <w:sz w:val="24"/>
        </w:rPr>
        <w:t>FlexE</w:t>
      </w:r>
      <w:proofErr w:type="spellEnd"/>
      <w:r>
        <w:rPr>
          <w:rFonts w:eastAsia="仿宋_GB2312"/>
          <w:sz w:val="24"/>
        </w:rPr>
        <w:t xml:space="preserve"> IA1.0</w:t>
      </w:r>
      <w:r>
        <w:rPr>
          <w:rFonts w:eastAsia="仿宋_GB2312" w:hint="eastAsia"/>
          <w:sz w:val="24"/>
        </w:rPr>
        <w:t>标准。该标准定义了对</w:t>
      </w:r>
      <w:r>
        <w:rPr>
          <w:rFonts w:eastAsia="仿宋_GB2312"/>
          <w:sz w:val="24"/>
        </w:rPr>
        <w:t>100GE PHY</w:t>
      </w:r>
      <w:r>
        <w:rPr>
          <w:rFonts w:eastAsia="仿宋_GB2312" w:hint="eastAsia"/>
          <w:sz w:val="24"/>
        </w:rPr>
        <w:t>的支持，是业界关于</w:t>
      </w:r>
      <w:proofErr w:type="spellStart"/>
      <w:r>
        <w:rPr>
          <w:rFonts w:eastAsia="仿宋_GB2312"/>
          <w:sz w:val="24"/>
        </w:rPr>
        <w:t>FlexE</w:t>
      </w:r>
      <w:proofErr w:type="spellEnd"/>
      <w:r>
        <w:rPr>
          <w:rFonts w:eastAsia="仿宋_GB2312" w:hint="eastAsia"/>
          <w:sz w:val="24"/>
        </w:rPr>
        <w:t>的首个标准，一经发布即引起各方的广泛关注。目前，</w:t>
      </w:r>
      <w:r>
        <w:rPr>
          <w:rFonts w:eastAsia="仿宋_GB2312"/>
          <w:sz w:val="24"/>
        </w:rPr>
        <w:t xml:space="preserve"> OIF</w:t>
      </w:r>
      <w:r>
        <w:rPr>
          <w:rFonts w:eastAsia="仿宋_GB2312" w:hint="eastAsia"/>
          <w:sz w:val="24"/>
        </w:rPr>
        <w:t>关于</w:t>
      </w:r>
      <w:proofErr w:type="spellStart"/>
      <w:r>
        <w:rPr>
          <w:rFonts w:eastAsia="仿宋_GB2312"/>
          <w:sz w:val="24"/>
        </w:rPr>
        <w:t>FlexE</w:t>
      </w:r>
      <w:proofErr w:type="spellEnd"/>
      <w:r>
        <w:rPr>
          <w:rFonts w:eastAsia="仿宋_GB2312"/>
          <w:sz w:val="24"/>
        </w:rPr>
        <w:t xml:space="preserve"> IA2.0</w:t>
      </w:r>
      <w:r>
        <w:rPr>
          <w:rFonts w:eastAsia="仿宋_GB2312" w:hint="eastAsia"/>
          <w:sz w:val="24"/>
        </w:rPr>
        <w:t>的标准已经发布，该标准相对</w:t>
      </w:r>
      <w:r>
        <w:rPr>
          <w:rFonts w:eastAsia="仿宋_GB2312"/>
          <w:sz w:val="24"/>
        </w:rPr>
        <w:t>IA1.0</w:t>
      </w:r>
      <w:r>
        <w:rPr>
          <w:rFonts w:eastAsia="仿宋_GB2312" w:hint="eastAsia"/>
          <w:sz w:val="24"/>
        </w:rPr>
        <w:t>版本，增加了</w:t>
      </w:r>
      <w:r>
        <w:rPr>
          <w:rFonts w:eastAsia="仿宋_GB2312"/>
          <w:sz w:val="24"/>
        </w:rPr>
        <w:t>200GE/400GE PHY</w:t>
      </w:r>
      <w:r>
        <w:rPr>
          <w:rFonts w:eastAsia="仿宋_GB2312" w:hint="eastAsia"/>
          <w:sz w:val="24"/>
        </w:rPr>
        <w:t>的支持，保持了与</w:t>
      </w:r>
      <w:proofErr w:type="spellStart"/>
      <w:r>
        <w:rPr>
          <w:rFonts w:eastAsia="仿宋_GB2312"/>
          <w:sz w:val="24"/>
        </w:rPr>
        <w:t>FlexE</w:t>
      </w:r>
      <w:proofErr w:type="spellEnd"/>
      <w:r>
        <w:rPr>
          <w:rFonts w:eastAsia="仿宋_GB2312"/>
          <w:sz w:val="24"/>
        </w:rPr>
        <w:t xml:space="preserve"> IA1.0</w:t>
      </w:r>
      <w:r>
        <w:rPr>
          <w:rFonts w:eastAsia="仿宋_GB2312" w:hint="eastAsia"/>
          <w:sz w:val="24"/>
        </w:rPr>
        <w:t>相兼容的复用帧格式以及</w:t>
      </w:r>
      <w:r w:rsidRPr="00E077B9">
        <w:rPr>
          <w:rFonts w:eastAsia="仿宋_GB2312"/>
          <w:sz w:val="24"/>
          <w:highlight w:val="yellow"/>
        </w:rPr>
        <w:t>100/200/400GE PHY</w:t>
      </w:r>
      <w:r w:rsidRPr="00E077B9">
        <w:rPr>
          <w:rFonts w:eastAsia="仿宋_GB2312" w:hint="eastAsia"/>
          <w:sz w:val="24"/>
          <w:highlight w:val="yellow"/>
        </w:rPr>
        <w:t>速率适配的</w:t>
      </w:r>
      <w:r w:rsidRPr="00E077B9">
        <w:rPr>
          <w:rFonts w:eastAsia="仿宋_GB2312"/>
          <w:sz w:val="24"/>
          <w:highlight w:val="yellow"/>
        </w:rPr>
        <w:t>Pad</w:t>
      </w:r>
      <w:r w:rsidRPr="00E077B9">
        <w:rPr>
          <w:rFonts w:eastAsia="仿宋_GB2312" w:hint="eastAsia"/>
          <w:sz w:val="24"/>
          <w:highlight w:val="yellow"/>
        </w:rPr>
        <w:t>机制</w:t>
      </w:r>
      <w:r>
        <w:rPr>
          <w:rFonts w:eastAsia="仿宋_GB2312" w:hint="eastAsia"/>
          <w:sz w:val="24"/>
        </w:rPr>
        <w:t>，并且基于移动回传应用场景增加了对</w:t>
      </w:r>
      <w:r>
        <w:rPr>
          <w:rFonts w:eastAsia="仿宋_GB2312" w:hint="eastAsia"/>
          <w:sz w:val="24"/>
        </w:rPr>
        <w:t>IEEE 1588V2</w:t>
      </w:r>
      <w:r>
        <w:rPr>
          <w:rFonts w:eastAsia="仿宋_GB2312" w:hint="eastAsia"/>
          <w:sz w:val="24"/>
        </w:rPr>
        <w:t>时间同步的支持。在</w:t>
      </w:r>
      <w:r>
        <w:rPr>
          <w:rFonts w:eastAsia="仿宋_GB2312" w:hint="eastAsia"/>
          <w:sz w:val="24"/>
        </w:rPr>
        <w:t>OIF</w:t>
      </w:r>
      <w:r>
        <w:rPr>
          <w:rFonts w:eastAsia="仿宋_GB2312" w:hint="eastAsia"/>
          <w:sz w:val="24"/>
        </w:rPr>
        <w:t>标准工作之外，包括</w:t>
      </w:r>
      <w:r>
        <w:rPr>
          <w:rFonts w:eastAsia="仿宋_GB2312" w:hint="eastAsia"/>
          <w:sz w:val="24"/>
        </w:rPr>
        <w:t>ITU-T</w:t>
      </w:r>
      <w:r>
        <w:rPr>
          <w:rFonts w:eastAsia="仿宋_GB2312" w:hint="eastAsia"/>
          <w:sz w:val="24"/>
        </w:rPr>
        <w:t>、</w:t>
      </w:r>
      <w:r>
        <w:rPr>
          <w:rFonts w:eastAsia="仿宋_GB2312" w:hint="eastAsia"/>
          <w:sz w:val="24"/>
        </w:rPr>
        <w:t xml:space="preserve"> IETF</w:t>
      </w:r>
      <w:r>
        <w:rPr>
          <w:rFonts w:eastAsia="仿宋_GB2312" w:hint="eastAsia"/>
          <w:sz w:val="24"/>
        </w:rPr>
        <w:t>、</w:t>
      </w:r>
      <w:r>
        <w:rPr>
          <w:rFonts w:eastAsia="仿宋_GB2312" w:hint="eastAsia"/>
          <w:sz w:val="24"/>
        </w:rPr>
        <w:t xml:space="preserve"> BBF</w:t>
      </w:r>
      <w:r>
        <w:rPr>
          <w:rFonts w:eastAsia="仿宋_GB2312" w:hint="eastAsia"/>
          <w:sz w:val="24"/>
        </w:rPr>
        <w:t>等标准组织也开始启动了</w:t>
      </w:r>
      <w:proofErr w:type="spellStart"/>
      <w:r>
        <w:rPr>
          <w:rFonts w:eastAsia="仿宋_GB2312" w:hint="eastAsia"/>
          <w:sz w:val="24"/>
        </w:rPr>
        <w:t>FlexE</w:t>
      </w:r>
      <w:proofErr w:type="spellEnd"/>
      <w:r>
        <w:rPr>
          <w:rFonts w:eastAsia="仿宋_GB2312" w:hint="eastAsia"/>
          <w:sz w:val="24"/>
        </w:rPr>
        <w:t>相关标准化工作：</w:t>
      </w:r>
    </w:p>
    <w:p w14:paraId="2CC167D8" w14:textId="77777777" w:rsidR="00B36A14" w:rsidRDefault="00C504D6">
      <w:pPr>
        <w:pStyle w:val="ac"/>
        <w:numPr>
          <w:ilvl w:val="0"/>
          <w:numId w:val="7"/>
        </w:numPr>
        <w:adjustRightInd w:val="0"/>
        <w:snapToGrid w:val="0"/>
        <w:spacing w:line="360" w:lineRule="auto"/>
        <w:ind w:firstLineChars="0"/>
        <w:jc w:val="left"/>
        <w:rPr>
          <w:rFonts w:ascii="仿宋_GB2312" w:eastAsia="仿宋_GB2312"/>
          <w:sz w:val="24"/>
        </w:rPr>
      </w:pPr>
      <w:r>
        <w:rPr>
          <w:rFonts w:ascii="仿宋_GB2312" w:eastAsia="仿宋_GB2312"/>
          <w:sz w:val="24"/>
        </w:rPr>
        <w:t>ITU-T Q11/15</w:t>
      </w:r>
      <w:r>
        <w:rPr>
          <w:rFonts w:ascii="仿宋_GB2312" w:eastAsia="仿宋_GB2312" w:hint="eastAsia"/>
          <w:sz w:val="24"/>
        </w:rPr>
        <w:t>和</w:t>
      </w:r>
      <w:r>
        <w:rPr>
          <w:rFonts w:ascii="仿宋_GB2312" w:eastAsia="仿宋_GB2312"/>
          <w:sz w:val="24"/>
        </w:rPr>
        <w:t>Q13/15</w:t>
      </w:r>
      <w:r>
        <w:rPr>
          <w:rFonts w:ascii="仿宋_GB2312" w:eastAsia="仿宋_GB2312" w:hint="eastAsia"/>
          <w:sz w:val="24"/>
        </w:rPr>
        <w:t>工作组正在定义</w:t>
      </w:r>
      <w:proofErr w:type="spellStart"/>
      <w:r w:rsidRPr="00E077B9">
        <w:rPr>
          <w:rFonts w:ascii="仿宋_GB2312" w:eastAsia="仿宋_GB2312"/>
          <w:sz w:val="24"/>
          <w:highlight w:val="yellow"/>
        </w:rPr>
        <w:t>FlexE</w:t>
      </w:r>
      <w:proofErr w:type="spellEnd"/>
      <w:r w:rsidRPr="00E077B9">
        <w:rPr>
          <w:rFonts w:ascii="仿宋_GB2312" w:eastAsia="仿宋_GB2312" w:hint="eastAsia"/>
          <w:sz w:val="24"/>
          <w:highlight w:val="yellow"/>
        </w:rPr>
        <w:t>的</w:t>
      </w:r>
      <w:r w:rsidRPr="00E077B9">
        <w:rPr>
          <w:rFonts w:ascii="仿宋_GB2312" w:eastAsia="仿宋_GB2312"/>
          <w:sz w:val="24"/>
          <w:highlight w:val="yellow"/>
        </w:rPr>
        <w:t>Unaware</w:t>
      </w:r>
      <w:r w:rsidRPr="00E077B9">
        <w:rPr>
          <w:rFonts w:ascii="仿宋_GB2312" w:eastAsia="仿宋_GB2312" w:hint="eastAsia"/>
          <w:sz w:val="24"/>
          <w:highlight w:val="yellow"/>
        </w:rPr>
        <w:t>、</w:t>
      </w:r>
      <w:r w:rsidRPr="00E077B9">
        <w:rPr>
          <w:rFonts w:ascii="仿宋_GB2312" w:eastAsia="仿宋_GB2312"/>
          <w:sz w:val="24"/>
          <w:highlight w:val="yellow"/>
        </w:rPr>
        <w:t xml:space="preserve"> Terminate</w:t>
      </w:r>
      <w:r w:rsidRPr="00E077B9">
        <w:rPr>
          <w:rFonts w:ascii="仿宋_GB2312" w:eastAsia="仿宋_GB2312" w:hint="eastAsia"/>
          <w:sz w:val="24"/>
          <w:highlight w:val="yellow"/>
        </w:rPr>
        <w:t>和</w:t>
      </w:r>
      <w:r w:rsidRPr="00E077B9">
        <w:rPr>
          <w:rFonts w:ascii="仿宋_GB2312" w:eastAsia="仿宋_GB2312"/>
          <w:sz w:val="24"/>
          <w:highlight w:val="yellow"/>
        </w:rPr>
        <w:t>Aware</w:t>
      </w:r>
      <w:r w:rsidRPr="00E077B9">
        <w:rPr>
          <w:rFonts w:ascii="仿宋_GB2312" w:eastAsia="仿宋_GB2312" w:hint="eastAsia"/>
          <w:sz w:val="24"/>
          <w:highlight w:val="yellow"/>
        </w:rPr>
        <w:t>模式在</w:t>
      </w:r>
      <w:r w:rsidRPr="00E077B9">
        <w:rPr>
          <w:rFonts w:ascii="仿宋_GB2312" w:eastAsia="仿宋_GB2312"/>
          <w:sz w:val="24"/>
          <w:highlight w:val="yellow"/>
        </w:rPr>
        <w:t>OTN</w:t>
      </w:r>
      <w:r w:rsidRPr="00E077B9">
        <w:rPr>
          <w:rFonts w:ascii="仿宋_GB2312" w:eastAsia="仿宋_GB2312" w:hint="eastAsia"/>
          <w:sz w:val="24"/>
          <w:highlight w:val="yellow"/>
        </w:rPr>
        <w:t>上的映射</w:t>
      </w:r>
      <w:r>
        <w:rPr>
          <w:rFonts w:ascii="仿宋_GB2312" w:eastAsia="仿宋_GB2312" w:hint="eastAsia"/>
          <w:sz w:val="24"/>
        </w:rPr>
        <w:t>，预计会通过</w:t>
      </w:r>
      <w:r>
        <w:rPr>
          <w:rFonts w:ascii="仿宋_GB2312" w:eastAsia="仿宋_GB2312"/>
          <w:sz w:val="24"/>
        </w:rPr>
        <w:t>G.709</w:t>
      </w:r>
      <w:r>
        <w:rPr>
          <w:rFonts w:ascii="仿宋_GB2312" w:eastAsia="仿宋_GB2312" w:hint="eastAsia"/>
          <w:sz w:val="24"/>
        </w:rPr>
        <w:t>标准的补充版本发布。其中，</w:t>
      </w:r>
      <w:r>
        <w:rPr>
          <w:rFonts w:ascii="仿宋_GB2312" w:eastAsia="仿宋_GB2312" w:hint="eastAsia"/>
          <w:sz w:val="24"/>
        </w:rPr>
        <w:lastRenderedPageBreak/>
        <w:t>基于</w:t>
      </w:r>
      <w:proofErr w:type="spellStart"/>
      <w:r>
        <w:rPr>
          <w:rFonts w:ascii="仿宋_GB2312" w:eastAsia="仿宋_GB2312"/>
          <w:sz w:val="24"/>
        </w:rPr>
        <w:t>FlexE</w:t>
      </w:r>
      <w:proofErr w:type="spellEnd"/>
      <w:r>
        <w:rPr>
          <w:rFonts w:ascii="仿宋_GB2312" w:eastAsia="仿宋_GB2312"/>
          <w:sz w:val="24"/>
        </w:rPr>
        <w:t xml:space="preserve"> Unaware</w:t>
      </w:r>
      <w:r>
        <w:rPr>
          <w:rFonts w:ascii="仿宋_GB2312" w:eastAsia="仿宋_GB2312" w:hint="eastAsia"/>
          <w:sz w:val="24"/>
        </w:rPr>
        <w:t>模式下的映射承载参照了</w:t>
      </w:r>
      <w:r>
        <w:rPr>
          <w:rFonts w:ascii="仿宋_GB2312" w:eastAsia="仿宋_GB2312"/>
          <w:sz w:val="24"/>
        </w:rPr>
        <w:t>100GBASE-R</w:t>
      </w:r>
      <w:r>
        <w:rPr>
          <w:rFonts w:ascii="仿宋_GB2312" w:eastAsia="仿宋_GB2312" w:hint="eastAsia"/>
          <w:sz w:val="24"/>
        </w:rPr>
        <w:t>在</w:t>
      </w:r>
      <w:r>
        <w:rPr>
          <w:rFonts w:ascii="仿宋_GB2312" w:eastAsia="仿宋_GB2312"/>
          <w:sz w:val="24"/>
        </w:rPr>
        <w:t>OTN</w:t>
      </w:r>
      <w:r>
        <w:rPr>
          <w:rFonts w:ascii="仿宋_GB2312" w:eastAsia="仿宋_GB2312" w:hint="eastAsia"/>
          <w:sz w:val="24"/>
        </w:rPr>
        <w:t>中的</w:t>
      </w:r>
      <w:r>
        <w:rPr>
          <w:rFonts w:ascii="仿宋_GB2312" w:eastAsia="仿宋_GB2312"/>
          <w:sz w:val="24"/>
        </w:rPr>
        <w:t xml:space="preserve">PCS </w:t>
      </w:r>
      <w:proofErr w:type="spellStart"/>
      <w:r>
        <w:rPr>
          <w:rFonts w:ascii="仿宋_GB2312" w:eastAsia="仿宋_GB2312"/>
          <w:sz w:val="24"/>
        </w:rPr>
        <w:t>Codeword</w:t>
      </w:r>
      <w:proofErr w:type="spellEnd"/>
      <w:r>
        <w:rPr>
          <w:rFonts w:ascii="仿宋_GB2312" w:eastAsia="仿宋_GB2312" w:hint="eastAsia"/>
          <w:sz w:val="24"/>
        </w:rPr>
        <w:t>透明传输模式；</w:t>
      </w:r>
      <w:r w:rsidRPr="00E077B9">
        <w:rPr>
          <w:rFonts w:ascii="仿宋_GB2312" w:eastAsia="仿宋_GB2312"/>
          <w:sz w:val="24"/>
          <w:highlight w:val="yellow"/>
        </w:rPr>
        <w:t>Terminate</w:t>
      </w:r>
      <w:r w:rsidRPr="00E077B9">
        <w:rPr>
          <w:rFonts w:ascii="仿宋_GB2312" w:eastAsia="仿宋_GB2312" w:hint="eastAsia"/>
          <w:sz w:val="24"/>
          <w:highlight w:val="yellow"/>
        </w:rPr>
        <w:t>模式下的传输本质上就是现有传输设备承载以太网数据的方案，可以支持通过</w:t>
      </w:r>
      <w:r w:rsidRPr="00E077B9">
        <w:rPr>
          <w:rFonts w:ascii="仿宋_GB2312" w:eastAsia="仿宋_GB2312"/>
          <w:sz w:val="24"/>
          <w:highlight w:val="yellow"/>
        </w:rPr>
        <w:t>Idle/Padding</w:t>
      </w:r>
      <w:r w:rsidRPr="00E077B9">
        <w:rPr>
          <w:rFonts w:ascii="仿宋_GB2312" w:eastAsia="仿宋_GB2312" w:hint="eastAsia"/>
          <w:sz w:val="24"/>
          <w:highlight w:val="yellow"/>
        </w:rPr>
        <w:t>机制进行速率调整</w:t>
      </w:r>
      <w:r>
        <w:rPr>
          <w:rFonts w:ascii="仿宋_GB2312" w:eastAsia="仿宋_GB2312" w:hint="eastAsia"/>
          <w:sz w:val="24"/>
        </w:rPr>
        <w:t>；</w:t>
      </w:r>
      <w:r w:rsidRPr="00E077B9">
        <w:rPr>
          <w:rFonts w:ascii="仿宋_GB2312" w:eastAsia="仿宋_GB2312"/>
          <w:sz w:val="24"/>
          <w:highlight w:val="yellow"/>
        </w:rPr>
        <w:t>Aware</w:t>
      </w:r>
      <w:r w:rsidRPr="00E077B9">
        <w:rPr>
          <w:rFonts w:ascii="仿宋_GB2312" w:eastAsia="仿宋_GB2312" w:hint="eastAsia"/>
          <w:sz w:val="24"/>
          <w:highlight w:val="yellow"/>
        </w:rPr>
        <w:t>模式在</w:t>
      </w:r>
      <w:r w:rsidRPr="00E077B9">
        <w:rPr>
          <w:rFonts w:ascii="仿宋_GB2312" w:eastAsia="仿宋_GB2312"/>
          <w:sz w:val="24"/>
          <w:highlight w:val="yellow"/>
        </w:rPr>
        <w:t>OTN</w:t>
      </w:r>
      <w:r w:rsidRPr="00E077B9">
        <w:rPr>
          <w:rFonts w:ascii="仿宋_GB2312" w:eastAsia="仿宋_GB2312" w:hint="eastAsia"/>
          <w:sz w:val="24"/>
          <w:highlight w:val="yellow"/>
        </w:rPr>
        <w:t>上的映射通过最新定义的</w:t>
      </w:r>
      <w:r w:rsidRPr="00E077B9">
        <w:rPr>
          <w:rFonts w:ascii="仿宋_GB2312" w:eastAsia="仿宋_GB2312"/>
          <w:sz w:val="24"/>
          <w:highlight w:val="yellow"/>
        </w:rPr>
        <w:t>Idle Mapping</w:t>
      </w:r>
      <w:r w:rsidRPr="00E077B9">
        <w:rPr>
          <w:rFonts w:ascii="仿宋_GB2312" w:eastAsia="仿宋_GB2312" w:hint="eastAsia"/>
          <w:sz w:val="24"/>
          <w:highlight w:val="yellow"/>
        </w:rPr>
        <w:t>机制实现，支持UNI侧 Client数据流与DWDM链路速率的调整与适配。</w:t>
      </w:r>
      <w:proofErr w:type="spellStart"/>
      <w:r>
        <w:rPr>
          <w:rFonts w:ascii="仿宋_GB2312" w:eastAsia="仿宋_GB2312" w:hint="eastAsia"/>
          <w:sz w:val="24"/>
        </w:rPr>
        <w:t>FlexE</w:t>
      </w:r>
      <w:proofErr w:type="spellEnd"/>
      <w:r>
        <w:rPr>
          <w:rFonts w:ascii="仿宋_GB2312" w:eastAsia="仿宋_GB2312" w:hint="eastAsia"/>
          <w:sz w:val="24"/>
        </w:rPr>
        <w:t>的时间和频率同步功能在OTN映射中的机制也在讨论中。</w:t>
      </w:r>
    </w:p>
    <w:p w14:paraId="12B9A0D7" w14:textId="4E4C67B9" w:rsidR="00B36A14" w:rsidRDefault="00C504D6">
      <w:pPr>
        <w:pStyle w:val="ac"/>
        <w:numPr>
          <w:ilvl w:val="0"/>
          <w:numId w:val="7"/>
        </w:numPr>
        <w:adjustRightInd w:val="0"/>
        <w:snapToGrid w:val="0"/>
        <w:spacing w:line="360" w:lineRule="auto"/>
        <w:ind w:firstLineChars="0"/>
        <w:jc w:val="left"/>
        <w:rPr>
          <w:rFonts w:ascii="仿宋_GB2312" w:eastAsia="仿宋_GB2312"/>
          <w:sz w:val="24"/>
        </w:rPr>
      </w:pPr>
      <w:r>
        <w:rPr>
          <w:rFonts w:ascii="仿宋_GB2312" w:eastAsia="仿宋_GB2312"/>
          <w:sz w:val="24"/>
        </w:rPr>
        <w:t>BBF(</w:t>
      </w:r>
      <w:proofErr w:type="spellStart"/>
      <w:r>
        <w:rPr>
          <w:rFonts w:ascii="仿宋_GB2312" w:eastAsia="仿宋_GB2312"/>
          <w:sz w:val="24"/>
        </w:rPr>
        <w:t>BroadBand</w:t>
      </w:r>
      <w:proofErr w:type="spellEnd"/>
      <w:r>
        <w:rPr>
          <w:rFonts w:ascii="仿宋_GB2312" w:eastAsia="仿宋_GB2312"/>
          <w:sz w:val="24"/>
        </w:rPr>
        <w:t xml:space="preserve"> </w:t>
      </w:r>
      <w:proofErr w:type="spellStart"/>
      <w:r>
        <w:rPr>
          <w:rFonts w:ascii="仿宋_GB2312" w:eastAsia="仿宋_GB2312"/>
          <w:sz w:val="24"/>
        </w:rPr>
        <w:t>Fourm</w:t>
      </w:r>
      <w:proofErr w:type="spellEnd"/>
      <w:r>
        <w:rPr>
          <w:rFonts w:ascii="仿宋_GB2312" w:eastAsia="仿宋_GB2312"/>
          <w:sz w:val="24"/>
        </w:rPr>
        <w:t>)</w:t>
      </w:r>
      <w:r>
        <w:rPr>
          <w:rFonts w:ascii="仿宋_GB2312" w:eastAsia="仿宋_GB2312" w:hint="eastAsia"/>
          <w:sz w:val="24"/>
        </w:rPr>
        <w:t>于</w:t>
      </w:r>
      <w:r>
        <w:rPr>
          <w:rFonts w:ascii="仿宋_GB2312" w:eastAsia="仿宋_GB2312"/>
          <w:sz w:val="24"/>
        </w:rPr>
        <w:t>2017</w:t>
      </w:r>
      <w:r>
        <w:rPr>
          <w:rFonts w:ascii="仿宋_GB2312" w:eastAsia="仿宋_GB2312" w:hint="eastAsia"/>
          <w:sz w:val="24"/>
        </w:rPr>
        <w:t>年</w:t>
      </w:r>
      <w:r>
        <w:rPr>
          <w:rFonts w:ascii="仿宋_GB2312" w:eastAsia="仿宋_GB2312"/>
          <w:sz w:val="24"/>
        </w:rPr>
        <w:t>5</w:t>
      </w:r>
      <w:r>
        <w:rPr>
          <w:rFonts w:ascii="仿宋_GB2312" w:eastAsia="仿宋_GB2312" w:hint="eastAsia"/>
          <w:sz w:val="24"/>
        </w:rPr>
        <w:t>月启动了“</w:t>
      </w:r>
      <w:r>
        <w:rPr>
          <w:rFonts w:ascii="仿宋_GB2312" w:eastAsia="仿宋_GB2312"/>
          <w:sz w:val="24"/>
        </w:rPr>
        <w:t>Network Services in IP/MPLS Network</w:t>
      </w:r>
      <w:r w:rsidR="00E077B9">
        <w:rPr>
          <w:rFonts w:ascii="仿宋_GB2312" w:eastAsia="仿宋_GB2312" w:hint="eastAsia"/>
          <w:sz w:val="24"/>
        </w:rPr>
        <w:t xml:space="preserve"> </w:t>
      </w:r>
      <w:r>
        <w:rPr>
          <w:rFonts w:ascii="仿宋_GB2312" w:eastAsia="仿宋_GB2312"/>
          <w:sz w:val="24"/>
        </w:rPr>
        <w:t>using Flex Ethernet</w:t>
      </w:r>
      <w:r>
        <w:rPr>
          <w:rFonts w:ascii="仿宋_GB2312" w:eastAsia="仿宋_GB2312"/>
          <w:sz w:val="24"/>
        </w:rPr>
        <w:t>”</w:t>
      </w:r>
      <w:r>
        <w:rPr>
          <w:rFonts w:ascii="仿宋_GB2312" w:eastAsia="仿宋_GB2312" w:hint="eastAsia"/>
          <w:sz w:val="24"/>
        </w:rPr>
        <w:t>的标准项目，定义如何在</w:t>
      </w:r>
      <w:r>
        <w:rPr>
          <w:rFonts w:ascii="仿宋_GB2312" w:eastAsia="仿宋_GB2312"/>
          <w:sz w:val="24"/>
        </w:rPr>
        <w:t>IP/MPLS</w:t>
      </w:r>
      <w:r>
        <w:rPr>
          <w:rFonts w:ascii="仿宋_GB2312" w:eastAsia="仿宋_GB2312" w:hint="eastAsia"/>
          <w:sz w:val="24"/>
        </w:rPr>
        <w:t>网络中通过</w:t>
      </w:r>
      <w:proofErr w:type="spellStart"/>
      <w:r>
        <w:rPr>
          <w:rFonts w:ascii="仿宋_GB2312" w:eastAsia="仿宋_GB2312"/>
          <w:sz w:val="24"/>
        </w:rPr>
        <w:t>FlexE</w:t>
      </w:r>
      <w:proofErr w:type="spellEnd"/>
      <w:r>
        <w:rPr>
          <w:rFonts w:ascii="仿宋_GB2312" w:eastAsia="仿宋_GB2312" w:hint="eastAsia"/>
          <w:sz w:val="24"/>
        </w:rPr>
        <w:t>接口实现增强型</w:t>
      </w:r>
      <w:proofErr w:type="spellStart"/>
      <w:r>
        <w:rPr>
          <w:rFonts w:ascii="仿宋_GB2312" w:eastAsia="仿宋_GB2312"/>
          <w:sz w:val="24"/>
        </w:rPr>
        <w:t>QoS</w:t>
      </w:r>
      <w:proofErr w:type="spellEnd"/>
      <w:r>
        <w:rPr>
          <w:rFonts w:ascii="仿宋_GB2312" w:eastAsia="仿宋_GB2312" w:hint="eastAsia"/>
          <w:sz w:val="24"/>
        </w:rPr>
        <w:t>功能架构，以及如何基于现有网络兼容支持</w:t>
      </w:r>
      <w:proofErr w:type="spellStart"/>
      <w:r>
        <w:rPr>
          <w:rFonts w:ascii="仿宋_GB2312" w:eastAsia="仿宋_GB2312"/>
          <w:sz w:val="24"/>
        </w:rPr>
        <w:t>FlexE</w:t>
      </w:r>
      <w:proofErr w:type="spellEnd"/>
      <w:r>
        <w:rPr>
          <w:rFonts w:ascii="仿宋_GB2312" w:eastAsia="仿宋_GB2312" w:hint="eastAsia"/>
          <w:sz w:val="24"/>
        </w:rPr>
        <w:t>接口的隧道技术以更好地承载带宽和延时保证型业务。在</w:t>
      </w:r>
      <w:r>
        <w:rPr>
          <w:rFonts w:ascii="仿宋_GB2312" w:eastAsia="仿宋_GB2312"/>
          <w:sz w:val="24"/>
        </w:rPr>
        <w:t>BBF2017</w:t>
      </w:r>
      <w:r>
        <w:rPr>
          <w:rFonts w:ascii="仿宋_GB2312" w:eastAsia="仿宋_GB2312" w:hint="eastAsia"/>
          <w:sz w:val="24"/>
        </w:rPr>
        <w:t>年</w:t>
      </w:r>
      <w:r>
        <w:rPr>
          <w:rFonts w:ascii="仿宋_GB2312" w:eastAsia="仿宋_GB2312"/>
          <w:sz w:val="24"/>
        </w:rPr>
        <w:t>Q3</w:t>
      </w:r>
      <w:r>
        <w:rPr>
          <w:rFonts w:ascii="仿宋_GB2312" w:eastAsia="仿宋_GB2312" w:hint="eastAsia"/>
          <w:sz w:val="24"/>
        </w:rPr>
        <w:t>会议期间，多个基于</w:t>
      </w:r>
      <w:proofErr w:type="spellStart"/>
      <w:r>
        <w:rPr>
          <w:rFonts w:ascii="仿宋_GB2312" w:eastAsia="仿宋_GB2312"/>
          <w:sz w:val="24"/>
        </w:rPr>
        <w:t>FlexE</w:t>
      </w:r>
      <w:proofErr w:type="spellEnd"/>
      <w:r>
        <w:rPr>
          <w:rFonts w:ascii="仿宋_GB2312" w:eastAsia="仿宋_GB2312" w:hint="eastAsia"/>
          <w:sz w:val="24"/>
        </w:rPr>
        <w:t>的技术方案被接纳。这些提案包括</w:t>
      </w:r>
      <w:proofErr w:type="spellStart"/>
      <w:r w:rsidRPr="00E077B9">
        <w:rPr>
          <w:rFonts w:ascii="仿宋_GB2312" w:eastAsia="仿宋_GB2312"/>
          <w:sz w:val="24"/>
          <w:highlight w:val="yellow"/>
        </w:rPr>
        <w:t>FlexE</w:t>
      </w:r>
      <w:proofErr w:type="spellEnd"/>
      <w:r w:rsidRPr="00E077B9">
        <w:rPr>
          <w:rFonts w:ascii="仿宋_GB2312" w:eastAsia="仿宋_GB2312" w:hint="eastAsia"/>
          <w:sz w:val="24"/>
          <w:highlight w:val="yellow"/>
        </w:rPr>
        <w:t>在</w:t>
      </w:r>
      <w:r w:rsidRPr="00E077B9">
        <w:rPr>
          <w:rFonts w:ascii="仿宋_GB2312" w:eastAsia="仿宋_GB2312"/>
          <w:sz w:val="24"/>
          <w:highlight w:val="yellow"/>
        </w:rPr>
        <w:t>IP/MPLS</w:t>
      </w:r>
      <w:r w:rsidRPr="00E077B9">
        <w:rPr>
          <w:rFonts w:ascii="仿宋_GB2312" w:eastAsia="仿宋_GB2312" w:hint="eastAsia"/>
          <w:sz w:val="24"/>
          <w:highlight w:val="yellow"/>
        </w:rPr>
        <w:t>网络中部署的技术方案和架构、基于</w:t>
      </w:r>
      <w:proofErr w:type="spellStart"/>
      <w:r w:rsidRPr="00E077B9">
        <w:rPr>
          <w:rFonts w:ascii="仿宋_GB2312" w:eastAsia="仿宋_GB2312"/>
          <w:sz w:val="24"/>
          <w:highlight w:val="yellow"/>
        </w:rPr>
        <w:t>FlexE</w:t>
      </w:r>
      <w:proofErr w:type="spellEnd"/>
      <w:r w:rsidRPr="00E077B9">
        <w:rPr>
          <w:rFonts w:ascii="仿宋_GB2312" w:eastAsia="仿宋_GB2312" w:hint="eastAsia"/>
          <w:sz w:val="24"/>
          <w:highlight w:val="yellow"/>
        </w:rPr>
        <w:t>的网络分片以及结合</w:t>
      </w:r>
      <w:proofErr w:type="spellStart"/>
      <w:r w:rsidRPr="00E077B9">
        <w:rPr>
          <w:rFonts w:ascii="仿宋_GB2312" w:eastAsia="仿宋_GB2312" w:hint="eastAsia"/>
          <w:sz w:val="24"/>
          <w:highlight w:val="yellow"/>
        </w:rPr>
        <w:t>SegmentRouting</w:t>
      </w:r>
      <w:proofErr w:type="spellEnd"/>
      <w:r w:rsidRPr="00E077B9">
        <w:rPr>
          <w:rFonts w:ascii="仿宋_GB2312" w:eastAsia="仿宋_GB2312" w:hint="eastAsia"/>
          <w:sz w:val="24"/>
          <w:highlight w:val="yellow"/>
        </w:rPr>
        <w:t>实现更灵活路径提供/管理等</w:t>
      </w:r>
      <w:r>
        <w:rPr>
          <w:rFonts w:ascii="仿宋_GB2312" w:eastAsia="仿宋_GB2312" w:hint="eastAsia"/>
          <w:sz w:val="24"/>
        </w:rPr>
        <w:t>。</w:t>
      </w:r>
    </w:p>
    <w:p w14:paraId="765C03A3" w14:textId="77777777" w:rsidR="00B36A14" w:rsidRDefault="00C504D6">
      <w:pPr>
        <w:pStyle w:val="ac"/>
        <w:numPr>
          <w:ilvl w:val="0"/>
          <w:numId w:val="7"/>
        </w:numPr>
        <w:adjustRightInd w:val="0"/>
        <w:snapToGrid w:val="0"/>
        <w:spacing w:line="360" w:lineRule="auto"/>
        <w:ind w:firstLineChars="0"/>
        <w:jc w:val="left"/>
        <w:rPr>
          <w:rFonts w:ascii="仿宋_GB2312" w:eastAsia="仿宋_GB2312"/>
          <w:sz w:val="24"/>
        </w:rPr>
      </w:pPr>
      <w:r>
        <w:rPr>
          <w:rFonts w:ascii="仿宋_GB2312" w:eastAsia="仿宋_GB2312"/>
          <w:sz w:val="24"/>
        </w:rPr>
        <w:t>IETF(Internet Engineering Task Force)</w:t>
      </w:r>
      <w:r>
        <w:rPr>
          <w:rFonts w:ascii="仿宋_GB2312" w:eastAsia="仿宋_GB2312" w:hint="eastAsia"/>
          <w:sz w:val="24"/>
        </w:rPr>
        <w:t>启动了</w:t>
      </w:r>
      <w:proofErr w:type="spellStart"/>
      <w:r>
        <w:rPr>
          <w:rFonts w:ascii="仿宋_GB2312" w:eastAsia="仿宋_GB2312"/>
          <w:sz w:val="24"/>
        </w:rPr>
        <w:t>FlexE</w:t>
      </w:r>
      <w:proofErr w:type="spellEnd"/>
      <w:r>
        <w:rPr>
          <w:rFonts w:ascii="仿宋_GB2312" w:eastAsia="仿宋_GB2312" w:hint="eastAsia"/>
          <w:sz w:val="24"/>
        </w:rPr>
        <w:t>控制平面标准的制定工作，目标是结合</w:t>
      </w:r>
      <w:r>
        <w:rPr>
          <w:rFonts w:ascii="仿宋_GB2312" w:eastAsia="仿宋_GB2312"/>
          <w:sz w:val="24"/>
        </w:rPr>
        <w:t>IETF</w:t>
      </w:r>
      <w:r>
        <w:rPr>
          <w:rFonts w:ascii="仿宋_GB2312" w:eastAsia="仿宋_GB2312" w:hint="eastAsia"/>
          <w:sz w:val="24"/>
        </w:rPr>
        <w:t>的</w:t>
      </w:r>
      <w:r>
        <w:rPr>
          <w:rFonts w:ascii="仿宋_GB2312" w:eastAsia="仿宋_GB2312"/>
          <w:sz w:val="24"/>
        </w:rPr>
        <w:t>IP/MPLS</w:t>
      </w:r>
      <w:r>
        <w:rPr>
          <w:rFonts w:ascii="仿宋_GB2312" w:eastAsia="仿宋_GB2312" w:hint="eastAsia"/>
          <w:sz w:val="24"/>
        </w:rPr>
        <w:t>技术</w:t>
      </w:r>
      <w:r w:rsidRPr="00E077B9">
        <w:rPr>
          <w:rFonts w:ascii="仿宋_GB2312" w:eastAsia="仿宋_GB2312" w:hint="eastAsia"/>
          <w:sz w:val="24"/>
          <w:highlight w:val="yellow"/>
        </w:rPr>
        <w:t>将</w:t>
      </w:r>
      <w:proofErr w:type="spellStart"/>
      <w:r w:rsidRPr="00E077B9">
        <w:rPr>
          <w:rFonts w:ascii="仿宋_GB2312" w:eastAsia="仿宋_GB2312"/>
          <w:sz w:val="24"/>
          <w:highlight w:val="yellow"/>
        </w:rPr>
        <w:t>FlexE</w:t>
      </w:r>
      <w:proofErr w:type="spellEnd"/>
      <w:r w:rsidRPr="00E077B9">
        <w:rPr>
          <w:rFonts w:ascii="仿宋_GB2312" w:eastAsia="仿宋_GB2312" w:hint="eastAsia"/>
          <w:sz w:val="24"/>
          <w:highlight w:val="yellow"/>
        </w:rPr>
        <w:t>从接口技术扩展成为一种可提供</w:t>
      </w:r>
      <w:proofErr w:type="gramStart"/>
      <w:r w:rsidRPr="00E077B9">
        <w:rPr>
          <w:rFonts w:ascii="仿宋_GB2312" w:eastAsia="仿宋_GB2312" w:hint="eastAsia"/>
          <w:sz w:val="24"/>
          <w:highlight w:val="yellow"/>
        </w:rPr>
        <w:t>端口级硬</w:t>
      </w:r>
      <w:proofErr w:type="gramEnd"/>
      <w:r w:rsidRPr="00E077B9">
        <w:rPr>
          <w:rFonts w:ascii="仿宋_GB2312" w:eastAsia="仿宋_GB2312" w:hint="eastAsia"/>
          <w:sz w:val="24"/>
          <w:highlight w:val="yellow"/>
        </w:rPr>
        <w:t>隔离效果的端到端技术</w:t>
      </w:r>
      <w:r>
        <w:rPr>
          <w:rFonts w:ascii="仿宋_GB2312" w:eastAsia="仿宋_GB2312" w:hint="eastAsia"/>
          <w:sz w:val="24"/>
        </w:rPr>
        <w:t>，以实现网络分片、大客户专线等技术方案。目前</w:t>
      </w:r>
      <w:r>
        <w:rPr>
          <w:rFonts w:ascii="仿宋_GB2312" w:eastAsia="仿宋_GB2312"/>
          <w:sz w:val="24"/>
        </w:rPr>
        <w:t>IETF</w:t>
      </w:r>
      <w:r>
        <w:rPr>
          <w:rFonts w:ascii="仿宋_GB2312" w:eastAsia="仿宋_GB2312" w:hint="eastAsia"/>
          <w:sz w:val="24"/>
        </w:rPr>
        <w:t>的工作聚焦在</w:t>
      </w:r>
      <w:proofErr w:type="spellStart"/>
      <w:r>
        <w:rPr>
          <w:rFonts w:ascii="仿宋_GB2312" w:eastAsia="仿宋_GB2312"/>
          <w:sz w:val="24"/>
        </w:rPr>
        <w:t>FlexE</w:t>
      </w:r>
      <w:proofErr w:type="spellEnd"/>
      <w:r>
        <w:rPr>
          <w:rFonts w:ascii="仿宋_GB2312" w:eastAsia="仿宋_GB2312" w:hint="eastAsia"/>
          <w:sz w:val="24"/>
        </w:rPr>
        <w:t>框架上，主要讨论</w:t>
      </w:r>
      <w:r w:rsidRPr="00E077B9">
        <w:rPr>
          <w:rFonts w:ascii="仿宋_GB2312" w:eastAsia="仿宋_GB2312" w:hint="eastAsia"/>
          <w:sz w:val="24"/>
          <w:highlight w:val="yellow"/>
        </w:rPr>
        <w:t>端到端</w:t>
      </w:r>
      <w:proofErr w:type="spellStart"/>
      <w:r w:rsidRPr="00E077B9">
        <w:rPr>
          <w:rFonts w:ascii="仿宋_GB2312" w:eastAsia="仿宋_GB2312"/>
          <w:sz w:val="24"/>
          <w:highlight w:val="yellow"/>
        </w:rPr>
        <w:t>FlexE</w:t>
      </w:r>
      <w:proofErr w:type="spellEnd"/>
      <w:r w:rsidRPr="00E077B9">
        <w:rPr>
          <w:rFonts w:ascii="仿宋_GB2312" w:eastAsia="仿宋_GB2312" w:hint="eastAsia"/>
          <w:sz w:val="24"/>
          <w:highlight w:val="yellow"/>
        </w:rPr>
        <w:t>技术的架构、场景以及为实现端到端</w:t>
      </w:r>
      <w:proofErr w:type="spellStart"/>
      <w:r w:rsidRPr="00E077B9">
        <w:rPr>
          <w:rFonts w:ascii="仿宋_GB2312" w:eastAsia="仿宋_GB2312"/>
          <w:sz w:val="24"/>
          <w:highlight w:val="yellow"/>
        </w:rPr>
        <w:t>FlexE</w:t>
      </w:r>
      <w:proofErr w:type="spellEnd"/>
      <w:r w:rsidRPr="00E077B9">
        <w:rPr>
          <w:rFonts w:ascii="仿宋_GB2312" w:eastAsia="仿宋_GB2312" w:hint="eastAsia"/>
          <w:sz w:val="24"/>
          <w:highlight w:val="yellow"/>
        </w:rPr>
        <w:t>路径需要完善</w:t>
      </w:r>
      <w:r w:rsidRPr="00E077B9">
        <w:rPr>
          <w:rFonts w:ascii="仿宋_GB2312" w:eastAsia="仿宋_GB2312"/>
          <w:sz w:val="24"/>
          <w:highlight w:val="yellow"/>
        </w:rPr>
        <w:t>/</w:t>
      </w:r>
      <w:r w:rsidRPr="00E077B9">
        <w:rPr>
          <w:rFonts w:ascii="仿宋_GB2312" w:eastAsia="仿宋_GB2312" w:hint="eastAsia"/>
          <w:sz w:val="24"/>
          <w:highlight w:val="yellow"/>
        </w:rPr>
        <w:t>扩展的信令及路由协议</w:t>
      </w:r>
      <w:r>
        <w:rPr>
          <w:rFonts w:ascii="仿宋_GB2312" w:eastAsia="仿宋_GB2312" w:hint="eastAsia"/>
          <w:sz w:val="24"/>
        </w:rPr>
        <w:t>。信令扩展聚焦在</w:t>
      </w:r>
      <w:r>
        <w:rPr>
          <w:rFonts w:ascii="仿宋_GB2312" w:eastAsia="仿宋_GB2312"/>
          <w:sz w:val="24"/>
        </w:rPr>
        <w:t>RSVP-TE</w:t>
      </w:r>
      <w:r>
        <w:rPr>
          <w:rFonts w:ascii="仿宋_GB2312" w:eastAsia="仿宋_GB2312" w:hint="eastAsia"/>
          <w:sz w:val="24"/>
        </w:rPr>
        <w:t>与</w:t>
      </w:r>
      <w:r>
        <w:rPr>
          <w:rFonts w:ascii="仿宋_GB2312" w:eastAsia="仿宋_GB2312"/>
          <w:sz w:val="24"/>
        </w:rPr>
        <w:t>Segment Routing</w:t>
      </w:r>
      <w:r>
        <w:rPr>
          <w:rFonts w:ascii="仿宋_GB2312" w:eastAsia="仿宋_GB2312" w:hint="eastAsia"/>
          <w:sz w:val="24"/>
        </w:rPr>
        <w:t>领域；路由协议扩展主要包括</w:t>
      </w:r>
      <w:r>
        <w:rPr>
          <w:rFonts w:ascii="仿宋_GB2312" w:eastAsia="仿宋_GB2312"/>
          <w:sz w:val="24"/>
        </w:rPr>
        <w:t>ISIS</w:t>
      </w:r>
      <w:r>
        <w:rPr>
          <w:rFonts w:ascii="仿宋_GB2312" w:eastAsia="仿宋_GB2312" w:hint="eastAsia"/>
          <w:sz w:val="24"/>
        </w:rPr>
        <w:t>、</w:t>
      </w:r>
      <w:r>
        <w:rPr>
          <w:rFonts w:ascii="仿宋_GB2312" w:eastAsia="仿宋_GB2312"/>
          <w:sz w:val="24"/>
        </w:rPr>
        <w:t xml:space="preserve"> OSP</w:t>
      </w:r>
      <w:r>
        <w:rPr>
          <w:rFonts w:ascii="仿宋_GB2312" w:eastAsia="仿宋_GB2312" w:hint="eastAsia"/>
          <w:sz w:val="24"/>
        </w:rPr>
        <w:t>F与BGP-LS的协议的扩展。</w:t>
      </w:r>
    </w:p>
    <w:p w14:paraId="43047282"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随着</w:t>
      </w:r>
      <w:r>
        <w:rPr>
          <w:rFonts w:eastAsia="仿宋_GB2312"/>
          <w:sz w:val="24"/>
        </w:rPr>
        <w:t xml:space="preserve">5G </w:t>
      </w:r>
      <w:proofErr w:type="spellStart"/>
      <w:r>
        <w:rPr>
          <w:rFonts w:eastAsia="仿宋_GB2312"/>
          <w:sz w:val="24"/>
        </w:rPr>
        <w:t>uRLLC</w:t>
      </w:r>
      <w:proofErr w:type="spellEnd"/>
      <w:r>
        <w:rPr>
          <w:rFonts w:eastAsia="仿宋_GB2312" w:hint="eastAsia"/>
          <w:sz w:val="24"/>
        </w:rPr>
        <w:t>承载、时间敏感应用等新兴业务的出现，</w:t>
      </w:r>
      <w:r w:rsidRPr="00E077B9">
        <w:rPr>
          <w:rFonts w:eastAsia="仿宋_GB2312" w:hint="eastAsia"/>
          <w:sz w:val="24"/>
          <w:highlight w:val="yellow"/>
        </w:rPr>
        <w:t>在</w:t>
      </w:r>
      <w:r w:rsidRPr="00E077B9">
        <w:rPr>
          <w:rFonts w:eastAsia="仿宋_GB2312"/>
          <w:sz w:val="24"/>
          <w:highlight w:val="yellow"/>
        </w:rPr>
        <w:t>IP/Ethernet</w:t>
      </w:r>
      <w:r w:rsidRPr="00E077B9">
        <w:rPr>
          <w:rFonts w:eastAsia="仿宋_GB2312" w:hint="eastAsia"/>
          <w:sz w:val="24"/>
          <w:highlight w:val="yellow"/>
        </w:rPr>
        <w:t>中保障最恶劣情况下时延目标</w:t>
      </w:r>
      <w:r w:rsidRPr="00E077B9">
        <w:rPr>
          <w:rFonts w:eastAsia="仿宋_GB2312"/>
          <w:sz w:val="24"/>
          <w:highlight w:val="yellow"/>
        </w:rPr>
        <w:t>(guaranteed latency</w:t>
      </w:r>
      <w:r w:rsidRPr="00E077B9">
        <w:rPr>
          <w:rFonts w:eastAsia="仿宋_GB2312" w:hint="eastAsia"/>
          <w:sz w:val="24"/>
          <w:highlight w:val="yellow"/>
        </w:rPr>
        <w:t>，</w:t>
      </w:r>
      <w:r w:rsidRPr="00E077B9">
        <w:rPr>
          <w:rFonts w:eastAsia="仿宋_GB2312"/>
          <w:sz w:val="24"/>
          <w:highlight w:val="yellow"/>
        </w:rPr>
        <w:t>worst case latency)</w:t>
      </w:r>
      <w:r w:rsidRPr="00E077B9">
        <w:rPr>
          <w:rFonts w:eastAsia="仿宋_GB2312" w:hint="eastAsia"/>
          <w:sz w:val="24"/>
          <w:highlight w:val="yellow"/>
        </w:rPr>
        <w:t>的确定性网络技术开始出现</w:t>
      </w:r>
      <w:r>
        <w:rPr>
          <w:rFonts w:eastAsia="仿宋_GB2312" w:hint="eastAsia"/>
          <w:sz w:val="24"/>
        </w:rPr>
        <w:t>。其中，二层技术</w:t>
      </w:r>
      <w:r w:rsidRPr="00E077B9">
        <w:rPr>
          <w:rFonts w:eastAsia="仿宋_GB2312"/>
          <w:sz w:val="24"/>
          <w:highlight w:val="yellow"/>
        </w:rPr>
        <w:t>IEEE 802.1TSN</w:t>
      </w:r>
      <w:r>
        <w:rPr>
          <w:rFonts w:eastAsia="仿宋_GB2312" w:hint="eastAsia"/>
          <w:sz w:val="24"/>
        </w:rPr>
        <w:t>和三层技术</w:t>
      </w:r>
      <w:r w:rsidRPr="00E077B9">
        <w:rPr>
          <w:rFonts w:eastAsia="仿宋_GB2312"/>
          <w:sz w:val="24"/>
          <w:highlight w:val="yellow"/>
        </w:rPr>
        <w:t xml:space="preserve">IETF </w:t>
      </w:r>
      <w:proofErr w:type="spellStart"/>
      <w:r w:rsidRPr="00E077B9">
        <w:rPr>
          <w:rFonts w:eastAsia="仿宋_GB2312"/>
          <w:sz w:val="24"/>
          <w:highlight w:val="yellow"/>
        </w:rPr>
        <w:t>DetNet</w:t>
      </w:r>
      <w:proofErr w:type="spellEnd"/>
      <w:r>
        <w:rPr>
          <w:rFonts w:eastAsia="仿宋_GB2312" w:hint="eastAsia"/>
          <w:sz w:val="24"/>
        </w:rPr>
        <w:t>定义了在</w:t>
      </w:r>
      <w:r>
        <w:rPr>
          <w:rFonts w:eastAsia="仿宋_GB2312"/>
          <w:sz w:val="24"/>
        </w:rPr>
        <w:t>IP/Ethernet</w:t>
      </w:r>
      <w:r>
        <w:rPr>
          <w:rFonts w:eastAsia="仿宋_GB2312" w:hint="eastAsia"/>
          <w:sz w:val="24"/>
        </w:rPr>
        <w:t>网络中的拥塞管理机制、基于时延信息的调度算法、显式路径建立以及提供高可靠性的冗余链路技术等，进一步结合</w:t>
      </w:r>
      <w:proofErr w:type="spellStart"/>
      <w:r>
        <w:rPr>
          <w:rFonts w:eastAsia="仿宋_GB2312"/>
          <w:sz w:val="24"/>
        </w:rPr>
        <w:t>FlexE</w:t>
      </w:r>
      <w:proofErr w:type="spellEnd"/>
      <w:r>
        <w:rPr>
          <w:rFonts w:eastAsia="仿宋_GB2312" w:hint="eastAsia"/>
          <w:sz w:val="24"/>
        </w:rPr>
        <w:t>技术，以提供有保障的时延</w:t>
      </w:r>
      <w:r>
        <w:rPr>
          <w:rFonts w:eastAsia="仿宋_GB2312"/>
          <w:sz w:val="24"/>
        </w:rPr>
        <w:t>(Bounded Latency)</w:t>
      </w:r>
      <w:r>
        <w:rPr>
          <w:rFonts w:eastAsia="仿宋_GB2312" w:hint="eastAsia"/>
          <w:sz w:val="24"/>
        </w:rPr>
        <w:t>、零丢包的确定性业务承载也成为了研究热点。</w:t>
      </w:r>
    </w:p>
    <w:p w14:paraId="1CA9CD74"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随着</w:t>
      </w:r>
      <w:r>
        <w:rPr>
          <w:rFonts w:eastAsia="仿宋_GB2312"/>
          <w:sz w:val="24"/>
        </w:rPr>
        <w:t xml:space="preserve">OIF </w:t>
      </w:r>
      <w:proofErr w:type="spellStart"/>
      <w:r>
        <w:rPr>
          <w:rFonts w:eastAsia="仿宋_GB2312"/>
          <w:sz w:val="24"/>
        </w:rPr>
        <w:t>FlexE</w:t>
      </w:r>
      <w:proofErr w:type="spellEnd"/>
      <w:r>
        <w:rPr>
          <w:rFonts w:eastAsia="仿宋_GB2312"/>
          <w:sz w:val="24"/>
        </w:rPr>
        <w:t xml:space="preserve"> 2.0</w:t>
      </w:r>
      <w:r>
        <w:rPr>
          <w:rFonts w:eastAsia="仿宋_GB2312" w:hint="eastAsia"/>
          <w:sz w:val="24"/>
        </w:rPr>
        <w:t>标准的正式发布，以及</w:t>
      </w:r>
      <w:proofErr w:type="spellStart"/>
      <w:r>
        <w:rPr>
          <w:rFonts w:eastAsia="仿宋_GB2312"/>
          <w:sz w:val="24"/>
        </w:rPr>
        <w:t>FlexE</w:t>
      </w:r>
      <w:proofErr w:type="spellEnd"/>
      <w:r>
        <w:rPr>
          <w:rFonts w:eastAsia="仿宋_GB2312" w:hint="eastAsia"/>
          <w:sz w:val="24"/>
        </w:rPr>
        <w:t>技术在数据通讯领域相关标准组织的系统应用、</w:t>
      </w:r>
      <w:proofErr w:type="gramStart"/>
      <w:r>
        <w:rPr>
          <w:rFonts w:eastAsia="仿宋_GB2312" w:hint="eastAsia"/>
          <w:sz w:val="24"/>
        </w:rPr>
        <w:t>架构级扩展</w:t>
      </w:r>
      <w:proofErr w:type="gramEnd"/>
      <w:r>
        <w:rPr>
          <w:rFonts w:eastAsia="仿宋_GB2312" w:hint="eastAsia"/>
          <w:sz w:val="24"/>
        </w:rPr>
        <w:t>，</w:t>
      </w:r>
      <w:r>
        <w:rPr>
          <w:rFonts w:eastAsia="仿宋_GB2312"/>
          <w:sz w:val="24"/>
        </w:rPr>
        <w:t xml:space="preserve"> </w:t>
      </w:r>
      <w:proofErr w:type="spellStart"/>
      <w:r>
        <w:rPr>
          <w:rFonts w:eastAsia="仿宋_GB2312"/>
          <w:sz w:val="24"/>
        </w:rPr>
        <w:t>FlexE</w:t>
      </w:r>
      <w:proofErr w:type="spellEnd"/>
      <w:r>
        <w:rPr>
          <w:rFonts w:eastAsia="仿宋_GB2312" w:hint="eastAsia"/>
          <w:sz w:val="24"/>
        </w:rPr>
        <w:t>技术引起了业界广泛关注，芯片</w:t>
      </w:r>
      <w:r>
        <w:rPr>
          <w:rFonts w:eastAsia="仿宋_GB2312"/>
          <w:sz w:val="24"/>
        </w:rPr>
        <w:t>/</w:t>
      </w:r>
      <w:r>
        <w:rPr>
          <w:rFonts w:eastAsia="仿宋_GB2312" w:hint="eastAsia"/>
          <w:sz w:val="24"/>
        </w:rPr>
        <w:t>设备制造商积极投入芯片</w:t>
      </w:r>
      <w:r>
        <w:rPr>
          <w:rFonts w:eastAsia="仿宋_GB2312"/>
          <w:sz w:val="24"/>
        </w:rPr>
        <w:t>/</w:t>
      </w:r>
      <w:r>
        <w:rPr>
          <w:rFonts w:eastAsia="仿宋_GB2312" w:hint="eastAsia"/>
          <w:sz w:val="24"/>
        </w:rPr>
        <w:t>设备研发、产品测试及演示等环节，网络运营商</w:t>
      </w:r>
      <w:r>
        <w:rPr>
          <w:rFonts w:eastAsia="仿宋_GB2312"/>
          <w:sz w:val="24"/>
        </w:rPr>
        <w:t>/</w:t>
      </w:r>
      <w:r>
        <w:rPr>
          <w:rFonts w:eastAsia="仿宋_GB2312" w:hint="eastAsia"/>
          <w:sz w:val="24"/>
        </w:rPr>
        <w:t>大型</w:t>
      </w:r>
      <w:r>
        <w:rPr>
          <w:rFonts w:eastAsia="仿宋_GB2312"/>
          <w:sz w:val="24"/>
        </w:rPr>
        <w:t>OTT</w:t>
      </w:r>
      <w:r>
        <w:rPr>
          <w:rFonts w:eastAsia="仿宋_GB2312" w:hint="eastAsia"/>
          <w:sz w:val="24"/>
        </w:rPr>
        <w:t>业务提供商也在积极通过标准推动、技术合作、方案验证等方式参与其中，相关产业</w:t>
      </w:r>
      <w:proofErr w:type="gramStart"/>
      <w:r>
        <w:rPr>
          <w:rFonts w:eastAsia="仿宋_GB2312" w:hint="eastAsia"/>
          <w:sz w:val="24"/>
        </w:rPr>
        <w:t>链正在</w:t>
      </w:r>
      <w:proofErr w:type="gramEnd"/>
      <w:r>
        <w:rPr>
          <w:rFonts w:eastAsia="仿宋_GB2312" w:hint="eastAsia"/>
          <w:sz w:val="24"/>
        </w:rPr>
        <w:t>形成。</w:t>
      </w:r>
    </w:p>
    <w:p w14:paraId="393BA805" w14:textId="77777777" w:rsidR="00B36A14" w:rsidRDefault="00C504D6">
      <w:pPr>
        <w:pStyle w:val="20"/>
        <w:numPr>
          <w:ilvl w:val="1"/>
          <w:numId w:val="1"/>
        </w:numPr>
      </w:pPr>
      <w:r>
        <w:rPr>
          <w:rFonts w:hint="eastAsia"/>
        </w:rPr>
        <w:lastRenderedPageBreak/>
        <w:t>国内其他研究单位对本项目的研究情况。</w:t>
      </w:r>
    </w:p>
    <w:p w14:paraId="40A9893B" w14:textId="77777777" w:rsidR="00B36A14" w:rsidRDefault="00C504D6">
      <w:pPr>
        <w:pStyle w:val="ac"/>
        <w:numPr>
          <w:ilvl w:val="0"/>
          <w:numId w:val="8"/>
        </w:numPr>
        <w:adjustRightInd w:val="0"/>
        <w:snapToGrid w:val="0"/>
        <w:spacing w:line="360" w:lineRule="auto"/>
        <w:ind w:firstLineChars="0"/>
        <w:jc w:val="left"/>
        <w:rPr>
          <w:rFonts w:ascii="仿宋_GB2312" w:eastAsia="仿宋_GB2312"/>
          <w:sz w:val="24"/>
        </w:rPr>
      </w:pPr>
      <w:r>
        <w:rPr>
          <w:rFonts w:ascii="仿宋_GB2312" w:eastAsia="仿宋_GB2312"/>
          <w:sz w:val="24"/>
        </w:rPr>
        <w:t>2017</w:t>
      </w:r>
      <w:r>
        <w:rPr>
          <w:rFonts w:ascii="仿宋_GB2312" w:eastAsia="仿宋_GB2312" w:hint="eastAsia"/>
          <w:sz w:val="24"/>
        </w:rPr>
        <w:t>年</w:t>
      </w:r>
      <w:r>
        <w:rPr>
          <w:rFonts w:ascii="仿宋_GB2312" w:eastAsia="仿宋_GB2312"/>
          <w:sz w:val="24"/>
        </w:rPr>
        <w:t>9</w:t>
      </w:r>
      <w:r>
        <w:rPr>
          <w:rFonts w:ascii="仿宋_GB2312" w:eastAsia="仿宋_GB2312" w:hint="eastAsia"/>
          <w:sz w:val="24"/>
        </w:rPr>
        <w:t>月，华为宣布其基于</w:t>
      </w:r>
      <w:proofErr w:type="spellStart"/>
      <w:r>
        <w:rPr>
          <w:rFonts w:ascii="仿宋_GB2312" w:eastAsia="仿宋_GB2312"/>
          <w:sz w:val="24"/>
        </w:rPr>
        <w:t>FlexE</w:t>
      </w:r>
      <w:proofErr w:type="spellEnd"/>
      <w:r>
        <w:rPr>
          <w:rFonts w:ascii="仿宋_GB2312" w:eastAsia="仿宋_GB2312" w:hint="eastAsia"/>
          <w:sz w:val="24"/>
        </w:rPr>
        <w:t>技术的</w:t>
      </w:r>
      <w:r>
        <w:rPr>
          <w:rFonts w:ascii="仿宋_GB2312" w:eastAsia="仿宋_GB2312"/>
          <w:sz w:val="24"/>
        </w:rPr>
        <w:t>50GE</w:t>
      </w:r>
      <w:r>
        <w:rPr>
          <w:rFonts w:ascii="仿宋_GB2312" w:eastAsia="仿宋_GB2312" w:hint="eastAsia"/>
          <w:sz w:val="24"/>
        </w:rPr>
        <w:t>线卡率先通过中国移动研究院功能及性能测试。</w:t>
      </w:r>
      <w:r w:rsidRPr="00E077B9">
        <w:rPr>
          <w:rFonts w:ascii="仿宋_GB2312" w:eastAsia="仿宋_GB2312" w:hint="eastAsia"/>
          <w:sz w:val="24"/>
          <w:highlight w:val="yellow"/>
        </w:rPr>
        <w:t>测试结果显示该线卡具备</w:t>
      </w:r>
      <w:r w:rsidRPr="00E077B9">
        <w:rPr>
          <w:rFonts w:ascii="仿宋_GB2312" w:eastAsia="仿宋_GB2312"/>
          <w:sz w:val="24"/>
          <w:highlight w:val="yellow"/>
        </w:rPr>
        <w:t>50Gbit/s</w:t>
      </w:r>
      <w:r w:rsidRPr="00E077B9">
        <w:rPr>
          <w:rFonts w:ascii="仿宋_GB2312" w:eastAsia="仿宋_GB2312" w:hint="eastAsia"/>
          <w:sz w:val="24"/>
          <w:highlight w:val="yellow"/>
        </w:rPr>
        <w:t>的线速转发能力，传输距离达</w:t>
      </w:r>
      <w:r w:rsidRPr="00E077B9">
        <w:rPr>
          <w:rFonts w:ascii="仿宋_GB2312" w:eastAsia="仿宋_GB2312"/>
          <w:sz w:val="24"/>
          <w:highlight w:val="yellow"/>
        </w:rPr>
        <w:t>40km</w:t>
      </w:r>
      <w:r w:rsidRPr="00E077B9">
        <w:rPr>
          <w:rFonts w:ascii="仿宋_GB2312" w:eastAsia="仿宋_GB2312" w:hint="eastAsia"/>
          <w:sz w:val="24"/>
          <w:highlight w:val="yellow"/>
        </w:rPr>
        <w:t>，可有效</w:t>
      </w:r>
      <w:proofErr w:type="gramStart"/>
      <w:r w:rsidRPr="00E077B9">
        <w:rPr>
          <w:rFonts w:ascii="仿宋_GB2312" w:eastAsia="仿宋_GB2312" w:hint="eastAsia"/>
          <w:sz w:val="24"/>
          <w:highlight w:val="yellow"/>
        </w:rPr>
        <w:t>满足城域</w:t>
      </w:r>
      <w:proofErr w:type="gramEnd"/>
      <w:r w:rsidRPr="00E077B9">
        <w:rPr>
          <w:rFonts w:ascii="仿宋_GB2312" w:eastAsia="仿宋_GB2312"/>
          <w:sz w:val="24"/>
          <w:highlight w:val="yellow"/>
        </w:rPr>
        <w:t>5G</w:t>
      </w:r>
      <w:proofErr w:type="gramStart"/>
      <w:r w:rsidRPr="00E077B9">
        <w:rPr>
          <w:rFonts w:ascii="仿宋_GB2312" w:eastAsia="仿宋_GB2312" w:hint="eastAsia"/>
          <w:sz w:val="24"/>
          <w:highlight w:val="yellow"/>
        </w:rPr>
        <w:t>承载网</w:t>
      </w:r>
      <w:proofErr w:type="gramEnd"/>
      <w:r w:rsidRPr="00E077B9">
        <w:rPr>
          <w:rFonts w:ascii="仿宋_GB2312" w:eastAsia="仿宋_GB2312" w:hint="eastAsia"/>
          <w:sz w:val="24"/>
          <w:highlight w:val="yellow"/>
        </w:rPr>
        <w:t>的接入</w:t>
      </w:r>
      <w:proofErr w:type="gramStart"/>
      <w:r w:rsidRPr="00E077B9">
        <w:rPr>
          <w:rFonts w:ascii="仿宋_GB2312" w:eastAsia="仿宋_GB2312" w:hint="eastAsia"/>
          <w:sz w:val="24"/>
          <w:highlight w:val="yellow"/>
        </w:rPr>
        <w:t>层应用</w:t>
      </w:r>
      <w:proofErr w:type="gramEnd"/>
      <w:r w:rsidRPr="00E077B9">
        <w:rPr>
          <w:rFonts w:ascii="仿宋_GB2312" w:eastAsia="仿宋_GB2312" w:hint="eastAsia"/>
          <w:sz w:val="24"/>
          <w:highlight w:val="yellow"/>
        </w:rPr>
        <w:t>需求</w:t>
      </w:r>
      <w:r>
        <w:rPr>
          <w:rFonts w:ascii="仿宋_GB2312" w:eastAsia="仿宋_GB2312" w:hint="eastAsia"/>
          <w:sz w:val="24"/>
        </w:rPr>
        <w:t>。同时，该线卡支持</w:t>
      </w:r>
      <w:proofErr w:type="spellStart"/>
      <w:r>
        <w:rPr>
          <w:rFonts w:ascii="仿宋_GB2312" w:eastAsia="仿宋_GB2312"/>
          <w:sz w:val="24"/>
        </w:rPr>
        <w:t>FlexE</w:t>
      </w:r>
      <w:proofErr w:type="spellEnd"/>
      <w:r>
        <w:rPr>
          <w:rFonts w:ascii="仿宋_GB2312" w:eastAsia="仿宋_GB2312" w:hint="eastAsia"/>
          <w:sz w:val="24"/>
        </w:rPr>
        <w:t>网络分片，可实现带宽自由调整，多种业务严格隔离，互不影响。</w:t>
      </w:r>
    </w:p>
    <w:p w14:paraId="430265DD" w14:textId="77777777" w:rsidR="00B36A14" w:rsidRDefault="00C504D6">
      <w:pPr>
        <w:pStyle w:val="ac"/>
        <w:numPr>
          <w:ilvl w:val="0"/>
          <w:numId w:val="8"/>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2</w:t>
      </w:r>
      <w:r>
        <w:rPr>
          <w:rFonts w:ascii="仿宋_GB2312" w:eastAsia="仿宋_GB2312" w:hint="eastAsia"/>
          <w:sz w:val="24"/>
        </w:rPr>
        <w:t>月，中兴通讯联合中国电信北京研究院完成了业内首次</w:t>
      </w:r>
      <w:r>
        <w:rPr>
          <w:rFonts w:ascii="仿宋_GB2312" w:eastAsia="仿宋_GB2312"/>
          <w:sz w:val="24"/>
        </w:rPr>
        <w:t>5G OTN</w:t>
      </w:r>
      <w:r>
        <w:rPr>
          <w:rFonts w:ascii="仿宋_GB2312" w:eastAsia="仿宋_GB2312" w:hint="eastAsia"/>
          <w:sz w:val="24"/>
        </w:rPr>
        <w:t>前</w:t>
      </w:r>
      <w:proofErr w:type="gramStart"/>
      <w:r>
        <w:rPr>
          <w:rFonts w:ascii="仿宋_GB2312" w:eastAsia="仿宋_GB2312" w:hint="eastAsia"/>
          <w:sz w:val="24"/>
        </w:rPr>
        <w:t>传设备</w:t>
      </w:r>
      <w:proofErr w:type="gramEnd"/>
      <w:r>
        <w:rPr>
          <w:rFonts w:ascii="仿宋_GB2312" w:eastAsia="仿宋_GB2312" w:hint="eastAsia"/>
          <w:sz w:val="24"/>
        </w:rPr>
        <w:t>测试；</w:t>
      </w:r>
    </w:p>
    <w:p w14:paraId="4E0AA96C" w14:textId="77777777" w:rsidR="00B36A14" w:rsidRDefault="00C504D6">
      <w:pPr>
        <w:pStyle w:val="ac"/>
        <w:numPr>
          <w:ilvl w:val="0"/>
          <w:numId w:val="8"/>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8</w:t>
      </w:r>
      <w:r>
        <w:rPr>
          <w:rFonts w:ascii="仿宋_GB2312" w:eastAsia="仿宋_GB2312" w:hint="eastAsia"/>
          <w:sz w:val="24"/>
        </w:rPr>
        <w:t>月，在</w:t>
      </w:r>
      <w:r>
        <w:rPr>
          <w:rFonts w:ascii="仿宋_GB2312" w:eastAsia="仿宋_GB2312"/>
          <w:sz w:val="24"/>
        </w:rPr>
        <w:t>OIF (Optical Internetworking Forum) 2018</w:t>
      </w:r>
      <w:r>
        <w:rPr>
          <w:rFonts w:ascii="仿宋_GB2312" w:eastAsia="仿宋_GB2312" w:hint="eastAsia"/>
          <w:sz w:val="24"/>
        </w:rPr>
        <w:t>年第三季度会议上，华为和产业</w:t>
      </w:r>
      <w:proofErr w:type="gramStart"/>
      <w:r>
        <w:rPr>
          <w:rFonts w:ascii="仿宋_GB2312" w:eastAsia="仿宋_GB2312" w:hint="eastAsia"/>
          <w:sz w:val="24"/>
        </w:rPr>
        <w:t>链共同</w:t>
      </w:r>
      <w:proofErr w:type="gramEnd"/>
      <w:r>
        <w:rPr>
          <w:rFonts w:ascii="仿宋_GB2312" w:eastAsia="仿宋_GB2312" w:hint="eastAsia"/>
          <w:sz w:val="24"/>
        </w:rPr>
        <w:t>提出的</w:t>
      </w:r>
      <w:proofErr w:type="spellStart"/>
      <w:r>
        <w:rPr>
          <w:rFonts w:ascii="仿宋_GB2312" w:eastAsia="仿宋_GB2312"/>
          <w:sz w:val="24"/>
        </w:rPr>
        <w:t>FlexE</w:t>
      </w:r>
      <w:proofErr w:type="spellEnd"/>
      <w:r>
        <w:rPr>
          <w:rFonts w:ascii="仿宋_GB2312" w:eastAsia="仿宋_GB2312"/>
          <w:sz w:val="24"/>
        </w:rPr>
        <w:t xml:space="preserve"> 2.0</w:t>
      </w:r>
      <w:r>
        <w:rPr>
          <w:rFonts w:ascii="仿宋_GB2312" w:eastAsia="仿宋_GB2312" w:hint="eastAsia"/>
          <w:sz w:val="24"/>
        </w:rPr>
        <w:t>标准正式发布，包括帧格式以及时间同步方案等。这标志着</w:t>
      </w:r>
      <w:r>
        <w:rPr>
          <w:rFonts w:ascii="仿宋_GB2312" w:eastAsia="仿宋_GB2312"/>
          <w:sz w:val="24"/>
        </w:rPr>
        <w:t>5G</w:t>
      </w:r>
      <w:r>
        <w:rPr>
          <w:rFonts w:ascii="仿宋_GB2312" w:eastAsia="仿宋_GB2312" w:hint="eastAsia"/>
          <w:sz w:val="24"/>
        </w:rPr>
        <w:t>承载国际标准化又迈出关键一步。</w:t>
      </w:r>
    </w:p>
    <w:p w14:paraId="0A1281C8" w14:textId="77777777" w:rsidR="00B36A14" w:rsidRDefault="00C504D6">
      <w:pPr>
        <w:pStyle w:val="ac"/>
        <w:numPr>
          <w:ilvl w:val="0"/>
          <w:numId w:val="8"/>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9</w:t>
      </w:r>
      <w:r>
        <w:rPr>
          <w:rFonts w:ascii="仿宋_GB2312" w:eastAsia="仿宋_GB2312" w:hint="eastAsia"/>
          <w:sz w:val="24"/>
        </w:rPr>
        <w:t>月，华为联合中国电信广州研究院正式发布</w:t>
      </w:r>
      <w:r w:rsidRPr="00E077B9">
        <w:rPr>
          <w:rFonts w:ascii="仿宋_GB2312" w:eastAsia="仿宋_GB2312" w:hint="eastAsia"/>
          <w:sz w:val="24"/>
          <w:highlight w:val="yellow"/>
        </w:rPr>
        <w:t>《灵活以太网技术白皮书》</w:t>
      </w:r>
      <w:r>
        <w:rPr>
          <w:rFonts w:ascii="仿宋_GB2312" w:eastAsia="仿宋_GB2312" w:hint="eastAsia"/>
          <w:sz w:val="24"/>
        </w:rPr>
        <w:t>（</w:t>
      </w:r>
      <w:r>
        <w:rPr>
          <w:rFonts w:ascii="仿宋_GB2312" w:eastAsia="仿宋_GB2312"/>
          <w:sz w:val="24"/>
        </w:rPr>
        <w:t>Flexible Ethernet</w:t>
      </w:r>
      <w:r>
        <w:rPr>
          <w:rFonts w:ascii="仿宋_GB2312" w:eastAsia="仿宋_GB2312" w:hint="eastAsia"/>
          <w:sz w:val="24"/>
        </w:rPr>
        <w:t>，灵活以太，简称</w:t>
      </w:r>
      <w:proofErr w:type="spellStart"/>
      <w:r>
        <w:rPr>
          <w:rFonts w:ascii="仿宋_GB2312" w:eastAsia="仿宋_GB2312"/>
          <w:sz w:val="24"/>
        </w:rPr>
        <w:t>FlexE</w:t>
      </w:r>
      <w:proofErr w:type="spellEnd"/>
      <w:r>
        <w:rPr>
          <w:rFonts w:ascii="仿宋_GB2312" w:eastAsia="仿宋_GB2312" w:hint="eastAsia"/>
          <w:sz w:val="24"/>
        </w:rPr>
        <w:t>）。这是业界首个完整介绍</w:t>
      </w:r>
      <w:proofErr w:type="spellStart"/>
      <w:r>
        <w:rPr>
          <w:rFonts w:ascii="仿宋_GB2312" w:eastAsia="仿宋_GB2312"/>
          <w:sz w:val="24"/>
        </w:rPr>
        <w:t>FlexE</w:t>
      </w:r>
      <w:proofErr w:type="spellEnd"/>
      <w:r>
        <w:rPr>
          <w:rFonts w:ascii="仿宋_GB2312" w:eastAsia="仿宋_GB2312" w:hint="eastAsia"/>
          <w:sz w:val="24"/>
        </w:rPr>
        <w:t>应用背景、技术原理、产业进展的白皮书，也是华为与中国电信广州研究院创新合作的又一重要成果。</w:t>
      </w:r>
    </w:p>
    <w:p w14:paraId="03099E91" w14:textId="77777777" w:rsidR="00B36A14" w:rsidRDefault="00C504D6">
      <w:pPr>
        <w:pStyle w:val="ac"/>
        <w:numPr>
          <w:ilvl w:val="0"/>
          <w:numId w:val="8"/>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9</w:t>
      </w:r>
      <w:r>
        <w:rPr>
          <w:rFonts w:ascii="仿宋_GB2312" w:eastAsia="仿宋_GB2312" w:hint="eastAsia"/>
          <w:sz w:val="24"/>
        </w:rPr>
        <w:t>月中兴通讯参加中国电信广州研究院</w:t>
      </w:r>
      <w:r>
        <w:rPr>
          <w:rFonts w:ascii="仿宋_GB2312" w:eastAsia="仿宋_GB2312"/>
          <w:sz w:val="24"/>
        </w:rPr>
        <w:t>5G IPRAN</w:t>
      </w:r>
      <w:r>
        <w:rPr>
          <w:rFonts w:ascii="仿宋_GB2312" w:eastAsia="仿宋_GB2312" w:hint="eastAsia"/>
          <w:sz w:val="24"/>
        </w:rPr>
        <w:t>实验室测试，为后续试商用提供技术保障；</w:t>
      </w:r>
    </w:p>
    <w:p w14:paraId="2314CA0A" w14:textId="77777777" w:rsidR="00B36A14" w:rsidRDefault="00C504D6">
      <w:pPr>
        <w:pStyle w:val="ac"/>
        <w:numPr>
          <w:ilvl w:val="0"/>
          <w:numId w:val="8"/>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11</w:t>
      </w:r>
      <w:r>
        <w:rPr>
          <w:rFonts w:ascii="仿宋_GB2312" w:eastAsia="仿宋_GB2312" w:hint="eastAsia"/>
          <w:sz w:val="24"/>
        </w:rPr>
        <w:t>月，</w:t>
      </w:r>
      <w:proofErr w:type="gramStart"/>
      <w:r>
        <w:rPr>
          <w:rFonts w:ascii="仿宋_GB2312" w:eastAsia="仿宋_GB2312" w:hint="eastAsia"/>
          <w:sz w:val="24"/>
        </w:rPr>
        <w:t>思博伦</w:t>
      </w:r>
      <w:proofErr w:type="gramEnd"/>
      <w:r>
        <w:rPr>
          <w:rFonts w:ascii="仿宋_GB2312" w:eastAsia="仿宋_GB2312" w:hint="eastAsia"/>
          <w:sz w:val="24"/>
        </w:rPr>
        <w:t>和中国电信广州研究院、华为合作，三方共同完成了</w:t>
      </w:r>
      <w:proofErr w:type="spellStart"/>
      <w:r>
        <w:rPr>
          <w:rFonts w:ascii="仿宋_GB2312" w:eastAsia="仿宋_GB2312"/>
          <w:sz w:val="24"/>
        </w:rPr>
        <w:t>FlexE</w:t>
      </w:r>
      <w:proofErr w:type="spellEnd"/>
      <w:r>
        <w:rPr>
          <w:rFonts w:ascii="仿宋_GB2312" w:eastAsia="仿宋_GB2312" w:hint="eastAsia"/>
          <w:sz w:val="24"/>
        </w:rPr>
        <w:t>在</w:t>
      </w:r>
      <w:r w:rsidRPr="00E077B9">
        <w:rPr>
          <w:rFonts w:ascii="仿宋_GB2312" w:eastAsia="仿宋_GB2312" w:hint="eastAsia"/>
          <w:sz w:val="24"/>
          <w:highlight w:val="yellow"/>
        </w:rPr>
        <w:t>城域网</w:t>
      </w:r>
      <w:r>
        <w:rPr>
          <w:rFonts w:ascii="仿宋_GB2312" w:eastAsia="仿宋_GB2312" w:hint="eastAsia"/>
          <w:sz w:val="24"/>
        </w:rPr>
        <w:t>和</w:t>
      </w:r>
      <w:r w:rsidRPr="00E077B9">
        <w:rPr>
          <w:rFonts w:ascii="仿宋_GB2312" w:eastAsia="仿宋_GB2312"/>
          <w:sz w:val="24"/>
          <w:highlight w:val="yellow"/>
        </w:rPr>
        <w:t xml:space="preserve">5G </w:t>
      </w:r>
      <w:r w:rsidRPr="00E077B9">
        <w:rPr>
          <w:rFonts w:ascii="仿宋_GB2312" w:eastAsia="仿宋_GB2312" w:hint="eastAsia"/>
          <w:sz w:val="24"/>
          <w:highlight w:val="yellow"/>
        </w:rPr>
        <w:t>场景下的验证测试</w:t>
      </w:r>
      <w:r>
        <w:rPr>
          <w:rFonts w:ascii="仿宋_GB2312" w:eastAsia="仿宋_GB2312" w:hint="eastAsia"/>
          <w:sz w:val="24"/>
        </w:rPr>
        <w:t>，涵盖</w:t>
      </w:r>
      <w:proofErr w:type="spellStart"/>
      <w:r>
        <w:rPr>
          <w:rFonts w:ascii="仿宋_GB2312" w:eastAsia="仿宋_GB2312"/>
          <w:sz w:val="24"/>
        </w:rPr>
        <w:t>FlexE</w:t>
      </w:r>
      <w:proofErr w:type="spellEnd"/>
      <w:r>
        <w:rPr>
          <w:rFonts w:ascii="仿宋_GB2312" w:eastAsia="仿宋_GB2312" w:hint="eastAsia"/>
          <w:sz w:val="24"/>
        </w:rPr>
        <w:t>功能和性能等多个方面，测试结果达到预期。</w:t>
      </w:r>
    </w:p>
    <w:p w14:paraId="6F979F4C" w14:textId="77777777" w:rsidR="00B36A14" w:rsidRDefault="00C504D6">
      <w:pPr>
        <w:pStyle w:val="ac"/>
        <w:numPr>
          <w:ilvl w:val="0"/>
          <w:numId w:val="8"/>
        </w:numPr>
        <w:adjustRightInd w:val="0"/>
        <w:snapToGrid w:val="0"/>
        <w:spacing w:line="360" w:lineRule="auto"/>
        <w:ind w:firstLineChars="0"/>
        <w:jc w:val="left"/>
        <w:rPr>
          <w:rFonts w:ascii="仿宋_GB2312" w:eastAsia="仿宋_GB2312"/>
          <w:sz w:val="24"/>
        </w:rPr>
      </w:pPr>
      <w:r>
        <w:rPr>
          <w:rFonts w:ascii="仿宋_GB2312" w:eastAsia="仿宋_GB2312"/>
          <w:sz w:val="24"/>
        </w:rPr>
        <w:t>2019</w:t>
      </w:r>
      <w:r>
        <w:rPr>
          <w:rFonts w:ascii="仿宋_GB2312" w:eastAsia="仿宋_GB2312" w:hint="eastAsia"/>
          <w:sz w:val="24"/>
        </w:rPr>
        <w:t>年</w:t>
      </w:r>
      <w:r>
        <w:rPr>
          <w:rFonts w:ascii="仿宋_GB2312" w:eastAsia="仿宋_GB2312"/>
          <w:sz w:val="24"/>
        </w:rPr>
        <w:t>8</w:t>
      </w:r>
      <w:r>
        <w:rPr>
          <w:rFonts w:ascii="仿宋_GB2312" w:eastAsia="仿宋_GB2312" w:hint="eastAsia"/>
          <w:sz w:val="24"/>
        </w:rPr>
        <w:t>月，中兴通讯完成中国联通网</w:t>
      </w:r>
      <w:proofErr w:type="gramStart"/>
      <w:r>
        <w:rPr>
          <w:rFonts w:ascii="仿宋_GB2312" w:eastAsia="仿宋_GB2312" w:hint="eastAsia"/>
          <w:sz w:val="24"/>
        </w:rPr>
        <w:t>研</w:t>
      </w:r>
      <w:proofErr w:type="gramEnd"/>
      <w:r>
        <w:rPr>
          <w:rFonts w:ascii="仿宋_GB2312" w:eastAsia="仿宋_GB2312" w:hint="eastAsia"/>
          <w:sz w:val="24"/>
        </w:rPr>
        <w:t>院组织的</w:t>
      </w:r>
      <w:r>
        <w:rPr>
          <w:rFonts w:ascii="仿宋_GB2312" w:eastAsia="仿宋_GB2312"/>
          <w:sz w:val="24"/>
        </w:rPr>
        <w:t>5G</w:t>
      </w:r>
      <w:r>
        <w:rPr>
          <w:rFonts w:ascii="仿宋_GB2312" w:eastAsia="仿宋_GB2312" w:hint="eastAsia"/>
          <w:sz w:val="24"/>
        </w:rPr>
        <w:t>承载关键功能测试，并在业界首次验证了基于</w:t>
      </w:r>
      <w:proofErr w:type="spellStart"/>
      <w:r>
        <w:rPr>
          <w:rFonts w:ascii="仿宋_GB2312" w:eastAsia="仿宋_GB2312"/>
          <w:sz w:val="24"/>
        </w:rPr>
        <w:t>FlexE</w:t>
      </w:r>
      <w:proofErr w:type="spellEnd"/>
      <w:r>
        <w:rPr>
          <w:rFonts w:ascii="仿宋_GB2312" w:eastAsia="仿宋_GB2312" w:hint="eastAsia"/>
          <w:sz w:val="24"/>
        </w:rPr>
        <w:t>链路切片的</w:t>
      </w:r>
      <w:r>
        <w:rPr>
          <w:rFonts w:ascii="仿宋_GB2312" w:eastAsia="仿宋_GB2312"/>
          <w:sz w:val="24"/>
        </w:rPr>
        <w:t>5G</w:t>
      </w:r>
      <w:r>
        <w:rPr>
          <w:rFonts w:ascii="仿宋_GB2312" w:eastAsia="仿宋_GB2312" w:hint="eastAsia"/>
          <w:sz w:val="24"/>
        </w:rPr>
        <w:t>承载网络切片，为</w:t>
      </w:r>
      <w:r>
        <w:rPr>
          <w:rFonts w:ascii="仿宋_GB2312" w:eastAsia="仿宋_GB2312"/>
          <w:sz w:val="24"/>
        </w:rPr>
        <w:t>5G</w:t>
      </w:r>
      <w:r>
        <w:rPr>
          <w:rFonts w:ascii="仿宋_GB2312" w:eastAsia="仿宋_GB2312" w:hint="eastAsia"/>
          <w:sz w:val="24"/>
        </w:rPr>
        <w:t>多场景业务承载做好了准备。</w:t>
      </w:r>
    </w:p>
    <w:p w14:paraId="26C72A43" w14:textId="77777777" w:rsidR="00B36A14" w:rsidRDefault="00C504D6">
      <w:pPr>
        <w:pStyle w:val="ac"/>
        <w:numPr>
          <w:ilvl w:val="0"/>
          <w:numId w:val="8"/>
        </w:numPr>
        <w:adjustRightInd w:val="0"/>
        <w:snapToGrid w:val="0"/>
        <w:spacing w:line="360" w:lineRule="auto"/>
        <w:ind w:firstLineChars="0"/>
        <w:jc w:val="left"/>
        <w:rPr>
          <w:rFonts w:ascii="仿宋_GB2312" w:eastAsia="仿宋_GB2312"/>
          <w:sz w:val="24"/>
        </w:rPr>
      </w:pPr>
      <w:r>
        <w:rPr>
          <w:rFonts w:ascii="仿宋_GB2312" w:eastAsia="仿宋_GB2312"/>
          <w:sz w:val="24"/>
        </w:rPr>
        <w:t>2019</w:t>
      </w:r>
      <w:r>
        <w:rPr>
          <w:rFonts w:ascii="仿宋_GB2312" w:eastAsia="仿宋_GB2312" w:hint="eastAsia"/>
          <w:sz w:val="24"/>
        </w:rPr>
        <w:t>年</w:t>
      </w:r>
      <w:r>
        <w:rPr>
          <w:rFonts w:ascii="仿宋_GB2312" w:eastAsia="仿宋_GB2312"/>
          <w:sz w:val="24"/>
        </w:rPr>
        <w:t>9</w:t>
      </w:r>
      <w:r>
        <w:rPr>
          <w:rFonts w:ascii="仿宋_GB2312" w:eastAsia="仿宋_GB2312" w:hint="eastAsia"/>
          <w:sz w:val="24"/>
        </w:rPr>
        <w:t>月，中国联通河北公司和华为</w:t>
      </w:r>
      <w:proofErr w:type="gramStart"/>
      <w:r>
        <w:rPr>
          <w:rFonts w:ascii="仿宋_GB2312" w:eastAsia="仿宋_GB2312" w:hint="eastAsia"/>
          <w:sz w:val="24"/>
        </w:rPr>
        <w:t>在雄安新区</w:t>
      </w:r>
      <w:proofErr w:type="gramEnd"/>
      <w:r>
        <w:rPr>
          <w:rFonts w:ascii="仿宋_GB2312" w:eastAsia="仿宋_GB2312" w:hint="eastAsia"/>
          <w:sz w:val="24"/>
        </w:rPr>
        <w:t>完成了灵活以太（</w:t>
      </w:r>
      <w:r>
        <w:rPr>
          <w:rFonts w:ascii="仿宋_GB2312" w:eastAsia="仿宋_GB2312"/>
          <w:sz w:val="24"/>
        </w:rPr>
        <w:t>Flex Ethernet</w:t>
      </w:r>
      <w:r>
        <w:rPr>
          <w:rFonts w:ascii="仿宋_GB2312" w:eastAsia="仿宋_GB2312" w:hint="eastAsia"/>
          <w:sz w:val="24"/>
        </w:rPr>
        <w:t>，下文简称</w:t>
      </w:r>
      <w:r>
        <w:rPr>
          <w:rFonts w:ascii="仿宋_GB2312" w:eastAsia="仿宋_GB2312"/>
          <w:sz w:val="24"/>
        </w:rPr>
        <w:t xml:space="preserve"> </w:t>
      </w:r>
      <w:proofErr w:type="spellStart"/>
      <w:r>
        <w:rPr>
          <w:rFonts w:ascii="仿宋_GB2312" w:eastAsia="仿宋_GB2312"/>
          <w:sz w:val="24"/>
        </w:rPr>
        <w:t>FlexE</w:t>
      </w:r>
      <w:proofErr w:type="spellEnd"/>
      <w:r>
        <w:rPr>
          <w:rFonts w:ascii="仿宋_GB2312" w:eastAsia="仿宋_GB2312" w:hint="eastAsia"/>
          <w:sz w:val="24"/>
        </w:rPr>
        <w:t>）</w:t>
      </w:r>
      <w:r w:rsidRPr="00E077B9">
        <w:rPr>
          <w:rFonts w:ascii="仿宋_GB2312" w:eastAsia="仿宋_GB2312" w:hint="eastAsia"/>
          <w:sz w:val="24"/>
          <w:highlight w:val="yellow"/>
        </w:rPr>
        <w:t>在</w:t>
      </w:r>
      <w:r w:rsidRPr="00E077B9">
        <w:rPr>
          <w:rFonts w:ascii="仿宋_GB2312" w:eastAsia="仿宋_GB2312"/>
          <w:sz w:val="24"/>
          <w:highlight w:val="yellow"/>
        </w:rPr>
        <w:t xml:space="preserve"> IP </w:t>
      </w:r>
      <w:r w:rsidRPr="00E077B9">
        <w:rPr>
          <w:rFonts w:ascii="仿宋_GB2312" w:eastAsia="仿宋_GB2312" w:hint="eastAsia"/>
          <w:sz w:val="24"/>
          <w:highlight w:val="yellow"/>
        </w:rPr>
        <w:t>专线场景下</w:t>
      </w:r>
      <w:proofErr w:type="gramStart"/>
      <w:r w:rsidRPr="00E077B9">
        <w:rPr>
          <w:rFonts w:ascii="仿宋_GB2312" w:eastAsia="仿宋_GB2312" w:hint="eastAsia"/>
          <w:sz w:val="24"/>
          <w:highlight w:val="yellow"/>
        </w:rPr>
        <w:t>的现网测试</w:t>
      </w:r>
      <w:proofErr w:type="gramEnd"/>
      <w:r>
        <w:rPr>
          <w:rFonts w:ascii="仿宋_GB2312" w:eastAsia="仿宋_GB2312" w:hint="eastAsia"/>
          <w:sz w:val="24"/>
        </w:rPr>
        <w:t>，涵盖了</w:t>
      </w:r>
      <w:r>
        <w:rPr>
          <w:rFonts w:ascii="仿宋_GB2312" w:eastAsia="仿宋_GB2312"/>
          <w:sz w:val="24"/>
        </w:rPr>
        <w:t xml:space="preserve"> </w:t>
      </w:r>
      <w:proofErr w:type="spellStart"/>
      <w:r>
        <w:rPr>
          <w:rFonts w:ascii="仿宋_GB2312" w:eastAsia="仿宋_GB2312"/>
          <w:sz w:val="24"/>
        </w:rPr>
        <w:t>FlexE</w:t>
      </w:r>
      <w:proofErr w:type="spellEnd"/>
      <w:r>
        <w:rPr>
          <w:rFonts w:ascii="仿宋_GB2312" w:eastAsia="仿宋_GB2312"/>
          <w:sz w:val="24"/>
        </w:rPr>
        <w:t xml:space="preserve"> </w:t>
      </w:r>
      <w:r>
        <w:rPr>
          <w:rFonts w:ascii="仿宋_GB2312" w:eastAsia="仿宋_GB2312" w:hint="eastAsia"/>
          <w:sz w:val="24"/>
        </w:rPr>
        <w:t>切片功能和转发性能等多个方面，测试结果表明</w:t>
      </w:r>
      <w:r>
        <w:rPr>
          <w:rFonts w:ascii="仿宋_GB2312" w:eastAsia="仿宋_GB2312"/>
          <w:sz w:val="24"/>
        </w:rPr>
        <w:t xml:space="preserve"> </w:t>
      </w:r>
      <w:proofErr w:type="spellStart"/>
      <w:r>
        <w:rPr>
          <w:rFonts w:ascii="仿宋_GB2312" w:eastAsia="仿宋_GB2312"/>
          <w:sz w:val="24"/>
        </w:rPr>
        <w:t>FlexE</w:t>
      </w:r>
      <w:proofErr w:type="spellEnd"/>
      <w:r>
        <w:rPr>
          <w:rFonts w:ascii="仿宋_GB2312" w:eastAsia="仿宋_GB2312"/>
          <w:sz w:val="24"/>
        </w:rPr>
        <w:t xml:space="preserve"> </w:t>
      </w:r>
      <w:r>
        <w:rPr>
          <w:rFonts w:ascii="仿宋_GB2312" w:eastAsia="仿宋_GB2312" w:hint="eastAsia"/>
          <w:sz w:val="24"/>
        </w:rPr>
        <w:t>技术已经具备了初步商用能力。</w:t>
      </w:r>
    </w:p>
    <w:p w14:paraId="41AD055C" w14:textId="77777777" w:rsidR="00B36A14" w:rsidRDefault="00C504D6">
      <w:pPr>
        <w:pStyle w:val="ac"/>
        <w:numPr>
          <w:ilvl w:val="0"/>
          <w:numId w:val="8"/>
        </w:numPr>
        <w:adjustRightInd w:val="0"/>
        <w:snapToGrid w:val="0"/>
        <w:spacing w:line="360" w:lineRule="auto"/>
        <w:ind w:firstLineChars="0"/>
        <w:jc w:val="left"/>
        <w:rPr>
          <w:rFonts w:ascii="仿宋_GB2312" w:eastAsia="仿宋_GB2312"/>
          <w:sz w:val="24"/>
          <w:szCs w:val="24"/>
        </w:rPr>
      </w:pPr>
      <w:r>
        <w:rPr>
          <w:rFonts w:ascii="仿宋_GB2312" w:eastAsia="仿宋_GB2312"/>
          <w:sz w:val="24"/>
        </w:rPr>
        <w:t>2020</w:t>
      </w:r>
      <w:r>
        <w:rPr>
          <w:rFonts w:ascii="仿宋_GB2312" w:eastAsia="仿宋_GB2312" w:hint="eastAsia"/>
          <w:sz w:val="24"/>
        </w:rPr>
        <w:t>年</w:t>
      </w:r>
      <w:r>
        <w:rPr>
          <w:rFonts w:ascii="仿宋_GB2312" w:eastAsia="仿宋_GB2312"/>
          <w:sz w:val="24"/>
        </w:rPr>
        <w:t>6</w:t>
      </w:r>
      <w:r>
        <w:rPr>
          <w:rFonts w:ascii="仿宋_GB2312" w:eastAsia="仿宋_GB2312" w:hint="eastAsia"/>
          <w:sz w:val="24"/>
        </w:rPr>
        <w:t>月，中国电信研究院数据通信研究所</w:t>
      </w:r>
      <w:r>
        <w:rPr>
          <w:rFonts w:ascii="仿宋_GB2312" w:eastAsia="仿宋_GB2312"/>
          <w:sz w:val="24"/>
        </w:rPr>
        <w:t>STN</w:t>
      </w:r>
      <w:r>
        <w:rPr>
          <w:rFonts w:ascii="仿宋_GB2312" w:eastAsia="仿宋_GB2312" w:hint="eastAsia"/>
          <w:sz w:val="24"/>
        </w:rPr>
        <w:t>项目团队完成了</w:t>
      </w:r>
      <w:r>
        <w:rPr>
          <w:rFonts w:ascii="仿宋_GB2312" w:eastAsia="仿宋_GB2312"/>
          <w:sz w:val="24"/>
        </w:rPr>
        <w:t>SRv6+EVPN+FlexE</w:t>
      </w:r>
      <w:r>
        <w:rPr>
          <w:rFonts w:ascii="仿宋_GB2312" w:eastAsia="仿宋_GB2312" w:hint="eastAsia"/>
          <w:sz w:val="24"/>
        </w:rPr>
        <w:t>目标工程组网验证。</w:t>
      </w:r>
    </w:p>
    <w:p w14:paraId="25B37D08" w14:textId="77777777" w:rsidR="00B36A14" w:rsidRDefault="00C504D6">
      <w:pPr>
        <w:pStyle w:val="1"/>
      </w:pPr>
      <w:r>
        <w:rPr>
          <w:rFonts w:hint="eastAsia"/>
        </w:rPr>
        <w:lastRenderedPageBreak/>
        <w:t>项目的理论和实践依据</w:t>
      </w:r>
    </w:p>
    <w:p w14:paraId="71D050E1" w14:textId="77777777" w:rsidR="00B36A14" w:rsidRDefault="00C504D6">
      <w:pPr>
        <w:pStyle w:val="20"/>
        <w:numPr>
          <w:ilvl w:val="1"/>
          <w:numId w:val="1"/>
        </w:numPr>
      </w:pPr>
      <w:r>
        <w:rPr>
          <w:rFonts w:hint="eastAsia"/>
        </w:rPr>
        <w:t>项目研究内容的原理简述</w:t>
      </w:r>
    </w:p>
    <w:p w14:paraId="5FBBB1AF"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作为基于以太网和产业链扩展的技术架构，</w:t>
      </w:r>
      <w:proofErr w:type="spellStart"/>
      <w:r>
        <w:rPr>
          <w:rFonts w:eastAsia="仿宋_GB2312" w:hint="eastAsia"/>
          <w:sz w:val="24"/>
        </w:rPr>
        <w:t>FlexE</w:t>
      </w:r>
      <w:proofErr w:type="spellEnd"/>
      <w:r>
        <w:rPr>
          <w:rFonts w:eastAsia="仿宋_GB2312" w:hint="eastAsia"/>
          <w:sz w:val="24"/>
        </w:rPr>
        <w:t>技术完全重用了现有</w:t>
      </w:r>
      <w:r>
        <w:rPr>
          <w:rFonts w:eastAsia="仿宋_GB2312" w:hint="eastAsia"/>
          <w:sz w:val="24"/>
        </w:rPr>
        <w:t>IEEE 802.3</w:t>
      </w:r>
      <w:r>
        <w:rPr>
          <w:rFonts w:eastAsia="仿宋_GB2312" w:hint="eastAsia"/>
          <w:sz w:val="24"/>
        </w:rPr>
        <w:t>以太网物理层标准，在</w:t>
      </w:r>
      <w:r>
        <w:rPr>
          <w:rFonts w:eastAsia="仿宋_GB2312" w:hint="eastAsia"/>
          <w:sz w:val="24"/>
        </w:rPr>
        <w:t>MAC/PCS</w:t>
      </w:r>
      <w:r>
        <w:rPr>
          <w:rFonts w:eastAsia="仿宋_GB2312" w:hint="eastAsia"/>
          <w:sz w:val="24"/>
        </w:rPr>
        <w:t>逻辑层通过轻量级增强，实现灵活的多速率接口，并与</w:t>
      </w:r>
      <w:r>
        <w:rPr>
          <w:rFonts w:eastAsia="仿宋_GB2312" w:hint="eastAsia"/>
          <w:sz w:val="24"/>
        </w:rPr>
        <w:t>IP</w:t>
      </w:r>
      <w:r>
        <w:rPr>
          <w:rFonts w:eastAsia="仿宋_GB2312" w:hint="eastAsia"/>
          <w:sz w:val="24"/>
        </w:rPr>
        <w:t>技术实现无缝对接，在</w:t>
      </w:r>
      <w:r>
        <w:rPr>
          <w:rFonts w:eastAsia="仿宋_GB2312" w:hint="eastAsia"/>
          <w:sz w:val="24"/>
        </w:rPr>
        <w:t>IP/Ethernet</w:t>
      </w:r>
      <w:r>
        <w:rPr>
          <w:rFonts w:eastAsia="仿宋_GB2312" w:hint="eastAsia"/>
          <w:sz w:val="24"/>
        </w:rPr>
        <w:t>技术体系下较好地满足了大带宽、灵活速率以及通道隔离等需求，符合技术与产业发展趋势。视频、</w:t>
      </w:r>
      <w:r>
        <w:rPr>
          <w:rFonts w:eastAsia="仿宋_GB2312" w:hint="eastAsia"/>
          <w:sz w:val="24"/>
        </w:rPr>
        <w:t>5G</w:t>
      </w:r>
      <w:r>
        <w:rPr>
          <w:rFonts w:eastAsia="仿宋_GB2312" w:hint="eastAsia"/>
          <w:sz w:val="24"/>
        </w:rPr>
        <w:t>等业务的兴起，以及</w:t>
      </w:r>
      <w:proofErr w:type="spellStart"/>
      <w:r>
        <w:rPr>
          <w:rFonts w:eastAsia="仿宋_GB2312" w:hint="eastAsia"/>
          <w:sz w:val="24"/>
        </w:rPr>
        <w:t>FlexE</w:t>
      </w:r>
      <w:proofErr w:type="spellEnd"/>
      <w:r>
        <w:rPr>
          <w:rFonts w:eastAsia="仿宋_GB2312" w:hint="eastAsia"/>
          <w:sz w:val="24"/>
        </w:rPr>
        <w:t>技术的完善与功能增强，正在加速</w:t>
      </w:r>
      <w:proofErr w:type="spellStart"/>
      <w:r>
        <w:rPr>
          <w:rFonts w:eastAsia="仿宋_GB2312" w:hint="eastAsia"/>
          <w:sz w:val="24"/>
        </w:rPr>
        <w:t>FlexE</w:t>
      </w:r>
      <w:proofErr w:type="spellEnd"/>
      <w:r>
        <w:rPr>
          <w:rFonts w:eastAsia="仿宋_GB2312" w:hint="eastAsia"/>
          <w:sz w:val="24"/>
        </w:rPr>
        <w:t>产业链的形成。</w:t>
      </w:r>
    </w:p>
    <w:p w14:paraId="3E9C80C8"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 xml:space="preserve">5G </w:t>
      </w:r>
      <w:r>
        <w:rPr>
          <w:rFonts w:eastAsia="仿宋_GB2312" w:hint="eastAsia"/>
          <w:sz w:val="24"/>
        </w:rPr>
        <w:t>对承载网络的带宽、时延、切片、可靠性等方面提出了更高的要求。</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技术重用现有</w:t>
      </w:r>
      <w:r>
        <w:rPr>
          <w:rFonts w:eastAsia="仿宋_GB2312" w:hint="eastAsia"/>
          <w:sz w:val="24"/>
        </w:rPr>
        <w:t xml:space="preserve"> IEEE 802.3 </w:t>
      </w:r>
      <w:r>
        <w:rPr>
          <w:rFonts w:eastAsia="仿宋_GB2312" w:hint="eastAsia"/>
          <w:sz w:val="24"/>
        </w:rPr>
        <w:t>以太网物理层标准，在</w:t>
      </w:r>
      <w:r>
        <w:rPr>
          <w:rFonts w:eastAsia="仿宋_GB2312" w:hint="eastAsia"/>
          <w:sz w:val="24"/>
        </w:rPr>
        <w:t xml:space="preserve"> MAC </w:t>
      </w:r>
      <w:r>
        <w:rPr>
          <w:rFonts w:eastAsia="仿宋_GB2312" w:hint="eastAsia"/>
          <w:sz w:val="24"/>
        </w:rPr>
        <w:t>层与</w:t>
      </w:r>
      <w:r>
        <w:rPr>
          <w:rFonts w:eastAsia="仿宋_GB2312" w:hint="eastAsia"/>
          <w:sz w:val="24"/>
        </w:rPr>
        <w:t xml:space="preserve"> PCS </w:t>
      </w:r>
      <w:r>
        <w:rPr>
          <w:rFonts w:eastAsia="仿宋_GB2312" w:hint="eastAsia"/>
          <w:sz w:val="24"/>
        </w:rPr>
        <w:t>层中新增</w:t>
      </w:r>
      <w:r>
        <w:rPr>
          <w:rFonts w:eastAsia="仿宋_GB2312" w:hint="eastAsia"/>
          <w:sz w:val="24"/>
        </w:rPr>
        <w:t xml:space="preserve"> </w:t>
      </w:r>
      <w:proofErr w:type="spellStart"/>
      <w:r>
        <w:rPr>
          <w:rFonts w:eastAsia="仿宋_GB2312" w:hint="eastAsia"/>
          <w:sz w:val="24"/>
        </w:rPr>
        <w:t>FlexShim</w:t>
      </w:r>
      <w:proofErr w:type="spellEnd"/>
      <w:r>
        <w:rPr>
          <w:rFonts w:eastAsia="仿宋_GB2312" w:hint="eastAsia"/>
          <w:sz w:val="24"/>
        </w:rPr>
        <w:t xml:space="preserve"> </w:t>
      </w:r>
      <w:r>
        <w:rPr>
          <w:rFonts w:eastAsia="仿宋_GB2312" w:hint="eastAsia"/>
          <w:sz w:val="24"/>
        </w:rPr>
        <w:t>层，实现网络灵活性、多速率、刚性接口等特性。其捆绑、通道化、子速率等功能，可以与</w:t>
      </w:r>
      <w:r>
        <w:rPr>
          <w:rFonts w:eastAsia="仿宋_GB2312" w:hint="eastAsia"/>
          <w:sz w:val="24"/>
        </w:rPr>
        <w:t xml:space="preserve"> IP/Ethernet </w:t>
      </w:r>
      <w:r>
        <w:rPr>
          <w:rFonts w:eastAsia="仿宋_GB2312" w:hint="eastAsia"/>
          <w:sz w:val="24"/>
        </w:rPr>
        <w:t>技术良好对接，大力助推</w:t>
      </w:r>
      <w:r>
        <w:rPr>
          <w:rFonts w:eastAsia="仿宋_GB2312" w:hint="eastAsia"/>
          <w:sz w:val="24"/>
        </w:rPr>
        <w:t xml:space="preserve"> 5G </w:t>
      </w:r>
      <w:r>
        <w:rPr>
          <w:rFonts w:eastAsia="仿宋_GB2312" w:hint="eastAsia"/>
          <w:sz w:val="24"/>
        </w:rPr>
        <w:t>承载网络的发展，为</w:t>
      </w:r>
      <w:r>
        <w:rPr>
          <w:rFonts w:eastAsia="仿宋_GB2312" w:hint="eastAsia"/>
          <w:sz w:val="24"/>
        </w:rPr>
        <w:t xml:space="preserve"> 5G</w:t>
      </w:r>
      <w:r>
        <w:rPr>
          <w:rFonts w:eastAsia="仿宋_GB2312" w:hint="eastAsia"/>
          <w:sz w:val="24"/>
        </w:rPr>
        <w:t>技术的应用提供保障。随着</w:t>
      </w:r>
      <w:r>
        <w:rPr>
          <w:rFonts w:eastAsia="仿宋_GB2312" w:hint="eastAsia"/>
          <w:sz w:val="24"/>
        </w:rPr>
        <w:t xml:space="preserve"> 5G </w:t>
      </w:r>
      <w:r>
        <w:rPr>
          <w:rFonts w:eastAsia="仿宋_GB2312" w:hint="eastAsia"/>
          <w:sz w:val="24"/>
        </w:rPr>
        <w:t>产业的不断发展与完善，</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技术必将得到广泛的应用。</w:t>
      </w:r>
    </w:p>
    <w:p w14:paraId="15055C50"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英文全称为</w:t>
      </w:r>
      <w:r>
        <w:rPr>
          <w:rFonts w:eastAsia="仿宋_GB2312" w:hint="eastAsia"/>
          <w:sz w:val="24"/>
        </w:rPr>
        <w:t xml:space="preserve"> Flexible Ethernet</w:t>
      </w:r>
      <w:r>
        <w:rPr>
          <w:rFonts w:eastAsia="仿宋_GB2312" w:hint="eastAsia"/>
          <w:sz w:val="24"/>
        </w:rPr>
        <w:t>，译为“灵活以太网”。自</w:t>
      </w:r>
      <w:r>
        <w:rPr>
          <w:rFonts w:eastAsia="仿宋_GB2312" w:hint="eastAsia"/>
          <w:sz w:val="24"/>
        </w:rPr>
        <w:t xml:space="preserve"> 2010</w:t>
      </w:r>
      <w:r>
        <w:rPr>
          <w:rFonts w:eastAsia="仿宋_GB2312" w:hint="eastAsia"/>
          <w:sz w:val="24"/>
        </w:rPr>
        <w:t>年起，国内外的通信、互联网厂商就针对网络逐步提出“可变”“灵活”的应用诉求。国外互联网企业</w:t>
      </w:r>
      <w:r>
        <w:rPr>
          <w:rFonts w:eastAsia="仿宋_GB2312" w:hint="eastAsia"/>
          <w:sz w:val="24"/>
        </w:rPr>
        <w:t xml:space="preserve"> Google </w:t>
      </w:r>
      <w:r w:rsidRPr="00E077B9">
        <w:rPr>
          <w:rFonts w:eastAsia="仿宋_GB2312" w:hint="eastAsia"/>
          <w:sz w:val="24"/>
          <w:highlight w:val="yellow"/>
        </w:rPr>
        <w:t>从</w:t>
      </w:r>
      <w:r w:rsidRPr="00E077B9">
        <w:rPr>
          <w:rFonts w:eastAsia="仿宋_GB2312" w:hint="eastAsia"/>
          <w:sz w:val="24"/>
          <w:highlight w:val="yellow"/>
        </w:rPr>
        <w:t xml:space="preserve"> DCI </w:t>
      </w:r>
      <w:r w:rsidRPr="00E077B9">
        <w:rPr>
          <w:rFonts w:eastAsia="仿宋_GB2312" w:hint="eastAsia"/>
          <w:sz w:val="24"/>
          <w:highlight w:val="yellow"/>
        </w:rPr>
        <w:t>应用出发</w:t>
      </w:r>
      <w:r>
        <w:rPr>
          <w:rFonts w:eastAsia="仿宋_GB2312" w:hint="eastAsia"/>
          <w:sz w:val="24"/>
        </w:rPr>
        <w:t>，早在</w:t>
      </w:r>
      <w:r>
        <w:rPr>
          <w:rFonts w:eastAsia="仿宋_GB2312" w:hint="eastAsia"/>
          <w:sz w:val="24"/>
        </w:rPr>
        <w:t>2010</w:t>
      </w:r>
      <w:r>
        <w:rPr>
          <w:rFonts w:eastAsia="仿宋_GB2312" w:hint="eastAsia"/>
          <w:sz w:val="24"/>
        </w:rPr>
        <w:t>年</w:t>
      </w:r>
      <w:r>
        <w:rPr>
          <w:rFonts w:eastAsia="仿宋_GB2312" w:hint="eastAsia"/>
          <w:sz w:val="24"/>
        </w:rPr>
        <w:t xml:space="preserve"> IEEE/ITU Beyond 100G</w:t>
      </w:r>
      <w:r>
        <w:rPr>
          <w:rFonts w:eastAsia="仿宋_GB2312" w:hint="eastAsia"/>
          <w:sz w:val="24"/>
        </w:rPr>
        <w:t>讨论中就提出</w:t>
      </w:r>
      <w:r>
        <w:rPr>
          <w:rFonts w:eastAsia="仿宋_GB2312" w:hint="eastAsia"/>
          <w:sz w:val="24"/>
        </w:rPr>
        <w:t xml:space="preserve"> 1TE</w:t>
      </w:r>
      <w:r>
        <w:rPr>
          <w:rFonts w:eastAsia="仿宋_GB2312" w:hint="eastAsia"/>
          <w:sz w:val="24"/>
        </w:rPr>
        <w:t>及可变速率以太网需求；国外设备商</w:t>
      </w:r>
      <w:r>
        <w:rPr>
          <w:rFonts w:eastAsia="仿宋_GB2312" w:hint="eastAsia"/>
          <w:sz w:val="24"/>
        </w:rPr>
        <w:t xml:space="preserve"> Cisco </w:t>
      </w:r>
      <w:r>
        <w:rPr>
          <w:rFonts w:eastAsia="仿宋_GB2312" w:hint="eastAsia"/>
          <w:sz w:val="24"/>
        </w:rPr>
        <w:t>在</w:t>
      </w:r>
      <w:r>
        <w:rPr>
          <w:rFonts w:eastAsia="仿宋_GB2312" w:hint="eastAsia"/>
          <w:sz w:val="24"/>
        </w:rPr>
        <w:t xml:space="preserve"> 2015 </w:t>
      </w:r>
      <w:r>
        <w:rPr>
          <w:rFonts w:eastAsia="仿宋_GB2312" w:hint="eastAsia"/>
          <w:sz w:val="24"/>
        </w:rPr>
        <w:t>年</w:t>
      </w:r>
      <w:r>
        <w:rPr>
          <w:rFonts w:eastAsia="仿宋_GB2312" w:hint="eastAsia"/>
          <w:sz w:val="24"/>
        </w:rPr>
        <w:t xml:space="preserve"> Live365 </w:t>
      </w:r>
      <w:r>
        <w:rPr>
          <w:rFonts w:eastAsia="仿宋_GB2312" w:hint="eastAsia"/>
          <w:sz w:val="24"/>
        </w:rPr>
        <w:t>提出“</w:t>
      </w:r>
      <w:r>
        <w:rPr>
          <w:rFonts w:eastAsia="仿宋_GB2312" w:hint="eastAsia"/>
          <w:sz w:val="24"/>
        </w:rPr>
        <w:t>Flex-modulation</w:t>
      </w:r>
      <w:r>
        <w:rPr>
          <w:rFonts w:eastAsia="仿宋_GB2312" w:hint="eastAsia"/>
          <w:sz w:val="24"/>
        </w:rPr>
        <w:t>”“</w:t>
      </w:r>
      <w:r>
        <w:rPr>
          <w:rFonts w:eastAsia="仿宋_GB2312" w:hint="eastAsia"/>
          <w:sz w:val="24"/>
        </w:rPr>
        <w:t>Flex-rate</w:t>
      </w:r>
      <w:r>
        <w:rPr>
          <w:rFonts w:eastAsia="仿宋_GB2312" w:hint="eastAsia"/>
          <w:sz w:val="24"/>
        </w:rPr>
        <w:t>”的需求，并进一步提出基于</w:t>
      </w:r>
      <w:r>
        <w:rPr>
          <w:rFonts w:eastAsia="仿宋_GB2312" w:hint="eastAsia"/>
          <w:sz w:val="24"/>
        </w:rPr>
        <w:t xml:space="preserve"> Flex MAC</w:t>
      </w:r>
      <w:r>
        <w:rPr>
          <w:rFonts w:eastAsia="仿宋_GB2312" w:hint="eastAsia"/>
          <w:sz w:val="24"/>
        </w:rPr>
        <w:t>（电层）、</w:t>
      </w:r>
      <w:r>
        <w:rPr>
          <w:rFonts w:eastAsia="仿宋_GB2312" w:hint="eastAsia"/>
          <w:sz w:val="24"/>
        </w:rPr>
        <w:t>Flex Mod</w:t>
      </w:r>
      <w:r>
        <w:rPr>
          <w:rFonts w:eastAsia="仿宋_GB2312" w:hint="eastAsia"/>
          <w:sz w:val="24"/>
        </w:rPr>
        <w:t>（彩光模块）、</w:t>
      </w:r>
      <w:r>
        <w:rPr>
          <w:rFonts w:eastAsia="仿宋_GB2312" w:hint="eastAsia"/>
          <w:sz w:val="24"/>
        </w:rPr>
        <w:t xml:space="preserve">Flex ROADM </w:t>
      </w:r>
      <w:r>
        <w:rPr>
          <w:rFonts w:eastAsia="仿宋_GB2312" w:hint="eastAsia"/>
          <w:sz w:val="24"/>
        </w:rPr>
        <w:t>结合</w:t>
      </w:r>
      <w:r>
        <w:rPr>
          <w:rFonts w:eastAsia="仿宋_GB2312" w:hint="eastAsia"/>
          <w:sz w:val="24"/>
        </w:rPr>
        <w:t xml:space="preserve"> IP </w:t>
      </w:r>
      <w:r>
        <w:rPr>
          <w:rFonts w:eastAsia="仿宋_GB2312" w:hint="eastAsia"/>
          <w:sz w:val="24"/>
        </w:rPr>
        <w:t>网络，实现</w:t>
      </w:r>
      <w:r>
        <w:rPr>
          <w:rFonts w:eastAsia="仿宋_GB2312" w:hint="eastAsia"/>
          <w:sz w:val="24"/>
        </w:rPr>
        <w:t xml:space="preserve"> Flexible Network</w:t>
      </w:r>
      <w:r>
        <w:rPr>
          <w:rFonts w:eastAsia="仿宋_GB2312" w:hint="eastAsia"/>
          <w:sz w:val="24"/>
        </w:rPr>
        <w:t>；国内设备商华为在</w:t>
      </w:r>
      <w:r>
        <w:rPr>
          <w:rFonts w:eastAsia="仿宋_GB2312" w:hint="eastAsia"/>
          <w:sz w:val="24"/>
        </w:rPr>
        <w:t xml:space="preserve"> 2012</w:t>
      </w:r>
      <w:r>
        <w:rPr>
          <w:rFonts w:eastAsia="仿宋_GB2312" w:hint="eastAsia"/>
          <w:sz w:val="24"/>
        </w:rPr>
        <w:t>年启动研究项目，明确提出“</w:t>
      </w:r>
      <w:r>
        <w:rPr>
          <w:rFonts w:eastAsia="仿宋_GB2312" w:hint="eastAsia"/>
          <w:sz w:val="24"/>
        </w:rPr>
        <w:t>Flexible Ethernet</w:t>
      </w:r>
      <w:r>
        <w:rPr>
          <w:rFonts w:eastAsia="仿宋_GB2312" w:hint="eastAsia"/>
          <w:sz w:val="24"/>
        </w:rPr>
        <w:t>”的概念和方案，并在</w:t>
      </w:r>
      <w:r>
        <w:rPr>
          <w:rFonts w:eastAsia="仿宋_GB2312" w:hint="eastAsia"/>
          <w:sz w:val="24"/>
        </w:rPr>
        <w:t xml:space="preserve"> Layer123/BBF 2015</w:t>
      </w:r>
      <w:r>
        <w:rPr>
          <w:rFonts w:eastAsia="仿宋_GB2312" w:hint="eastAsia"/>
          <w:sz w:val="24"/>
        </w:rPr>
        <w:t>会议上介绍</w:t>
      </w:r>
      <w:r>
        <w:rPr>
          <w:rFonts w:eastAsia="仿宋_GB2312" w:hint="eastAsia"/>
          <w:sz w:val="24"/>
        </w:rPr>
        <w:t xml:space="preserve"> Flexible Ethernet </w:t>
      </w:r>
      <w:r>
        <w:rPr>
          <w:rFonts w:eastAsia="仿宋_GB2312" w:hint="eastAsia"/>
          <w:sz w:val="24"/>
        </w:rPr>
        <w:t>技术并进行原型样机演示。</w:t>
      </w:r>
    </w:p>
    <w:p w14:paraId="09B332DF"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基于</w:t>
      </w:r>
      <w:r>
        <w:rPr>
          <w:rFonts w:eastAsia="仿宋_GB2312" w:hint="eastAsia"/>
          <w:sz w:val="24"/>
        </w:rPr>
        <w:t xml:space="preserve"> IEEE 802.3 </w:t>
      </w:r>
      <w:r>
        <w:rPr>
          <w:rFonts w:eastAsia="仿宋_GB2312" w:hint="eastAsia"/>
          <w:sz w:val="24"/>
        </w:rPr>
        <w:t>标准，</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技术在</w:t>
      </w:r>
      <w:r>
        <w:rPr>
          <w:rFonts w:eastAsia="仿宋_GB2312" w:hint="eastAsia"/>
          <w:sz w:val="24"/>
        </w:rPr>
        <w:t xml:space="preserve"> MAC </w:t>
      </w:r>
      <w:r>
        <w:rPr>
          <w:rFonts w:eastAsia="仿宋_GB2312" w:hint="eastAsia"/>
          <w:sz w:val="24"/>
        </w:rPr>
        <w:t>层和</w:t>
      </w:r>
      <w:r>
        <w:rPr>
          <w:rFonts w:eastAsia="仿宋_GB2312" w:hint="eastAsia"/>
          <w:sz w:val="24"/>
        </w:rPr>
        <w:t>PHY</w:t>
      </w:r>
      <w:r>
        <w:rPr>
          <w:rFonts w:eastAsia="仿宋_GB2312" w:hint="eastAsia"/>
          <w:sz w:val="24"/>
        </w:rPr>
        <w:t>层之间引入</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Shim</w:t>
      </w:r>
      <w:r>
        <w:rPr>
          <w:rFonts w:eastAsia="仿宋_GB2312" w:hint="eastAsia"/>
          <w:sz w:val="24"/>
        </w:rPr>
        <w:t>层，对</w:t>
      </w:r>
      <w:r>
        <w:rPr>
          <w:rFonts w:eastAsia="仿宋_GB2312" w:hint="eastAsia"/>
          <w:sz w:val="24"/>
        </w:rPr>
        <w:t xml:space="preserve"> MAC</w:t>
      </w:r>
      <w:r>
        <w:rPr>
          <w:rFonts w:eastAsia="仿宋_GB2312" w:hint="eastAsia"/>
          <w:sz w:val="24"/>
        </w:rPr>
        <w:t>层与</w:t>
      </w:r>
      <w:r>
        <w:rPr>
          <w:rFonts w:eastAsia="仿宋_GB2312" w:hint="eastAsia"/>
          <w:sz w:val="24"/>
        </w:rPr>
        <w:t xml:space="preserve"> PHY</w:t>
      </w:r>
      <w:r>
        <w:rPr>
          <w:rFonts w:eastAsia="仿宋_GB2312" w:hint="eastAsia"/>
          <w:sz w:val="24"/>
        </w:rPr>
        <w:t>层进行解耦，从而实现灵活的速率匹配。</w:t>
      </w:r>
      <w:r w:rsidRPr="00E077B9">
        <w:rPr>
          <w:rFonts w:eastAsia="仿宋_GB2312" w:hint="eastAsia"/>
          <w:sz w:val="24"/>
          <w:highlight w:val="yellow"/>
        </w:rPr>
        <w:t>相比</w:t>
      </w:r>
      <w:r w:rsidRPr="00E077B9">
        <w:rPr>
          <w:rFonts w:eastAsia="仿宋_GB2312" w:hint="eastAsia"/>
          <w:sz w:val="24"/>
          <w:highlight w:val="yellow"/>
        </w:rPr>
        <w:t xml:space="preserve"> MPLS</w:t>
      </w:r>
      <w:r w:rsidRPr="00E077B9">
        <w:rPr>
          <w:rFonts w:eastAsia="仿宋_GB2312" w:hint="eastAsia"/>
          <w:sz w:val="24"/>
          <w:highlight w:val="yellow"/>
        </w:rPr>
        <w:t>技术，</w:t>
      </w:r>
      <w:proofErr w:type="spellStart"/>
      <w:r w:rsidRPr="00E077B9">
        <w:rPr>
          <w:rFonts w:eastAsia="仿宋_GB2312" w:hint="eastAsia"/>
          <w:sz w:val="24"/>
          <w:highlight w:val="yellow"/>
        </w:rPr>
        <w:t>FlexE</w:t>
      </w:r>
      <w:proofErr w:type="spellEnd"/>
      <w:r w:rsidRPr="00E077B9">
        <w:rPr>
          <w:rFonts w:eastAsia="仿宋_GB2312" w:hint="eastAsia"/>
          <w:sz w:val="24"/>
          <w:highlight w:val="yellow"/>
        </w:rPr>
        <w:t xml:space="preserve"> </w:t>
      </w:r>
      <w:r w:rsidRPr="00E077B9">
        <w:rPr>
          <w:rFonts w:eastAsia="仿宋_GB2312" w:hint="eastAsia"/>
          <w:sz w:val="24"/>
          <w:highlight w:val="yellow"/>
        </w:rPr>
        <w:t>技术更接近物理层比特流传输，因此</w:t>
      </w:r>
      <w:r w:rsidRPr="00E077B9">
        <w:rPr>
          <w:rFonts w:eastAsia="仿宋_GB2312" w:hint="eastAsia"/>
          <w:sz w:val="24"/>
          <w:highlight w:val="yellow"/>
        </w:rPr>
        <w:t xml:space="preserve"> </w:t>
      </w:r>
      <w:proofErr w:type="spellStart"/>
      <w:r w:rsidRPr="00E077B9">
        <w:rPr>
          <w:rFonts w:eastAsia="仿宋_GB2312" w:hint="eastAsia"/>
          <w:sz w:val="24"/>
          <w:highlight w:val="yellow"/>
        </w:rPr>
        <w:t>FlexE</w:t>
      </w:r>
      <w:proofErr w:type="spellEnd"/>
      <w:r w:rsidRPr="00E077B9">
        <w:rPr>
          <w:rFonts w:eastAsia="仿宋_GB2312" w:hint="eastAsia"/>
          <w:sz w:val="24"/>
          <w:highlight w:val="yellow"/>
        </w:rPr>
        <w:t xml:space="preserve"> </w:t>
      </w:r>
      <w:r w:rsidRPr="00E077B9">
        <w:rPr>
          <w:rFonts w:eastAsia="仿宋_GB2312" w:hint="eastAsia"/>
          <w:sz w:val="24"/>
          <w:highlight w:val="yellow"/>
        </w:rPr>
        <w:t>技术更易实现超低时延转发，使其能满足</w:t>
      </w:r>
      <w:r w:rsidRPr="00E077B9">
        <w:rPr>
          <w:rFonts w:eastAsia="仿宋_GB2312" w:hint="eastAsia"/>
          <w:sz w:val="24"/>
          <w:highlight w:val="yellow"/>
        </w:rPr>
        <w:t xml:space="preserve"> 5G </w:t>
      </w:r>
      <w:r w:rsidRPr="00E077B9">
        <w:rPr>
          <w:rFonts w:eastAsia="仿宋_GB2312" w:hint="eastAsia"/>
          <w:sz w:val="24"/>
          <w:highlight w:val="yellow"/>
        </w:rPr>
        <w:t>承载网络需求。</w:t>
      </w:r>
    </w:p>
    <w:p w14:paraId="3AB34544" w14:textId="77777777" w:rsidR="00B36A14" w:rsidRDefault="00C504D6">
      <w:pPr>
        <w:pStyle w:val="3"/>
      </w:pPr>
      <w:proofErr w:type="spellStart"/>
      <w:r>
        <w:rPr>
          <w:rFonts w:hint="eastAsia"/>
        </w:rPr>
        <w:t>FlexE</w:t>
      </w:r>
      <w:proofErr w:type="spellEnd"/>
      <w:r>
        <w:rPr>
          <w:rFonts w:hint="eastAsia"/>
        </w:rPr>
        <w:t>通用架构</w:t>
      </w:r>
    </w:p>
    <w:p w14:paraId="0A751AA6"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通用架构包括</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Client</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 xml:space="preserve"> Shim </w:t>
      </w:r>
      <w:r>
        <w:rPr>
          <w:rFonts w:eastAsia="仿宋_GB2312" w:hint="eastAsia"/>
          <w:sz w:val="24"/>
        </w:rPr>
        <w:t>和</w:t>
      </w:r>
      <w:proofErr w:type="spellStart"/>
      <w:r>
        <w:rPr>
          <w:rFonts w:eastAsia="仿宋_GB2312" w:hint="eastAsia"/>
          <w:sz w:val="24"/>
        </w:rPr>
        <w:t>FlexE</w:t>
      </w:r>
      <w:proofErr w:type="spellEnd"/>
      <w:r>
        <w:rPr>
          <w:rFonts w:eastAsia="仿宋_GB2312" w:hint="eastAsia"/>
          <w:sz w:val="24"/>
        </w:rPr>
        <w:t xml:space="preserve"> Group</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技术通过在</w:t>
      </w:r>
      <w:r>
        <w:rPr>
          <w:rFonts w:eastAsia="仿宋_GB2312" w:hint="eastAsia"/>
          <w:sz w:val="24"/>
        </w:rPr>
        <w:t>IEEE802.3</w:t>
      </w:r>
      <w:r>
        <w:rPr>
          <w:rFonts w:eastAsia="仿宋_GB2312" w:hint="eastAsia"/>
          <w:sz w:val="24"/>
        </w:rPr>
        <w:t>基础上引入</w:t>
      </w:r>
      <w:proofErr w:type="spellStart"/>
      <w:r>
        <w:rPr>
          <w:rFonts w:eastAsia="仿宋_GB2312" w:hint="eastAsia"/>
          <w:sz w:val="24"/>
        </w:rPr>
        <w:t>FlexE</w:t>
      </w:r>
      <w:proofErr w:type="spellEnd"/>
      <w:r>
        <w:rPr>
          <w:rFonts w:eastAsia="仿宋_GB2312" w:hint="eastAsia"/>
          <w:sz w:val="24"/>
        </w:rPr>
        <w:t xml:space="preserve"> Shim</w:t>
      </w:r>
      <w:proofErr w:type="gramStart"/>
      <w:r>
        <w:rPr>
          <w:rFonts w:eastAsia="仿宋_GB2312" w:hint="eastAsia"/>
          <w:sz w:val="24"/>
        </w:rPr>
        <w:t>层实现</w:t>
      </w:r>
      <w:proofErr w:type="gramEnd"/>
      <w:r>
        <w:rPr>
          <w:rFonts w:eastAsia="仿宋_GB2312" w:hint="eastAsia"/>
          <w:sz w:val="24"/>
        </w:rPr>
        <w:t>了</w:t>
      </w:r>
      <w:r>
        <w:rPr>
          <w:rFonts w:eastAsia="仿宋_GB2312" w:hint="eastAsia"/>
          <w:sz w:val="24"/>
        </w:rPr>
        <w:t>MAC</w:t>
      </w:r>
      <w:r>
        <w:rPr>
          <w:rFonts w:eastAsia="仿宋_GB2312" w:hint="eastAsia"/>
          <w:sz w:val="24"/>
        </w:rPr>
        <w:t>与</w:t>
      </w:r>
      <w:r>
        <w:rPr>
          <w:rFonts w:eastAsia="仿宋_GB2312" w:hint="eastAsia"/>
          <w:sz w:val="24"/>
        </w:rPr>
        <w:t>PHY</w:t>
      </w:r>
      <w:r>
        <w:rPr>
          <w:rFonts w:eastAsia="仿宋_GB2312" w:hint="eastAsia"/>
          <w:sz w:val="24"/>
        </w:rPr>
        <w:t>层解耦</w:t>
      </w:r>
      <w:r>
        <w:rPr>
          <w:rFonts w:eastAsia="仿宋_GB2312" w:hint="eastAsia"/>
          <w:sz w:val="24"/>
        </w:rPr>
        <w:t>(</w:t>
      </w:r>
      <w:r>
        <w:rPr>
          <w:rFonts w:eastAsia="仿宋_GB2312" w:hint="eastAsia"/>
          <w:sz w:val="24"/>
        </w:rPr>
        <w:t>其实现如图所示</w:t>
      </w:r>
      <w:r>
        <w:rPr>
          <w:rFonts w:eastAsia="仿宋_GB2312" w:hint="eastAsia"/>
          <w:sz w:val="24"/>
        </w:rPr>
        <w:t>)</w:t>
      </w:r>
      <w:r>
        <w:rPr>
          <w:rFonts w:eastAsia="仿宋_GB2312" w:hint="eastAsia"/>
          <w:sz w:val="24"/>
        </w:rPr>
        <w:t>，从而实现了灵活的速率匹配。</w:t>
      </w:r>
    </w:p>
    <w:p w14:paraId="498BF6B8" w14:textId="77777777" w:rsidR="00B36A14" w:rsidRDefault="00C504D6">
      <w:pPr>
        <w:adjustRightInd w:val="0"/>
        <w:snapToGrid w:val="0"/>
        <w:spacing w:line="360" w:lineRule="auto"/>
        <w:ind w:left="785"/>
        <w:jc w:val="center"/>
        <w:rPr>
          <w:rFonts w:ascii="仿宋_GB2312" w:eastAsia="仿宋_GB2312"/>
          <w:sz w:val="24"/>
        </w:rPr>
      </w:pPr>
      <w:r>
        <w:rPr>
          <w:noProof/>
        </w:rPr>
        <w:lastRenderedPageBreak/>
        <w:drawing>
          <wp:inline distT="0" distB="0" distL="0" distR="0" wp14:anchorId="289197E7" wp14:editId="747D41BF">
            <wp:extent cx="3131185" cy="23348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148651" cy="2347942"/>
                    </a:xfrm>
                    <a:prstGeom prst="rect">
                      <a:avLst/>
                    </a:prstGeom>
                  </pic:spPr>
                </pic:pic>
              </a:graphicData>
            </a:graphic>
          </wp:inline>
        </w:drawing>
      </w:r>
    </w:p>
    <w:p w14:paraId="1984D553" w14:textId="77777777" w:rsidR="00B36A14" w:rsidRDefault="00C504D6">
      <w:pPr>
        <w:adjustRightInd w:val="0"/>
        <w:snapToGrid w:val="0"/>
        <w:spacing w:line="360" w:lineRule="auto"/>
        <w:ind w:left="785"/>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-1 </w:t>
      </w:r>
      <w:r>
        <w:rPr>
          <w:rFonts w:ascii="仿宋_GB2312" w:eastAsia="仿宋_GB2312" w:hint="eastAsia"/>
          <w:sz w:val="24"/>
        </w:rPr>
        <w:t>标准以太网/</w:t>
      </w:r>
      <w:proofErr w:type="spellStart"/>
      <w:r>
        <w:rPr>
          <w:rFonts w:ascii="仿宋_GB2312" w:eastAsia="仿宋_GB2312" w:hint="eastAsia"/>
          <w:sz w:val="24"/>
        </w:rPr>
        <w:t>FlexE</w:t>
      </w:r>
      <w:proofErr w:type="spellEnd"/>
      <w:r>
        <w:rPr>
          <w:rFonts w:ascii="仿宋_GB2312" w:eastAsia="仿宋_GB2312" w:hint="eastAsia"/>
          <w:sz w:val="24"/>
        </w:rPr>
        <w:t>对比图</w:t>
      </w:r>
    </w:p>
    <w:p w14:paraId="17F89AE2"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灵活以太网基于</w:t>
      </w:r>
      <w:r>
        <w:rPr>
          <w:rFonts w:eastAsia="仿宋_GB2312" w:hint="eastAsia"/>
          <w:sz w:val="24"/>
        </w:rPr>
        <w:t>Client/Group</w:t>
      </w:r>
      <w:r>
        <w:rPr>
          <w:rFonts w:eastAsia="仿宋_GB2312" w:hint="eastAsia"/>
          <w:sz w:val="24"/>
        </w:rPr>
        <w:t>架构</w:t>
      </w:r>
      <w:r>
        <w:rPr>
          <w:rFonts w:eastAsia="仿宋_GB2312" w:hint="eastAsia"/>
          <w:sz w:val="24"/>
        </w:rPr>
        <w:t>(</w:t>
      </w:r>
      <w:r>
        <w:rPr>
          <w:rFonts w:eastAsia="仿宋_GB2312" w:hint="eastAsia"/>
          <w:sz w:val="24"/>
        </w:rPr>
        <w:t>如图</w:t>
      </w:r>
      <w:r>
        <w:rPr>
          <w:rFonts w:eastAsia="仿宋_GB2312" w:hint="eastAsia"/>
          <w:sz w:val="24"/>
        </w:rPr>
        <w:t>3)</w:t>
      </w:r>
      <w:r>
        <w:rPr>
          <w:rFonts w:eastAsia="仿宋_GB2312" w:hint="eastAsia"/>
          <w:sz w:val="24"/>
        </w:rPr>
        <w:t>定义，可以支持任意多个不同子接口</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 xml:space="preserve"> Client)</w:t>
      </w:r>
      <w:r>
        <w:rPr>
          <w:rFonts w:eastAsia="仿宋_GB2312" w:hint="eastAsia"/>
          <w:sz w:val="24"/>
        </w:rPr>
        <w:t>在任意一组</w:t>
      </w:r>
      <w:r>
        <w:rPr>
          <w:rFonts w:eastAsia="仿宋_GB2312" w:hint="eastAsia"/>
          <w:sz w:val="24"/>
        </w:rPr>
        <w:t>PHY(</w:t>
      </w:r>
      <w:proofErr w:type="spellStart"/>
      <w:r>
        <w:rPr>
          <w:rFonts w:eastAsia="仿宋_GB2312" w:hint="eastAsia"/>
          <w:sz w:val="24"/>
        </w:rPr>
        <w:t>FlexE</w:t>
      </w:r>
      <w:proofErr w:type="spellEnd"/>
      <w:r>
        <w:rPr>
          <w:rFonts w:eastAsia="仿宋_GB2312" w:hint="eastAsia"/>
          <w:sz w:val="24"/>
        </w:rPr>
        <w:t xml:space="preserve"> Group)</w:t>
      </w:r>
      <w:r>
        <w:rPr>
          <w:rFonts w:eastAsia="仿宋_GB2312" w:hint="eastAsia"/>
          <w:sz w:val="24"/>
        </w:rPr>
        <w:t>上的映射和传输，从而实现上述捆绑、通道化及子速率等功能。其中：</w:t>
      </w:r>
    </w:p>
    <w:p w14:paraId="375A9FC0" w14:textId="77777777" w:rsidR="00B36A14" w:rsidRDefault="00C504D6">
      <w:pPr>
        <w:pStyle w:val="ac"/>
        <w:numPr>
          <w:ilvl w:val="0"/>
          <w:numId w:val="9"/>
        </w:numPr>
        <w:adjustRightInd w:val="0"/>
        <w:snapToGrid w:val="0"/>
        <w:spacing w:line="360" w:lineRule="auto"/>
        <w:ind w:firstLineChars="0"/>
        <w:rPr>
          <w:rFonts w:eastAsia="仿宋_GB2312"/>
          <w:sz w:val="24"/>
        </w:rPr>
      </w:pPr>
      <w:proofErr w:type="spellStart"/>
      <w:r>
        <w:rPr>
          <w:rFonts w:eastAsia="仿宋_GB2312"/>
          <w:sz w:val="24"/>
        </w:rPr>
        <w:t>FlexE</w:t>
      </w:r>
      <w:proofErr w:type="spellEnd"/>
      <w:r>
        <w:rPr>
          <w:rFonts w:eastAsia="仿宋_GB2312"/>
          <w:sz w:val="24"/>
        </w:rPr>
        <w:t xml:space="preserve"> Client</w:t>
      </w:r>
      <w:r>
        <w:rPr>
          <w:rFonts w:eastAsia="仿宋_GB2312" w:hint="eastAsia"/>
          <w:sz w:val="24"/>
        </w:rPr>
        <w:t>：</w:t>
      </w:r>
      <w:r w:rsidRPr="00CA0DAC">
        <w:rPr>
          <w:rFonts w:eastAsia="仿宋_GB2312" w:hint="eastAsia"/>
          <w:sz w:val="24"/>
          <w:highlight w:val="yellow"/>
        </w:rPr>
        <w:t>对应于网络的各种用户接口</w:t>
      </w:r>
      <w:r>
        <w:rPr>
          <w:rFonts w:eastAsia="仿宋_GB2312" w:hint="eastAsia"/>
          <w:sz w:val="24"/>
        </w:rPr>
        <w:t>，与现有</w:t>
      </w:r>
      <w:r>
        <w:rPr>
          <w:rFonts w:eastAsia="仿宋_GB2312"/>
          <w:sz w:val="24"/>
        </w:rPr>
        <w:t>IP/Ethernet</w:t>
      </w:r>
      <w:r>
        <w:rPr>
          <w:rFonts w:eastAsia="仿宋_GB2312" w:hint="eastAsia"/>
          <w:sz w:val="24"/>
        </w:rPr>
        <w:t>网络中的传统业务接口一致。</w:t>
      </w:r>
      <w:proofErr w:type="spellStart"/>
      <w:r>
        <w:rPr>
          <w:rFonts w:eastAsia="仿宋_GB2312"/>
          <w:sz w:val="24"/>
        </w:rPr>
        <w:t>FlexE</w:t>
      </w:r>
      <w:proofErr w:type="spellEnd"/>
      <w:r>
        <w:rPr>
          <w:rFonts w:eastAsia="仿宋_GB2312"/>
          <w:sz w:val="24"/>
        </w:rPr>
        <w:t xml:space="preserve"> Client</w:t>
      </w:r>
      <w:r>
        <w:rPr>
          <w:rFonts w:eastAsia="仿宋_GB2312" w:hint="eastAsia"/>
          <w:sz w:val="24"/>
        </w:rPr>
        <w:t>可根据带宽需求灵活配置，支持各种速率的以太网</w:t>
      </w:r>
      <w:r>
        <w:rPr>
          <w:rFonts w:eastAsia="仿宋_GB2312"/>
          <w:sz w:val="24"/>
        </w:rPr>
        <w:t>MAC</w:t>
      </w:r>
      <w:r>
        <w:rPr>
          <w:rFonts w:eastAsia="仿宋_GB2312" w:hint="eastAsia"/>
          <w:sz w:val="24"/>
        </w:rPr>
        <w:t>数据流</w:t>
      </w:r>
      <w:r>
        <w:rPr>
          <w:rFonts w:eastAsia="仿宋_GB2312"/>
          <w:sz w:val="24"/>
        </w:rPr>
        <w:t>(</w:t>
      </w:r>
      <w:r>
        <w:rPr>
          <w:rFonts w:eastAsia="仿宋_GB2312" w:hint="eastAsia"/>
          <w:sz w:val="24"/>
        </w:rPr>
        <w:t>如</w:t>
      </w:r>
      <w:r>
        <w:rPr>
          <w:rFonts w:eastAsia="仿宋_GB2312"/>
          <w:sz w:val="24"/>
        </w:rPr>
        <w:t>10G</w:t>
      </w:r>
      <w:r>
        <w:rPr>
          <w:rFonts w:eastAsia="仿宋_GB2312" w:hint="eastAsia"/>
          <w:sz w:val="24"/>
        </w:rPr>
        <w:t>、</w:t>
      </w:r>
      <w:r>
        <w:rPr>
          <w:rFonts w:eastAsia="仿宋_GB2312"/>
          <w:sz w:val="24"/>
        </w:rPr>
        <w:t>40G</w:t>
      </w:r>
      <w:r>
        <w:rPr>
          <w:rFonts w:eastAsia="仿宋_GB2312" w:hint="eastAsia"/>
          <w:sz w:val="24"/>
        </w:rPr>
        <w:t>、</w:t>
      </w:r>
      <w:r>
        <w:rPr>
          <w:rFonts w:eastAsia="仿宋_GB2312"/>
          <w:sz w:val="24"/>
        </w:rPr>
        <w:t>n*25G</w:t>
      </w:r>
      <w:r>
        <w:rPr>
          <w:rFonts w:eastAsia="仿宋_GB2312" w:hint="eastAsia"/>
          <w:sz w:val="24"/>
        </w:rPr>
        <w:t>数据流，甚至非标准速率数据流</w:t>
      </w:r>
      <w:r>
        <w:rPr>
          <w:rFonts w:eastAsia="仿宋_GB2312"/>
          <w:sz w:val="24"/>
        </w:rPr>
        <w:t>)</w:t>
      </w:r>
      <w:r>
        <w:rPr>
          <w:rFonts w:eastAsia="仿宋_GB2312" w:hint="eastAsia"/>
          <w:sz w:val="24"/>
        </w:rPr>
        <w:t>，并通过</w:t>
      </w:r>
      <w:r>
        <w:rPr>
          <w:rFonts w:eastAsia="仿宋_GB2312"/>
          <w:sz w:val="24"/>
        </w:rPr>
        <w:t>64B/66B</w:t>
      </w:r>
      <w:r>
        <w:rPr>
          <w:rFonts w:eastAsia="仿宋_GB2312" w:hint="eastAsia"/>
          <w:sz w:val="24"/>
        </w:rPr>
        <w:t>的编码的方式将数据流传递至</w:t>
      </w:r>
      <w:proofErr w:type="spellStart"/>
      <w:r>
        <w:rPr>
          <w:rFonts w:eastAsia="仿宋_GB2312"/>
          <w:sz w:val="24"/>
        </w:rPr>
        <w:t>FlexE</w:t>
      </w:r>
      <w:proofErr w:type="spellEnd"/>
      <w:r>
        <w:rPr>
          <w:rFonts w:eastAsia="仿宋_GB2312"/>
          <w:sz w:val="24"/>
        </w:rPr>
        <w:t xml:space="preserve"> Shim</w:t>
      </w:r>
      <w:r>
        <w:rPr>
          <w:rFonts w:eastAsia="仿宋_GB2312" w:hint="eastAsia"/>
          <w:sz w:val="24"/>
        </w:rPr>
        <w:t>层。</w:t>
      </w:r>
    </w:p>
    <w:p w14:paraId="2AAF65D0" w14:textId="77777777" w:rsidR="00B36A14" w:rsidRDefault="00C504D6">
      <w:pPr>
        <w:pStyle w:val="ac"/>
        <w:numPr>
          <w:ilvl w:val="0"/>
          <w:numId w:val="9"/>
        </w:numPr>
        <w:adjustRightInd w:val="0"/>
        <w:snapToGrid w:val="0"/>
        <w:spacing w:line="360" w:lineRule="auto"/>
        <w:ind w:firstLineChars="0"/>
        <w:rPr>
          <w:rFonts w:eastAsia="仿宋_GB2312"/>
          <w:sz w:val="24"/>
        </w:rPr>
      </w:pPr>
      <w:proofErr w:type="spellStart"/>
      <w:r>
        <w:rPr>
          <w:rFonts w:eastAsia="仿宋_GB2312"/>
          <w:sz w:val="24"/>
        </w:rPr>
        <w:t>FlexE</w:t>
      </w:r>
      <w:proofErr w:type="spellEnd"/>
      <w:r>
        <w:rPr>
          <w:rFonts w:eastAsia="仿宋_GB2312"/>
          <w:sz w:val="24"/>
        </w:rPr>
        <w:t xml:space="preserve"> Shim</w:t>
      </w:r>
      <w:r>
        <w:rPr>
          <w:rFonts w:eastAsia="仿宋_GB2312" w:hint="eastAsia"/>
          <w:sz w:val="24"/>
        </w:rPr>
        <w:t>：作为插入传统以太网架构的</w:t>
      </w:r>
      <w:r>
        <w:rPr>
          <w:rFonts w:eastAsia="仿宋_GB2312"/>
          <w:sz w:val="24"/>
        </w:rPr>
        <w:t>MAC</w:t>
      </w:r>
      <w:r>
        <w:rPr>
          <w:rFonts w:eastAsia="仿宋_GB2312" w:hint="eastAsia"/>
          <w:sz w:val="24"/>
        </w:rPr>
        <w:t>与</w:t>
      </w:r>
      <w:r>
        <w:rPr>
          <w:rFonts w:eastAsia="仿宋_GB2312"/>
          <w:sz w:val="24"/>
        </w:rPr>
        <w:t>PHY(PCS</w:t>
      </w:r>
      <w:r>
        <w:rPr>
          <w:rFonts w:eastAsia="仿宋_GB2312" w:hint="eastAsia"/>
          <w:sz w:val="24"/>
        </w:rPr>
        <w:t>子层</w:t>
      </w:r>
      <w:r>
        <w:rPr>
          <w:rFonts w:eastAsia="仿宋_GB2312"/>
          <w:sz w:val="24"/>
        </w:rPr>
        <w:t>)</w:t>
      </w:r>
      <w:r>
        <w:rPr>
          <w:rFonts w:eastAsia="仿宋_GB2312" w:hint="eastAsia"/>
          <w:sz w:val="24"/>
        </w:rPr>
        <w:t>中间的一个额外逻辑层，</w:t>
      </w:r>
      <w:r w:rsidRPr="00CA0DAC">
        <w:rPr>
          <w:rFonts w:eastAsia="仿宋_GB2312" w:hint="eastAsia"/>
          <w:sz w:val="24"/>
          <w:highlight w:val="yellow"/>
        </w:rPr>
        <w:t>通过基于</w:t>
      </w:r>
      <w:r w:rsidRPr="00CA0DAC">
        <w:rPr>
          <w:rFonts w:eastAsia="仿宋_GB2312"/>
          <w:sz w:val="24"/>
          <w:highlight w:val="yellow"/>
        </w:rPr>
        <w:t>Calendar</w:t>
      </w:r>
      <w:r w:rsidRPr="00CA0DAC">
        <w:rPr>
          <w:rFonts w:eastAsia="仿宋_GB2312" w:hint="eastAsia"/>
          <w:sz w:val="24"/>
          <w:highlight w:val="yellow"/>
        </w:rPr>
        <w:t>的</w:t>
      </w:r>
      <w:r w:rsidRPr="00CA0DAC">
        <w:rPr>
          <w:rFonts w:eastAsia="仿宋_GB2312"/>
          <w:sz w:val="24"/>
          <w:highlight w:val="yellow"/>
        </w:rPr>
        <w:t>Slot</w:t>
      </w:r>
      <w:r w:rsidRPr="00CA0DAC">
        <w:rPr>
          <w:rFonts w:eastAsia="仿宋_GB2312" w:hint="eastAsia"/>
          <w:sz w:val="24"/>
          <w:highlight w:val="yellow"/>
        </w:rPr>
        <w:t>分发机制实现</w:t>
      </w:r>
      <w:proofErr w:type="spellStart"/>
      <w:r w:rsidRPr="00CA0DAC">
        <w:rPr>
          <w:rFonts w:eastAsia="仿宋_GB2312"/>
          <w:sz w:val="24"/>
          <w:highlight w:val="yellow"/>
        </w:rPr>
        <w:t>FlexE</w:t>
      </w:r>
      <w:proofErr w:type="spellEnd"/>
      <w:r w:rsidRPr="00CA0DAC">
        <w:rPr>
          <w:rFonts w:eastAsia="仿宋_GB2312" w:hint="eastAsia"/>
          <w:sz w:val="24"/>
          <w:highlight w:val="yellow"/>
        </w:rPr>
        <w:t>技术的核心架构</w:t>
      </w:r>
      <w:r>
        <w:rPr>
          <w:rFonts w:eastAsia="仿宋_GB2312" w:hint="eastAsia"/>
          <w:sz w:val="24"/>
        </w:rPr>
        <w:t>。</w:t>
      </w:r>
    </w:p>
    <w:p w14:paraId="25E1A6F8" w14:textId="77777777" w:rsidR="00B36A14" w:rsidRDefault="00C504D6">
      <w:pPr>
        <w:pStyle w:val="ac"/>
        <w:numPr>
          <w:ilvl w:val="0"/>
          <w:numId w:val="9"/>
        </w:numPr>
        <w:adjustRightInd w:val="0"/>
        <w:snapToGrid w:val="0"/>
        <w:spacing w:line="360" w:lineRule="auto"/>
        <w:ind w:firstLineChars="0"/>
        <w:rPr>
          <w:rFonts w:eastAsia="仿宋_GB2312"/>
          <w:sz w:val="24"/>
        </w:rPr>
      </w:pPr>
      <w:proofErr w:type="spellStart"/>
      <w:r>
        <w:rPr>
          <w:rFonts w:eastAsia="仿宋_GB2312"/>
          <w:sz w:val="24"/>
        </w:rPr>
        <w:t>FlexE</w:t>
      </w:r>
      <w:proofErr w:type="spellEnd"/>
      <w:r>
        <w:rPr>
          <w:rFonts w:eastAsia="仿宋_GB2312"/>
          <w:sz w:val="24"/>
        </w:rPr>
        <w:t xml:space="preserve"> Group</w:t>
      </w:r>
      <w:r>
        <w:rPr>
          <w:rFonts w:eastAsia="仿宋_GB2312" w:hint="eastAsia"/>
          <w:sz w:val="24"/>
        </w:rPr>
        <w:t>：本质上就是</w:t>
      </w:r>
      <w:r>
        <w:rPr>
          <w:rFonts w:eastAsia="仿宋_GB2312"/>
          <w:sz w:val="24"/>
        </w:rPr>
        <w:t>IEEE 802.3</w:t>
      </w:r>
      <w:r>
        <w:rPr>
          <w:rFonts w:eastAsia="仿宋_GB2312" w:hint="eastAsia"/>
          <w:sz w:val="24"/>
        </w:rPr>
        <w:t>标准定义的</w:t>
      </w:r>
      <w:r w:rsidRPr="00CA0DAC">
        <w:rPr>
          <w:rFonts w:eastAsia="仿宋_GB2312" w:hint="eastAsia"/>
          <w:sz w:val="24"/>
          <w:highlight w:val="yellow"/>
        </w:rPr>
        <w:t>各种以太网</w:t>
      </w:r>
      <w:r w:rsidRPr="00CA0DAC">
        <w:rPr>
          <w:rFonts w:eastAsia="仿宋_GB2312"/>
          <w:sz w:val="24"/>
          <w:highlight w:val="yellow"/>
        </w:rPr>
        <w:t>PHY</w:t>
      </w:r>
      <w:r w:rsidRPr="00CA0DAC">
        <w:rPr>
          <w:rFonts w:eastAsia="仿宋_GB2312" w:hint="eastAsia"/>
          <w:sz w:val="24"/>
          <w:highlight w:val="yellow"/>
        </w:rPr>
        <w:t>层</w:t>
      </w:r>
      <w:r>
        <w:rPr>
          <w:rFonts w:eastAsia="仿宋_GB2312" w:hint="eastAsia"/>
          <w:sz w:val="24"/>
        </w:rPr>
        <w:t>。由于重用了现有</w:t>
      </w:r>
      <w:r>
        <w:rPr>
          <w:rFonts w:eastAsia="仿宋_GB2312"/>
          <w:sz w:val="24"/>
        </w:rPr>
        <w:t>IEEE 802.3</w:t>
      </w:r>
      <w:r>
        <w:rPr>
          <w:rFonts w:eastAsia="仿宋_GB2312" w:hint="eastAsia"/>
          <w:sz w:val="24"/>
        </w:rPr>
        <w:t>定义的以太网技术，使得</w:t>
      </w:r>
      <w:proofErr w:type="spellStart"/>
      <w:r>
        <w:rPr>
          <w:rFonts w:eastAsia="仿宋_GB2312"/>
          <w:sz w:val="24"/>
        </w:rPr>
        <w:t>FlexE</w:t>
      </w:r>
      <w:proofErr w:type="spellEnd"/>
      <w:r>
        <w:rPr>
          <w:rFonts w:eastAsia="仿宋_GB2312" w:hint="eastAsia"/>
          <w:sz w:val="24"/>
        </w:rPr>
        <w:t>架构得以在现有以太网</w:t>
      </w:r>
      <w:r>
        <w:rPr>
          <w:rFonts w:eastAsia="仿宋_GB2312"/>
          <w:sz w:val="24"/>
        </w:rPr>
        <w:t>MAC/PHY</w:t>
      </w:r>
      <w:r>
        <w:rPr>
          <w:rFonts w:eastAsia="仿宋_GB2312" w:hint="eastAsia"/>
          <w:sz w:val="24"/>
        </w:rPr>
        <w:t>基础上进一步增强。</w:t>
      </w:r>
    </w:p>
    <w:p w14:paraId="5CCF39BB" w14:textId="77777777" w:rsidR="00B36A14" w:rsidRDefault="00C504D6">
      <w:pPr>
        <w:adjustRightInd w:val="0"/>
        <w:snapToGrid w:val="0"/>
        <w:spacing w:line="360" w:lineRule="auto"/>
        <w:ind w:left="785"/>
        <w:jc w:val="center"/>
        <w:rPr>
          <w:rFonts w:ascii="仿宋_GB2312" w:eastAsia="仿宋_GB2312"/>
          <w:sz w:val="24"/>
        </w:rPr>
      </w:pPr>
      <w:r>
        <w:rPr>
          <w:rFonts w:hAnsi="Myriad Pro" w:hint="eastAsia"/>
          <w:noProof/>
          <w:color w:val="4C4C4E"/>
          <w:sz w:val="20"/>
          <w:szCs w:val="20"/>
        </w:rPr>
        <w:drawing>
          <wp:inline distT="0" distB="0" distL="0" distR="0" wp14:anchorId="04502B82" wp14:editId="12A1DC17">
            <wp:extent cx="4519930" cy="22948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9930" cy="2294890"/>
                    </a:xfrm>
                    <a:prstGeom prst="rect">
                      <a:avLst/>
                    </a:prstGeom>
                    <a:noFill/>
                    <a:ln>
                      <a:noFill/>
                    </a:ln>
                  </pic:spPr>
                </pic:pic>
              </a:graphicData>
            </a:graphic>
          </wp:inline>
        </w:drawing>
      </w:r>
    </w:p>
    <w:p w14:paraId="14E69945" w14:textId="77777777" w:rsidR="00B36A14" w:rsidRDefault="00C504D6">
      <w:pPr>
        <w:adjustRightInd w:val="0"/>
        <w:snapToGrid w:val="0"/>
        <w:spacing w:line="360" w:lineRule="auto"/>
        <w:ind w:left="785"/>
        <w:jc w:val="center"/>
        <w:rPr>
          <w:rFonts w:ascii="仿宋_GB2312" w:eastAsia="仿宋_GB2312"/>
          <w:sz w:val="24"/>
        </w:rPr>
      </w:pPr>
      <w:r>
        <w:rPr>
          <w:rFonts w:ascii="仿宋_GB2312" w:eastAsia="仿宋_GB2312" w:hint="eastAsia"/>
          <w:sz w:val="24"/>
        </w:rPr>
        <w:lastRenderedPageBreak/>
        <w:t>图3</w:t>
      </w:r>
      <w:r>
        <w:rPr>
          <w:rFonts w:ascii="仿宋_GB2312" w:eastAsia="仿宋_GB2312"/>
          <w:sz w:val="24"/>
        </w:rPr>
        <w:t xml:space="preserve">-2 </w:t>
      </w:r>
      <w:proofErr w:type="spellStart"/>
      <w:r>
        <w:rPr>
          <w:rFonts w:ascii="仿宋_GB2312" w:eastAsia="仿宋_GB2312" w:hint="eastAsia"/>
          <w:sz w:val="24"/>
        </w:rPr>
        <w:t>FlexE</w:t>
      </w:r>
      <w:proofErr w:type="spellEnd"/>
      <w:r>
        <w:rPr>
          <w:rFonts w:ascii="仿宋_GB2312" w:eastAsia="仿宋_GB2312" w:hint="eastAsia"/>
          <w:sz w:val="24"/>
        </w:rPr>
        <w:t>点对点场景示例图</w:t>
      </w:r>
    </w:p>
    <w:p w14:paraId="6D92B9D7"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以</w:t>
      </w:r>
      <w:proofErr w:type="spellStart"/>
      <w:r>
        <w:rPr>
          <w:rFonts w:eastAsia="仿宋_GB2312" w:hint="eastAsia"/>
          <w:sz w:val="24"/>
        </w:rPr>
        <w:t>FlexE</w:t>
      </w:r>
      <w:proofErr w:type="spellEnd"/>
      <w:r>
        <w:rPr>
          <w:rFonts w:eastAsia="仿宋_GB2312" w:hint="eastAsia"/>
          <w:sz w:val="24"/>
        </w:rPr>
        <w:t>点对点连接场景为例，多路以太网</w:t>
      </w:r>
      <w:r>
        <w:rPr>
          <w:rFonts w:eastAsia="仿宋_GB2312" w:hint="eastAsia"/>
          <w:sz w:val="24"/>
        </w:rPr>
        <w:t>PHY</w:t>
      </w:r>
      <w:r>
        <w:rPr>
          <w:rFonts w:eastAsia="仿宋_GB2312" w:hint="eastAsia"/>
          <w:sz w:val="24"/>
        </w:rPr>
        <w:t>组合在一起成为</w:t>
      </w:r>
      <w:proofErr w:type="spellStart"/>
      <w:r>
        <w:rPr>
          <w:rFonts w:eastAsia="仿宋_GB2312" w:hint="eastAsia"/>
          <w:sz w:val="24"/>
        </w:rPr>
        <w:t>FlexE</w:t>
      </w:r>
      <w:proofErr w:type="spellEnd"/>
      <w:r>
        <w:rPr>
          <w:rFonts w:eastAsia="仿宋_GB2312" w:hint="eastAsia"/>
          <w:sz w:val="24"/>
        </w:rPr>
        <w:t xml:space="preserve"> Group</w:t>
      </w:r>
      <w:r>
        <w:rPr>
          <w:rFonts w:eastAsia="仿宋_GB2312" w:hint="eastAsia"/>
          <w:sz w:val="24"/>
        </w:rPr>
        <w:t>，并承载通过</w:t>
      </w:r>
      <w:proofErr w:type="spellStart"/>
      <w:r>
        <w:rPr>
          <w:rFonts w:eastAsia="仿宋_GB2312" w:hint="eastAsia"/>
          <w:sz w:val="24"/>
        </w:rPr>
        <w:t>FlexE</w:t>
      </w:r>
      <w:proofErr w:type="spellEnd"/>
      <w:r>
        <w:rPr>
          <w:rFonts w:eastAsia="仿宋_GB2312" w:hint="eastAsia"/>
          <w:sz w:val="24"/>
        </w:rPr>
        <w:t xml:space="preserve"> Shim</w:t>
      </w:r>
      <w:r>
        <w:rPr>
          <w:rFonts w:eastAsia="仿宋_GB2312" w:hint="eastAsia"/>
          <w:sz w:val="24"/>
        </w:rPr>
        <w:t>分发、映射来的一路</w:t>
      </w:r>
      <w:r>
        <w:rPr>
          <w:rFonts w:eastAsia="仿宋_GB2312" w:hint="eastAsia"/>
          <w:sz w:val="24"/>
        </w:rPr>
        <w:t>/</w:t>
      </w:r>
      <w:r>
        <w:rPr>
          <w:rFonts w:eastAsia="仿宋_GB2312" w:hint="eastAsia"/>
          <w:sz w:val="24"/>
        </w:rPr>
        <w:t>多路</w:t>
      </w:r>
      <w:proofErr w:type="spellStart"/>
      <w:r>
        <w:rPr>
          <w:rFonts w:eastAsia="仿宋_GB2312" w:hint="eastAsia"/>
          <w:sz w:val="24"/>
        </w:rPr>
        <w:t>FlexE</w:t>
      </w:r>
      <w:proofErr w:type="spellEnd"/>
      <w:r>
        <w:rPr>
          <w:rFonts w:eastAsia="仿宋_GB2312" w:hint="eastAsia"/>
          <w:sz w:val="24"/>
        </w:rPr>
        <w:t xml:space="preserve"> Client</w:t>
      </w:r>
      <w:r>
        <w:rPr>
          <w:rFonts w:eastAsia="仿宋_GB2312" w:hint="eastAsia"/>
          <w:sz w:val="24"/>
        </w:rPr>
        <w:t>数据流。</w:t>
      </w:r>
    </w:p>
    <w:p w14:paraId="30F05BC7" w14:textId="17320850" w:rsidR="00B36A14" w:rsidRDefault="00C504D6">
      <w:pPr>
        <w:pStyle w:val="3"/>
      </w:pPr>
      <w:proofErr w:type="spellStart"/>
      <w:r>
        <w:rPr>
          <w:rFonts w:hint="eastAsia"/>
        </w:rPr>
        <w:t>FlexE</w:t>
      </w:r>
      <w:proofErr w:type="spellEnd"/>
      <w:proofErr w:type="gramStart"/>
      <w:r>
        <w:rPr>
          <w:rFonts w:hint="eastAsia"/>
        </w:rPr>
        <w:t>帧</w:t>
      </w:r>
      <w:proofErr w:type="gramEnd"/>
      <w:r>
        <w:rPr>
          <w:rFonts w:hint="eastAsia"/>
        </w:rPr>
        <w:t>结构</w:t>
      </w:r>
      <w:r w:rsidR="00CA0DAC" w:rsidRPr="00CA0DAC">
        <w:rPr>
          <w:rFonts w:hint="eastAsia"/>
          <w:highlight w:val="red"/>
        </w:rPr>
        <w:t>【</w:t>
      </w:r>
      <w:r w:rsidR="00CA0DAC" w:rsidRPr="00CA0DAC">
        <w:rPr>
          <w:rFonts w:hint="eastAsia"/>
          <w:highlight w:val="red"/>
        </w:rPr>
        <w:t>stop</w:t>
      </w:r>
      <w:r w:rsidR="00CA0DAC" w:rsidRPr="00CA0DAC">
        <w:rPr>
          <w:rFonts w:hint="eastAsia"/>
          <w:highlight w:val="red"/>
        </w:rPr>
        <w:t>】</w:t>
      </w:r>
    </w:p>
    <w:p w14:paraId="0FFD9FB6"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的核心功能通过</w:t>
      </w:r>
      <w:proofErr w:type="spellStart"/>
      <w:r>
        <w:rPr>
          <w:rFonts w:eastAsia="仿宋_GB2312" w:hint="eastAsia"/>
          <w:sz w:val="24"/>
        </w:rPr>
        <w:t>FlexE</w:t>
      </w:r>
      <w:proofErr w:type="spellEnd"/>
      <w:r>
        <w:rPr>
          <w:rFonts w:eastAsia="仿宋_GB2312" w:hint="eastAsia"/>
          <w:sz w:val="24"/>
        </w:rPr>
        <w:t xml:space="preserve"> Shim</w:t>
      </w:r>
      <w:r>
        <w:rPr>
          <w:rFonts w:eastAsia="仿宋_GB2312" w:hint="eastAsia"/>
          <w:sz w:val="24"/>
        </w:rPr>
        <w:t>层实现，它可以把</w:t>
      </w:r>
      <w:proofErr w:type="spellStart"/>
      <w:r>
        <w:rPr>
          <w:rFonts w:eastAsia="仿宋_GB2312" w:hint="eastAsia"/>
          <w:sz w:val="24"/>
        </w:rPr>
        <w:t>FlexE</w:t>
      </w:r>
      <w:proofErr w:type="spellEnd"/>
      <w:r>
        <w:rPr>
          <w:rFonts w:eastAsia="仿宋_GB2312" w:hint="eastAsia"/>
          <w:sz w:val="24"/>
        </w:rPr>
        <w:t xml:space="preserve"> Group</w:t>
      </w:r>
      <w:r>
        <w:rPr>
          <w:rFonts w:eastAsia="仿宋_GB2312" w:hint="eastAsia"/>
          <w:sz w:val="24"/>
        </w:rPr>
        <w:t>中的每个</w:t>
      </w:r>
      <w:r>
        <w:rPr>
          <w:rFonts w:eastAsia="仿宋_GB2312" w:hint="eastAsia"/>
          <w:sz w:val="24"/>
        </w:rPr>
        <w:t>100GE PHY</w:t>
      </w:r>
      <w:r>
        <w:rPr>
          <w:rFonts w:eastAsia="仿宋_GB2312" w:hint="eastAsia"/>
          <w:sz w:val="24"/>
        </w:rPr>
        <w:t>划分为</w:t>
      </w:r>
      <w:r>
        <w:rPr>
          <w:rFonts w:eastAsia="仿宋_GB2312" w:hint="eastAsia"/>
          <w:sz w:val="24"/>
        </w:rPr>
        <w:t>20</w:t>
      </w:r>
      <w:r>
        <w:rPr>
          <w:rFonts w:eastAsia="仿宋_GB2312" w:hint="eastAsia"/>
          <w:sz w:val="24"/>
        </w:rPr>
        <w:t>个</w:t>
      </w:r>
      <w:r>
        <w:rPr>
          <w:rFonts w:eastAsia="仿宋_GB2312" w:hint="eastAsia"/>
          <w:sz w:val="24"/>
        </w:rPr>
        <w:t>Slot(</w:t>
      </w:r>
      <w:r>
        <w:rPr>
          <w:rFonts w:eastAsia="仿宋_GB2312" w:hint="eastAsia"/>
          <w:sz w:val="24"/>
        </w:rPr>
        <w:t>时隙</w:t>
      </w:r>
      <w:r>
        <w:rPr>
          <w:rFonts w:eastAsia="仿宋_GB2312" w:hint="eastAsia"/>
          <w:sz w:val="24"/>
        </w:rPr>
        <w:t>)</w:t>
      </w:r>
      <w:r>
        <w:rPr>
          <w:rFonts w:eastAsia="仿宋_GB2312" w:hint="eastAsia"/>
          <w:sz w:val="24"/>
        </w:rPr>
        <w:t>的数据承载通道，每个</w:t>
      </w:r>
      <w:r>
        <w:rPr>
          <w:rFonts w:eastAsia="仿宋_GB2312" w:hint="eastAsia"/>
          <w:sz w:val="24"/>
        </w:rPr>
        <w:t>PHY</w:t>
      </w:r>
      <w:r>
        <w:rPr>
          <w:rFonts w:eastAsia="仿宋_GB2312" w:hint="eastAsia"/>
          <w:sz w:val="24"/>
        </w:rPr>
        <w:t>所对应的这一组</w:t>
      </w:r>
      <w:r>
        <w:rPr>
          <w:rFonts w:eastAsia="仿宋_GB2312" w:hint="eastAsia"/>
          <w:sz w:val="24"/>
        </w:rPr>
        <w:t>Slot</w:t>
      </w:r>
      <w:r>
        <w:rPr>
          <w:rFonts w:eastAsia="仿宋_GB2312" w:hint="eastAsia"/>
          <w:sz w:val="24"/>
        </w:rPr>
        <w:t>被称为一个</w:t>
      </w:r>
      <w:r>
        <w:rPr>
          <w:rFonts w:eastAsia="仿宋_GB2312" w:hint="eastAsia"/>
          <w:sz w:val="24"/>
        </w:rPr>
        <w:t>Sub-calendar</w:t>
      </w:r>
      <w:r>
        <w:rPr>
          <w:rFonts w:eastAsia="仿宋_GB2312" w:hint="eastAsia"/>
          <w:sz w:val="24"/>
        </w:rPr>
        <w:t>，其中每个</w:t>
      </w:r>
      <w:r>
        <w:rPr>
          <w:rFonts w:eastAsia="仿宋_GB2312" w:hint="eastAsia"/>
          <w:sz w:val="24"/>
        </w:rPr>
        <w:t>Slot</w:t>
      </w:r>
      <w:r>
        <w:rPr>
          <w:rFonts w:eastAsia="仿宋_GB2312" w:hint="eastAsia"/>
          <w:sz w:val="24"/>
        </w:rPr>
        <w:t>所对应的带宽为</w:t>
      </w:r>
      <w:r>
        <w:rPr>
          <w:rFonts w:eastAsia="仿宋_GB2312" w:hint="eastAsia"/>
          <w:sz w:val="24"/>
        </w:rPr>
        <w:t>5Gbps</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 xml:space="preserve"> Client</w:t>
      </w:r>
      <w:r>
        <w:rPr>
          <w:rFonts w:eastAsia="仿宋_GB2312" w:hint="eastAsia"/>
          <w:sz w:val="24"/>
        </w:rPr>
        <w:t>原始数据流中的</w:t>
      </w:r>
      <w:proofErr w:type="gramStart"/>
      <w:r>
        <w:rPr>
          <w:rFonts w:eastAsia="仿宋_GB2312" w:hint="eastAsia"/>
          <w:sz w:val="24"/>
        </w:rPr>
        <w:t>以太网帧以</w:t>
      </w:r>
      <w:proofErr w:type="gramEnd"/>
      <w:r>
        <w:rPr>
          <w:rFonts w:eastAsia="仿宋_GB2312" w:hint="eastAsia"/>
          <w:sz w:val="24"/>
        </w:rPr>
        <w:t>Block</w:t>
      </w:r>
      <w:r>
        <w:rPr>
          <w:rFonts w:eastAsia="仿宋_GB2312" w:hint="eastAsia"/>
          <w:sz w:val="24"/>
        </w:rPr>
        <w:t>原子数据块</w:t>
      </w:r>
      <w:r>
        <w:rPr>
          <w:rFonts w:eastAsia="仿宋_GB2312" w:hint="eastAsia"/>
          <w:sz w:val="24"/>
        </w:rPr>
        <w:t>(</w:t>
      </w:r>
      <w:r>
        <w:rPr>
          <w:rFonts w:eastAsia="仿宋_GB2312" w:hint="eastAsia"/>
          <w:sz w:val="24"/>
        </w:rPr>
        <w:t>为</w:t>
      </w:r>
      <w:r>
        <w:rPr>
          <w:rFonts w:eastAsia="仿宋_GB2312" w:hint="eastAsia"/>
          <w:sz w:val="24"/>
        </w:rPr>
        <w:t>64/66B</w:t>
      </w:r>
      <w:r>
        <w:rPr>
          <w:rFonts w:eastAsia="仿宋_GB2312" w:hint="eastAsia"/>
          <w:sz w:val="24"/>
        </w:rPr>
        <w:t>编码的数据块</w:t>
      </w:r>
      <w:r>
        <w:rPr>
          <w:rFonts w:eastAsia="仿宋_GB2312" w:hint="eastAsia"/>
          <w:sz w:val="24"/>
        </w:rPr>
        <w:t>)</w:t>
      </w:r>
      <w:r>
        <w:rPr>
          <w:rFonts w:eastAsia="仿宋_GB2312" w:hint="eastAsia"/>
          <w:sz w:val="24"/>
        </w:rPr>
        <w:t>为单位进行切分，这些原子数据块可以通过</w:t>
      </w:r>
      <w:proofErr w:type="spellStart"/>
      <w:r>
        <w:rPr>
          <w:rFonts w:eastAsia="仿宋_GB2312" w:hint="eastAsia"/>
          <w:sz w:val="24"/>
        </w:rPr>
        <w:t>FlexE</w:t>
      </w:r>
      <w:proofErr w:type="spellEnd"/>
      <w:r>
        <w:rPr>
          <w:rFonts w:eastAsia="仿宋_GB2312" w:hint="eastAsia"/>
          <w:sz w:val="24"/>
        </w:rPr>
        <w:t xml:space="preserve"> Shim</w:t>
      </w:r>
      <w:r>
        <w:rPr>
          <w:rFonts w:eastAsia="仿宋_GB2312" w:hint="eastAsia"/>
          <w:sz w:val="24"/>
        </w:rPr>
        <w:t>实现在</w:t>
      </w:r>
      <w:proofErr w:type="spellStart"/>
      <w:r>
        <w:rPr>
          <w:rFonts w:eastAsia="仿宋_GB2312" w:hint="eastAsia"/>
          <w:sz w:val="24"/>
        </w:rPr>
        <w:t>FlexE</w:t>
      </w:r>
      <w:proofErr w:type="spellEnd"/>
      <w:r>
        <w:rPr>
          <w:rFonts w:eastAsia="仿宋_GB2312" w:hint="eastAsia"/>
          <w:sz w:val="24"/>
        </w:rPr>
        <w:t xml:space="preserve"> Group</w:t>
      </w:r>
      <w:r>
        <w:rPr>
          <w:rFonts w:eastAsia="仿宋_GB2312" w:hint="eastAsia"/>
          <w:sz w:val="24"/>
        </w:rPr>
        <w:t>中的多个</w:t>
      </w:r>
      <w:r>
        <w:rPr>
          <w:rFonts w:eastAsia="仿宋_GB2312" w:hint="eastAsia"/>
          <w:sz w:val="24"/>
        </w:rPr>
        <w:t>PHY</w:t>
      </w:r>
      <w:r>
        <w:rPr>
          <w:rFonts w:eastAsia="仿宋_GB2312" w:hint="eastAsia"/>
          <w:sz w:val="24"/>
        </w:rPr>
        <w:t>与时隙之间的分发。</w:t>
      </w:r>
    </w:p>
    <w:p w14:paraId="0FE4C85C" w14:textId="77777777" w:rsidR="00B36A14" w:rsidRDefault="00C504D6">
      <w:pPr>
        <w:adjustRightInd w:val="0"/>
        <w:snapToGrid w:val="0"/>
        <w:spacing w:line="360" w:lineRule="auto"/>
        <w:ind w:firstLineChars="200" w:firstLine="480"/>
        <w:rPr>
          <w:rFonts w:eastAsia="仿宋_GB2312"/>
          <w:sz w:val="24"/>
        </w:rPr>
      </w:pPr>
      <w:r w:rsidRPr="00B23537">
        <w:rPr>
          <w:rFonts w:eastAsia="仿宋_GB2312" w:hint="eastAsia"/>
          <w:sz w:val="24"/>
          <w:highlight w:val="yellow"/>
        </w:rPr>
        <w:t>按照</w:t>
      </w:r>
      <w:r w:rsidRPr="00B23537">
        <w:rPr>
          <w:rFonts w:eastAsia="仿宋_GB2312" w:hint="eastAsia"/>
          <w:sz w:val="24"/>
          <w:highlight w:val="yellow"/>
        </w:rPr>
        <w:t xml:space="preserve">OIF </w:t>
      </w:r>
      <w:proofErr w:type="spellStart"/>
      <w:r w:rsidRPr="00B23537">
        <w:rPr>
          <w:rFonts w:eastAsia="仿宋_GB2312" w:hint="eastAsia"/>
          <w:sz w:val="24"/>
          <w:highlight w:val="yellow"/>
        </w:rPr>
        <w:t>FlexE</w:t>
      </w:r>
      <w:proofErr w:type="spellEnd"/>
      <w:r w:rsidRPr="00B23537">
        <w:rPr>
          <w:rFonts w:eastAsia="仿宋_GB2312" w:hint="eastAsia"/>
          <w:sz w:val="24"/>
          <w:highlight w:val="yellow"/>
        </w:rPr>
        <w:t xml:space="preserve"> </w:t>
      </w:r>
      <w:r w:rsidRPr="00B23537">
        <w:rPr>
          <w:rFonts w:eastAsia="仿宋_GB2312" w:hint="eastAsia"/>
          <w:sz w:val="24"/>
          <w:highlight w:val="yellow"/>
        </w:rPr>
        <w:t>标准，每个</w:t>
      </w:r>
      <w:proofErr w:type="spellStart"/>
      <w:r w:rsidRPr="00B23537">
        <w:rPr>
          <w:rFonts w:eastAsia="仿宋_GB2312" w:hint="eastAsia"/>
          <w:sz w:val="24"/>
          <w:highlight w:val="yellow"/>
        </w:rPr>
        <w:t>FlexE</w:t>
      </w:r>
      <w:proofErr w:type="spellEnd"/>
      <w:r w:rsidRPr="00B23537">
        <w:rPr>
          <w:rFonts w:eastAsia="仿宋_GB2312" w:hint="eastAsia"/>
          <w:sz w:val="24"/>
          <w:highlight w:val="yellow"/>
        </w:rPr>
        <w:t xml:space="preserve"> Client</w:t>
      </w:r>
      <w:r w:rsidRPr="00B23537">
        <w:rPr>
          <w:rFonts w:eastAsia="仿宋_GB2312" w:hint="eastAsia"/>
          <w:sz w:val="24"/>
          <w:highlight w:val="yellow"/>
        </w:rPr>
        <w:t>的数据流带宽可以设置为</w:t>
      </w:r>
      <w:r w:rsidRPr="00B23537">
        <w:rPr>
          <w:rFonts w:eastAsia="仿宋_GB2312" w:hint="eastAsia"/>
          <w:sz w:val="24"/>
          <w:highlight w:val="yellow"/>
        </w:rPr>
        <w:t>10</w:t>
      </w:r>
      <w:r w:rsidRPr="00B23537">
        <w:rPr>
          <w:rFonts w:eastAsia="仿宋_GB2312" w:hint="eastAsia"/>
          <w:sz w:val="24"/>
          <w:highlight w:val="yellow"/>
        </w:rPr>
        <w:t>、</w:t>
      </w:r>
      <w:r w:rsidRPr="00B23537">
        <w:rPr>
          <w:rFonts w:eastAsia="仿宋_GB2312" w:hint="eastAsia"/>
          <w:sz w:val="24"/>
          <w:highlight w:val="yellow"/>
        </w:rPr>
        <w:t>40</w:t>
      </w:r>
      <w:r w:rsidRPr="00B23537">
        <w:rPr>
          <w:rFonts w:eastAsia="仿宋_GB2312" w:hint="eastAsia"/>
          <w:sz w:val="24"/>
          <w:highlight w:val="yellow"/>
        </w:rPr>
        <w:t>或者</w:t>
      </w:r>
      <w:r w:rsidRPr="00B23537">
        <w:rPr>
          <w:rFonts w:eastAsia="仿宋_GB2312" w:hint="eastAsia"/>
          <w:sz w:val="24"/>
          <w:highlight w:val="yellow"/>
        </w:rPr>
        <w:t>m</w:t>
      </w:r>
      <w:r w:rsidRPr="00B23537">
        <w:rPr>
          <w:rFonts w:eastAsia="仿宋_GB2312" w:hint="eastAsia"/>
          <w:sz w:val="24"/>
          <w:highlight w:val="yellow"/>
        </w:rPr>
        <w:t>×</w:t>
      </w:r>
      <w:r w:rsidRPr="00B23537">
        <w:rPr>
          <w:rFonts w:eastAsia="仿宋_GB2312" w:hint="eastAsia"/>
          <w:sz w:val="24"/>
          <w:highlight w:val="yellow"/>
        </w:rPr>
        <w:t>25Gbps</w:t>
      </w:r>
      <w:r>
        <w:rPr>
          <w:rFonts w:eastAsia="仿宋_GB2312" w:hint="eastAsia"/>
          <w:sz w:val="24"/>
        </w:rPr>
        <w:t>。由于</w:t>
      </w:r>
      <w:proofErr w:type="spellStart"/>
      <w:r>
        <w:rPr>
          <w:rFonts w:eastAsia="仿宋_GB2312" w:hint="eastAsia"/>
          <w:sz w:val="24"/>
        </w:rPr>
        <w:t>FlexE</w:t>
      </w:r>
      <w:proofErr w:type="spellEnd"/>
      <w:r>
        <w:rPr>
          <w:rFonts w:eastAsia="仿宋_GB2312" w:hint="eastAsia"/>
          <w:sz w:val="24"/>
        </w:rPr>
        <w:t xml:space="preserve"> Group</w:t>
      </w:r>
      <w:r>
        <w:rPr>
          <w:rFonts w:eastAsia="仿宋_GB2312" w:hint="eastAsia"/>
          <w:sz w:val="24"/>
        </w:rPr>
        <w:t>的</w:t>
      </w:r>
      <w:r>
        <w:rPr>
          <w:rFonts w:eastAsia="仿宋_GB2312" w:hint="eastAsia"/>
          <w:sz w:val="24"/>
        </w:rPr>
        <w:t>100GE PHY</w:t>
      </w:r>
      <w:r>
        <w:rPr>
          <w:rFonts w:eastAsia="仿宋_GB2312" w:hint="eastAsia"/>
          <w:sz w:val="24"/>
        </w:rPr>
        <w:t>中每个</w:t>
      </w:r>
      <w:r>
        <w:rPr>
          <w:rFonts w:eastAsia="仿宋_GB2312" w:hint="eastAsia"/>
          <w:sz w:val="24"/>
        </w:rPr>
        <w:t>Slot</w:t>
      </w:r>
      <w:r>
        <w:rPr>
          <w:rFonts w:eastAsia="仿宋_GB2312" w:hint="eastAsia"/>
          <w:sz w:val="24"/>
        </w:rPr>
        <w:t>数据承载通道的带宽为</w:t>
      </w:r>
      <w:r>
        <w:rPr>
          <w:rFonts w:eastAsia="仿宋_GB2312" w:hint="eastAsia"/>
          <w:sz w:val="24"/>
        </w:rPr>
        <w:t>5Gbps</w:t>
      </w:r>
      <w:r>
        <w:rPr>
          <w:rFonts w:eastAsia="仿宋_GB2312" w:hint="eastAsia"/>
          <w:sz w:val="24"/>
        </w:rPr>
        <w:t>粒度，</w:t>
      </w:r>
      <w:proofErr w:type="spellStart"/>
      <w:r w:rsidRPr="00B23537">
        <w:rPr>
          <w:rFonts w:eastAsia="仿宋_GB2312" w:hint="eastAsia"/>
          <w:sz w:val="24"/>
          <w:highlight w:val="yellow"/>
        </w:rPr>
        <w:t>FlexE</w:t>
      </w:r>
      <w:proofErr w:type="spellEnd"/>
      <w:r w:rsidRPr="00B23537">
        <w:rPr>
          <w:rFonts w:eastAsia="仿宋_GB2312" w:hint="eastAsia"/>
          <w:sz w:val="24"/>
          <w:highlight w:val="yellow"/>
        </w:rPr>
        <w:t xml:space="preserve"> Client</w:t>
      </w:r>
      <w:r w:rsidRPr="00B23537">
        <w:rPr>
          <w:rFonts w:eastAsia="仿宋_GB2312" w:hint="eastAsia"/>
          <w:sz w:val="24"/>
          <w:highlight w:val="yellow"/>
        </w:rPr>
        <w:t>理论上也可以按照</w:t>
      </w:r>
      <w:r w:rsidRPr="00B23537">
        <w:rPr>
          <w:rFonts w:eastAsia="仿宋_GB2312" w:hint="eastAsia"/>
          <w:sz w:val="24"/>
          <w:highlight w:val="yellow"/>
        </w:rPr>
        <w:t>5Gbps</w:t>
      </w:r>
      <w:r w:rsidRPr="00B23537">
        <w:rPr>
          <w:rFonts w:eastAsia="仿宋_GB2312" w:hint="eastAsia"/>
          <w:sz w:val="24"/>
          <w:highlight w:val="yellow"/>
        </w:rPr>
        <w:t>速率颗粒度进行任意数量的组合设置，支持更加灵活的多速率承载</w:t>
      </w:r>
      <w:r>
        <w:rPr>
          <w:rFonts w:eastAsia="仿宋_GB2312" w:hint="eastAsia"/>
          <w:sz w:val="24"/>
        </w:rPr>
        <w:t>。</w:t>
      </w:r>
    </w:p>
    <w:p w14:paraId="56E73096"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 xml:space="preserve"> Shim</w:t>
      </w:r>
      <w:r>
        <w:rPr>
          <w:rFonts w:eastAsia="仿宋_GB2312" w:hint="eastAsia"/>
          <w:sz w:val="24"/>
        </w:rPr>
        <w:t>通过</w:t>
      </w:r>
      <w:r>
        <w:rPr>
          <w:rFonts w:eastAsia="仿宋_GB2312" w:hint="eastAsia"/>
          <w:sz w:val="24"/>
        </w:rPr>
        <w:t>Calendar</w:t>
      </w:r>
      <w:r>
        <w:rPr>
          <w:rFonts w:eastAsia="仿宋_GB2312" w:hint="eastAsia"/>
          <w:sz w:val="24"/>
        </w:rPr>
        <w:t>机制实现多个不同速率</w:t>
      </w:r>
      <w:proofErr w:type="spellStart"/>
      <w:r>
        <w:rPr>
          <w:rFonts w:eastAsia="仿宋_GB2312" w:hint="eastAsia"/>
          <w:sz w:val="24"/>
        </w:rPr>
        <w:t>FlexE</w:t>
      </w:r>
      <w:proofErr w:type="spellEnd"/>
      <w:r>
        <w:rPr>
          <w:rFonts w:eastAsia="仿宋_GB2312" w:hint="eastAsia"/>
          <w:sz w:val="24"/>
        </w:rPr>
        <w:t xml:space="preserve"> Client</w:t>
      </w:r>
      <w:r>
        <w:rPr>
          <w:rFonts w:eastAsia="仿宋_GB2312" w:hint="eastAsia"/>
          <w:sz w:val="24"/>
        </w:rPr>
        <w:t>数据流在</w:t>
      </w:r>
      <w:proofErr w:type="spellStart"/>
      <w:r>
        <w:rPr>
          <w:rFonts w:eastAsia="仿宋_GB2312" w:hint="eastAsia"/>
          <w:sz w:val="24"/>
        </w:rPr>
        <w:t>FlexE</w:t>
      </w:r>
      <w:proofErr w:type="spellEnd"/>
      <w:r>
        <w:rPr>
          <w:rFonts w:eastAsia="仿宋_GB2312" w:hint="eastAsia"/>
          <w:sz w:val="24"/>
        </w:rPr>
        <w:t xml:space="preserve"> Group</w:t>
      </w:r>
      <w:r>
        <w:rPr>
          <w:rFonts w:eastAsia="仿宋_GB2312" w:hint="eastAsia"/>
          <w:sz w:val="24"/>
        </w:rPr>
        <w:t>中的映射、承载与带宽分配。</w:t>
      </w:r>
      <w:proofErr w:type="spellStart"/>
      <w:r>
        <w:rPr>
          <w:rFonts w:eastAsia="仿宋_GB2312" w:hint="eastAsia"/>
          <w:sz w:val="24"/>
        </w:rPr>
        <w:t>FlexE</w:t>
      </w:r>
      <w:proofErr w:type="spellEnd"/>
      <w:r>
        <w:rPr>
          <w:rFonts w:eastAsia="仿宋_GB2312" w:hint="eastAsia"/>
          <w:sz w:val="24"/>
        </w:rPr>
        <w:t>按照每个</w:t>
      </w:r>
      <w:r>
        <w:rPr>
          <w:rFonts w:eastAsia="仿宋_GB2312" w:hint="eastAsia"/>
          <w:sz w:val="24"/>
        </w:rPr>
        <w:t>Client</w:t>
      </w:r>
      <w:r>
        <w:rPr>
          <w:rFonts w:eastAsia="仿宋_GB2312" w:hint="eastAsia"/>
          <w:sz w:val="24"/>
        </w:rPr>
        <w:t>数据流所需带宽以及</w:t>
      </w:r>
      <w:r>
        <w:rPr>
          <w:rFonts w:eastAsia="仿宋_GB2312" w:hint="eastAsia"/>
          <w:sz w:val="24"/>
        </w:rPr>
        <w:t>Shim</w:t>
      </w:r>
      <w:r>
        <w:rPr>
          <w:rFonts w:eastAsia="仿宋_GB2312" w:hint="eastAsia"/>
          <w:sz w:val="24"/>
        </w:rPr>
        <w:t>中对应每个</w:t>
      </w:r>
      <w:r>
        <w:rPr>
          <w:rFonts w:eastAsia="仿宋_GB2312" w:hint="eastAsia"/>
          <w:sz w:val="24"/>
        </w:rPr>
        <w:t>PHY</w:t>
      </w:r>
      <w:r>
        <w:rPr>
          <w:rFonts w:eastAsia="仿宋_GB2312" w:hint="eastAsia"/>
          <w:sz w:val="24"/>
        </w:rPr>
        <w:t>的</w:t>
      </w:r>
      <w:r>
        <w:rPr>
          <w:rFonts w:eastAsia="仿宋_GB2312" w:hint="eastAsia"/>
          <w:sz w:val="24"/>
        </w:rPr>
        <w:t>5G</w:t>
      </w:r>
      <w:r>
        <w:rPr>
          <w:rFonts w:eastAsia="仿宋_GB2312" w:hint="eastAsia"/>
          <w:sz w:val="24"/>
        </w:rPr>
        <w:t>粒度</w:t>
      </w:r>
      <w:r>
        <w:rPr>
          <w:rFonts w:eastAsia="仿宋_GB2312" w:hint="eastAsia"/>
          <w:sz w:val="24"/>
        </w:rPr>
        <w:t>Slot</w:t>
      </w:r>
      <w:r>
        <w:rPr>
          <w:rFonts w:eastAsia="仿宋_GB2312" w:hint="eastAsia"/>
          <w:sz w:val="24"/>
        </w:rPr>
        <w:t>的分布情况，计算、分配</w:t>
      </w:r>
      <w:r>
        <w:rPr>
          <w:rFonts w:eastAsia="仿宋_GB2312" w:hint="eastAsia"/>
          <w:sz w:val="24"/>
        </w:rPr>
        <w:t>Group</w:t>
      </w:r>
      <w:r>
        <w:rPr>
          <w:rFonts w:eastAsia="仿宋_GB2312" w:hint="eastAsia"/>
          <w:sz w:val="24"/>
        </w:rPr>
        <w:t>中可用的</w:t>
      </w:r>
      <w:r>
        <w:rPr>
          <w:rFonts w:eastAsia="仿宋_GB2312" w:hint="eastAsia"/>
          <w:sz w:val="24"/>
        </w:rPr>
        <w:t>Slot</w:t>
      </w:r>
      <w:r>
        <w:rPr>
          <w:rFonts w:eastAsia="仿宋_GB2312" w:hint="eastAsia"/>
          <w:sz w:val="24"/>
        </w:rPr>
        <w:t>，形成</w:t>
      </w:r>
      <w:r>
        <w:rPr>
          <w:rFonts w:eastAsia="仿宋_GB2312" w:hint="eastAsia"/>
          <w:sz w:val="24"/>
        </w:rPr>
        <w:t>Client</w:t>
      </w:r>
      <w:r>
        <w:rPr>
          <w:rFonts w:eastAsia="仿宋_GB2312" w:hint="eastAsia"/>
          <w:sz w:val="24"/>
        </w:rPr>
        <w:t>到一个或多个</w:t>
      </w:r>
      <w:r>
        <w:rPr>
          <w:rFonts w:eastAsia="仿宋_GB2312" w:hint="eastAsia"/>
          <w:sz w:val="24"/>
        </w:rPr>
        <w:t>Slot</w:t>
      </w:r>
      <w:r>
        <w:rPr>
          <w:rFonts w:eastAsia="仿宋_GB2312" w:hint="eastAsia"/>
          <w:sz w:val="24"/>
        </w:rPr>
        <w:t>的映射，再结合</w:t>
      </w:r>
      <w:r>
        <w:rPr>
          <w:rFonts w:eastAsia="仿宋_GB2312" w:hint="eastAsia"/>
          <w:sz w:val="24"/>
        </w:rPr>
        <w:t>Calendar</w:t>
      </w:r>
      <w:r>
        <w:rPr>
          <w:rFonts w:eastAsia="仿宋_GB2312" w:hint="eastAsia"/>
          <w:sz w:val="24"/>
        </w:rPr>
        <w:t>机制实现一个或多个</w:t>
      </w:r>
      <w:r>
        <w:rPr>
          <w:rFonts w:eastAsia="仿宋_GB2312" w:hint="eastAsia"/>
          <w:sz w:val="24"/>
        </w:rPr>
        <w:t>Client</w:t>
      </w:r>
      <w:r>
        <w:rPr>
          <w:rFonts w:eastAsia="仿宋_GB2312" w:hint="eastAsia"/>
          <w:sz w:val="24"/>
        </w:rPr>
        <w:t>数据流在</w:t>
      </w:r>
      <w:r>
        <w:rPr>
          <w:rFonts w:eastAsia="仿宋_GB2312" w:hint="eastAsia"/>
          <w:sz w:val="24"/>
        </w:rPr>
        <w:t>Group</w:t>
      </w:r>
      <w:r>
        <w:rPr>
          <w:rFonts w:eastAsia="仿宋_GB2312" w:hint="eastAsia"/>
          <w:sz w:val="24"/>
        </w:rPr>
        <w:t>中的承载。具体到比特流层面</w:t>
      </w:r>
      <w:r>
        <w:rPr>
          <w:rFonts w:eastAsia="仿宋_GB2312" w:hint="eastAsia"/>
          <w:sz w:val="24"/>
        </w:rPr>
        <w:t>(</w:t>
      </w:r>
      <w:r>
        <w:rPr>
          <w:rFonts w:eastAsia="仿宋_GB2312" w:hint="eastAsia"/>
          <w:sz w:val="24"/>
        </w:rPr>
        <w:t>如图</w:t>
      </w:r>
      <w:r w:rsidRPr="00634864">
        <w:rPr>
          <w:rFonts w:eastAsia="仿宋_GB2312" w:hint="eastAsia"/>
          <w:sz w:val="24"/>
          <w:highlight w:val="yellow"/>
        </w:rPr>
        <w:t>4</w:t>
      </w:r>
      <w:r>
        <w:rPr>
          <w:rFonts w:eastAsia="仿宋_GB2312" w:hint="eastAsia"/>
          <w:sz w:val="24"/>
        </w:rPr>
        <w:t>所示</w:t>
      </w:r>
      <w:r>
        <w:rPr>
          <w:rFonts w:eastAsia="仿宋_GB2312" w:hint="eastAsia"/>
          <w:sz w:val="24"/>
        </w:rPr>
        <w:t>)</w:t>
      </w:r>
      <w:r>
        <w:rPr>
          <w:rFonts w:eastAsia="仿宋_GB2312" w:hint="eastAsia"/>
          <w:sz w:val="24"/>
        </w:rPr>
        <w:t>，每个</w:t>
      </w:r>
      <w:r>
        <w:rPr>
          <w:rFonts w:eastAsia="仿宋_GB2312" w:hint="eastAsia"/>
          <w:sz w:val="24"/>
        </w:rPr>
        <w:t>64/66B</w:t>
      </w:r>
      <w:r>
        <w:rPr>
          <w:rFonts w:eastAsia="仿宋_GB2312" w:hint="eastAsia"/>
          <w:sz w:val="24"/>
        </w:rPr>
        <w:t>原子数据块承载在一个</w:t>
      </w:r>
      <w:r>
        <w:rPr>
          <w:rFonts w:eastAsia="仿宋_GB2312" w:hint="eastAsia"/>
          <w:sz w:val="24"/>
        </w:rPr>
        <w:t>Slot</w:t>
      </w:r>
      <w:r>
        <w:rPr>
          <w:rFonts w:eastAsia="仿宋_GB2312" w:hint="eastAsia"/>
          <w:sz w:val="24"/>
        </w:rPr>
        <w:t>时隙中</w:t>
      </w:r>
      <w:r>
        <w:rPr>
          <w:rFonts w:eastAsia="仿宋_GB2312" w:hint="eastAsia"/>
          <w:sz w:val="24"/>
        </w:rPr>
        <w:t>(</w:t>
      </w:r>
      <w:r>
        <w:rPr>
          <w:rFonts w:eastAsia="仿宋_GB2312" w:hint="eastAsia"/>
          <w:sz w:val="24"/>
        </w:rPr>
        <w:t>此处</w:t>
      </w:r>
      <w:r>
        <w:rPr>
          <w:rFonts w:eastAsia="仿宋_GB2312" w:hint="eastAsia"/>
          <w:sz w:val="24"/>
        </w:rPr>
        <w:t>Slot</w:t>
      </w:r>
      <w:r>
        <w:rPr>
          <w:rFonts w:eastAsia="仿宋_GB2312" w:hint="eastAsia"/>
          <w:sz w:val="24"/>
        </w:rPr>
        <w:t>作为承载</w:t>
      </w:r>
      <w:r>
        <w:rPr>
          <w:rFonts w:eastAsia="仿宋_GB2312" w:hint="eastAsia"/>
          <w:sz w:val="24"/>
        </w:rPr>
        <w:t>64/66B</w:t>
      </w:r>
      <w:r>
        <w:rPr>
          <w:rFonts w:eastAsia="仿宋_GB2312" w:hint="eastAsia"/>
          <w:sz w:val="24"/>
        </w:rPr>
        <w:t>数据块的基本逻辑单元，可与图中的</w:t>
      </w:r>
      <w:r>
        <w:rPr>
          <w:rFonts w:eastAsia="仿宋_GB2312" w:hint="eastAsia"/>
          <w:sz w:val="24"/>
        </w:rPr>
        <w:t>Block</w:t>
      </w:r>
      <w:r>
        <w:rPr>
          <w:rFonts w:eastAsia="仿宋_GB2312" w:hint="eastAsia"/>
          <w:sz w:val="24"/>
        </w:rPr>
        <w:t>概念等同</w:t>
      </w:r>
      <w:r>
        <w:rPr>
          <w:rFonts w:eastAsia="仿宋_GB2312" w:hint="eastAsia"/>
          <w:sz w:val="24"/>
        </w:rPr>
        <w:t>)</w:t>
      </w:r>
      <w:r>
        <w:rPr>
          <w:rFonts w:eastAsia="仿宋_GB2312" w:hint="eastAsia"/>
          <w:sz w:val="24"/>
        </w:rPr>
        <w:t>。</w:t>
      </w:r>
      <w:proofErr w:type="spellStart"/>
      <w:r>
        <w:rPr>
          <w:rFonts w:eastAsia="仿宋_GB2312" w:hint="eastAsia"/>
          <w:sz w:val="24"/>
        </w:rPr>
        <w:t>FlexE</w:t>
      </w:r>
      <w:proofErr w:type="spellEnd"/>
      <w:r>
        <w:rPr>
          <w:rFonts w:eastAsia="仿宋_GB2312" w:hint="eastAsia"/>
          <w:sz w:val="24"/>
        </w:rPr>
        <w:t>在</w:t>
      </w:r>
      <w:r>
        <w:rPr>
          <w:rFonts w:eastAsia="仿宋_GB2312" w:hint="eastAsia"/>
          <w:sz w:val="24"/>
        </w:rPr>
        <w:t>Calendar</w:t>
      </w:r>
      <w:r>
        <w:rPr>
          <w:rFonts w:eastAsia="仿宋_GB2312" w:hint="eastAsia"/>
          <w:sz w:val="24"/>
        </w:rPr>
        <w:t>机制中，将“</w:t>
      </w:r>
      <w:r>
        <w:rPr>
          <w:rFonts w:eastAsia="仿宋_GB2312" w:hint="eastAsia"/>
          <w:sz w:val="24"/>
        </w:rPr>
        <w:t>20blocks</w:t>
      </w:r>
      <w:r>
        <w:rPr>
          <w:rFonts w:eastAsia="仿宋_GB2312" w:hint="eastAsia"/>
          <w:sz w:val="24"/>
        </w:rPr>
        <w:t>”</w:t>
      </w:r>
      <w:r>
        <w:rPr>
          <w:rFonts w:eastAsia="仿宋_GB2312" w:hint="eastAsia"/>
          <w:sz w:val="24"/>
        </w:rPr>
        <w:t>(</w:t>
      </w:r>
      <w:r>
        <w:rPr>
          <w:rFonts w:eastAsia="仿宋_GB2312" w:hint="eastAsia"/>
          <w:sz w:val="24"/>
        </w:rPr>
        <w:t>对应</w:t>
      </w:r>
      <w:r>
        <w:rPr>
          <w:rFonts w:eastAsia="仿宋_GB2312" w:hint="eastAsia"/>
          <w:sz w:val="24"/>
        </w:rPr>
        <w:t>slot0</w:t>
      </w:r>
      <w:r>
        <w:rPr>
          <w:rFonts w:eastAsia="仿宋_GB2312" w:hint="eastAsia"/>
          <w:sz w:val="24"/>
        </w:rPr>
        <w:t>到</w:t>
      </w:r>
      <w:r>
        <w:rPr>
          <w:rFonts w:eastAsia="仿宋_GB2312" w:hint="eastAsia"/>
          <w:sz w:val="24"/>
        </w:rPr>
        <w:t>slot19)</w:t>
      </w:r>
      <w:r>
        <w:rPr>
          <w:rFonts w:eastAsia="仿宋_GB2312" w:hint="eastAsia"/>
          <w:sz w:val="24"/>
        </w:rPr>
        <w:t>作为一个逻辑单元</w:t>
      </w:r>
      <w:r>
        <w:rPr>
          <w:rFonts w:eastAsia="仿宋_GB2312" w:hint="eastAsia"/>
          <w:sz w:val="24"/>
        </w:rPr>
        <w:t>(</w:t>
      </w:r>
      <w:r>
        <w:rPr>
          <w:rFonts w:eastAsia="仿宋_GB2312" w:hint="eastAsia"/>
          <w:sz w:val="24"/>
        </w:rPr>
        <w:t>如图</w:t>
      </w:r>
      <w:r>
        <w:rPr>
          <w:rFonts w:eastAsia="仿宋_GB2312" w:hint="eastAsia"/>
          <w:sz w:val="24"/>
        </w:rPr>
        <w:t>4</w:t>
      </w:r>
      <w:r>
        <w:rPr>
          <w:rFonts w:eastAsia="仿宋_GB2312" w:hint="eastAsia"/>
          <w:sz w:val="24"/>
        </w:rPr>
        <w:t>中绿色数据块所示</w:t>
      </w:r>
      <w:r>
        <w:rPr>
          <w:rFonts w:eastAsia="仿宋_GB2312" w:hint="eastAsia"/>
          <w:sz w:val="24"/>
        </w:rPr>
        <w:t>)</w:t>
      </w:r>
      <w:r>
        <w:rPr>
          <w:rFonts w:eastAsia="仿宋_GB2312" w:hint="eastAsia"/>
          <w:sz w:val="24"/>
        </w:rPr>
        <w:t>，并进一步将</w:t>
      </w:r>
      <w:r>
        <w:rPr>
          <w:rFonts w:eastAsia="仿宋_GB2312" w:hint="eastAsia"/>
          <w:sz w:val="24"/>
        </w:rPr>
        <w:t>1023</w:t>
      </w:r>
      <w:r>
        <w:rPr>
          <w:rFonts w:eastAsia="仿宋_GB2312" w:hint="eastAsia"/>
          <w:sz w:val="24"/>
        </w:rPr>
        <w:t>个“</w:t>
      </w:r>
      <w:r>
        <w:rPr>
          <w:rFonts w:eastAsia="仿宋_GB2312" w:hint="eastAsia"/>
          <w:sz w:val="24"/>
        </w:rPr>
        <w:t>20blocks</w:t>
      </w:r>
      <w:r>
        <w:rPr>
          <w:rFonts w:eastAsia="仿宋_GB2312" w:hint="eastAsia"/>
          <w:sz w:val="24"/>
        </w:rPr>
        <w:t>”作为</w:t>
      </w:r>
      <w:r>
        <w:rPr>
          <w:rFonts w:eastAsia="仿宋_GB2312" w:hint="eastAsia"/>
          <w:sz w:val="24"/>
        </w:rPr>
        <w:t>Calendar</w:t>
      </w:r>
      <w:r>
        <w:rPr>
          <w:rFonts w:eastAsia="仿宋_GB2312" w:hint="eastAsia"/>
          <w:sz w:val="24"/>
        </w:rPr>
        <w:t>组件。</w:t>
      </w:r>
      <w:r w:rsidRPr="00634864">
        <w:rPr>
          <w:rFonts w:eastAsia="仿宋_GB2312" w:hint="eastAsia"/>
          <w:sz w:val="24"/>
          <w:highlight w:val="yellow"/>
        </w:rPr>
        <w:t>Calendar</w:t>
      </w:r>
      <w:r w:rsidRPr="00634864">
        <w:rPr>
          <w:rFonts w:eastAsia="仿宋_GB2312" w:hint="eastAsia"/>
          <w:sz w:val="24"/>
          <w:highlight w:val="yellow"/>
        </w:rPr>
        <w:t>组件循环往复最终形成了</w:t>
      </w:r>
      <w:r w:rsidRPr="00634864">
        <w:rPr>
          <w:rFonts w:eastAsia="仿宋_GB2312" w:hint="eastAsia"/>
          <w:sz w:val="24"/>
          <w:highlight w:val="yellow"/>
        </w:rPr>
        <w:t>5G</w:t>
      </w:r>
      <w:r w:rsidRPr="00634864">
        <w:rPr>
          <w:rFonts w:eastAsia="仿宋_GB2312" w:hint="eastAsia"/>
          <w:sz w:val="24"/>
          <w:highlight w:val="yellow"/>
        </w:rPr>
        <w:t>为颗粒度的</w:t>
      </w:r>
      <w:r w:rsidRPr="00634864">
        <w:rPr>
          <w:rFonts w:eastAsia="仿宋_GB2312" w:hint="eastAsia"/>
          <w:sz w:val="24"/>
          <w:highlight w:val="yellow"/>
        </w:rPr>
        <w:t>Slot</w:t>
      </w:r>
      <w:r w:rsidRPr="00634864">
        <w:rPr>
          <w:rFonts w:eastAsia="仿宋_GB2312" w:hint="eastAsia"/>
          <w:sz w:val="24"/>
          <w:highlight w:val="yellow"/>
        </w:rPr>
        <w:t>数据承载通道。</w:t>
      </w:r>
    </w:p>
    <w:p w14:paraId="7E3FC90C"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noProof/>
          <w:sz w:val="24"/>
        </w:rPr>
        <w:drawing>
          <wp:inline distT="0" distB="0" distL="0" distR="0" wp14:anchorId="66852B3B" wp14:editId="1DD85E36">
            <wp:extent cx="5120640" cy="15265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81302" cy="1545091"/>
                    </a:xfrm>
                    <a:prstGeom prst="rect">
                      <a:avLst/>
                    </a:prstGeom>
                    <a:noFill/>
                    <a:ln>
                      <a:noFill/>
                    </a:ln>
                  </pic:spPr>
                </pic:pic>
              </a:graphicData>
            </a:graphic>
          </wp:inline>
        </w:drawing>
      </w:r>
    </w:p>
    <w:p w14:paraId="7010DA67" w14:textId="77777777" w:rsidR="00B36A14" w:rsidRDefault="00C504D6">
      <w:pPr>
        <w:adjustRightInd w:val="0"/>
        <w:snapToGrid w:val="0"/>
        <w:spacing w:line="360" w:lineRule="auto"/>
        <w:jc w:val="center"/>
        <w:rPr>
          <w:rFonts w:eastAsia="仿宋_GB2312"/>
          <w:sz w:val="24"/>
        </w:rPr>
      </w:pPr>
      <w:r>
        <w:rPr>
          <w:rFonts w:eastAsia="仿宋_GB2312" w:hint="eastAsia"/>
          <w:sz w:val="24"/>
        </w:rPr>
        <w:t>图</w:t>
      </w:r>
      <w:r>
        <w:rPr>
          <w:rFonts w:eastAsia="仿宋_GB2312" w:hint="eastAsia"/>
          <w:sz w:val="24"/>
        </w:rPr>
        <w:t>3</w:t>
      </w:r>
      <w:r>
        <w:rPr>
          <w:rFonts w:eastAsia="仿宋_GB2312"/>
          <w:sz w:val="24"/>
        </w:rPr>
        <w:t xml:space="preserve">-3 </w:t>
      </w:r>
      <w:proofErr w:type="spellStart"/>
      <w:r>
        <w:rPr>
          <w:rFonts w:eastAsia="仿宋_GB2312" w:hint="eastAsia"/>
          <w:sz w:val="24"/>
        </w:rPr>
        <w:t>FlexE</w:t>
      </w:r>
      <w:proofErr w:type="spellEnd"/>
      <w:r>
        <w:rPr>
          <w:rFonts w:eastAsia="仿宋_GB2312" w:hint="eastAsia"/>
          <w:sz w:val="24"/>
        </w:rPr>
        <w:t>时隙切片图</w:t>
      </w:r>
    </w:p>
    <w:p w14:paraId="519783CC"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 xml:space="preserve"> Shim</w:t>
      </w:r>
      <w:r>
        <w:rPr>
          <w:rFonts w:eastAsia="仿宋_GB2312" w:hint="eastAsia"/>
          <w:sz w:val="24"/>
        </w:rPr>
        <w:t>层通过定义</w:t>
      </w:r>
      <w:r>
        <w:rPr>
          <w:rFonts w:eastAsia="仿宋_GB2312" w:hint="eastAsia"/>
          <w:sz w:val="24"/>
        </w:rPr>
        <w:t>Overhead Frame/</w:t>
      </w:r>
      <w:proofErr w:type="spellStart"/>
      <w:r>
        <w:rPr>
          <w:rFonts w:eastAsia="仿宋_GB2312" w:hint="eastAsia"/>
          <w:sz w:val="24"/>
        </w:rPr>
        <w:t>MultiFrame</w:t>
      </w:r>
      <w:proofErr w:type="spellEnd"/>
      <w:r>
        <w:rPr>
          <w:rFonts w:eastAsia="仿宋_GB2312" w:hint="eastAsia"/>
          <w:sz w:val="24"/>
        </w:rPr>
        <w:t>的方式体现</w:t>
      </w:r>
      <w:r>
        <w:rPr>
          <w:rFonts w:eastAsia="仿宋_GB2312" w:hint="eastAsia"/>
          <w:sz w:val="24"/>
        </w:rPr>
        <w:t>Client</w:t>
      </w:r>
      <w:r>
        <w:rPr>
          <w:rFonts w:eastAsia="仿宋_GB2312" w:hint="eastAsia"/>
          <w:sz w:val="24"/>
        </w:rPr>
        <w:t>与</w:t>
      </w:r>
      <w:r>
        <w:rPr>
          <w:rFonts w:eastAsia="仿宋_GB2312" w:hint="eastAsia"/>
          <w:sz w:val="24"/>
        </w:rPr>
        <w:t>Group</w:t>
      </w:r>
      <w:r>
        <w:rPr>
          <w:rFonts w:eastAsia="仿宋_GB2312" w:hint="eastAsia"/>
          <w:sz w:val="24"/>
        </w:rPr>
        <w:t>中的</w:t>
      </w:r>
      <w:r>
        <w:rPr>
          <w:rFonts w:eastAsia="仿宋_GB2312" w:hint="eastAsia"/>
          <w:sz w:val="24"/>
        </w:rPr>
        <w:lastRenderedPageBreak/>
        <w:t>Slot</w:t>
      </w:r>
      <w:r>
        <w:rPr>
          <w:rFonts w:eastAsia="仿宋_GB2312" w:hint="eastAsia"/>
          <w:sz w:val="24"/>
        </w:rPr>
        <w:t>映射关系以及</w:t>
      </w:r>
      <w:r>
        <w:rPr>
          <w:rFonts w:eastAsia="仿宋_GB2312" w:hint="eastAsia"/>
          <w:sz w:val="24"/>
        </w:rPr>
        <w:t>Calendar</w:t>
      </w:r>
      <w:r>
        <w:rPr>
          <w:rFonts w:eastAsia="仿宋_GB2312" w:hint="eastAsia"/>
          <w:sz w:val="24"/>
        </w:rPr>
        <w:t>工作机制。</w:t>
      </w:r>
      <w:proofErr w:type="spellStart"/>
      <w:r>
        <w:rPr>
          <w:rFonts w:eastAsia="仿宋_GB2312" w:hint="eastAsia"/>
          <w:sz w:val="24"/>
        </w:rPr>
        <w:t>FlexE</w:t>
      </w:r>
      <w:proofErr w:type="spellEnd"/>
      <w:r>
        <w:rPr>
          <w:rFonts w:eastAsia="仿宋_GB2312" w:hint="eastAsia"/>
          <w:sz w:val="24"/>
        </w:rPr>
        <w:t xml:space="preserve"> Shim</w:t>
      </w:r>
      <w:r>
        <w:rPr>
          <w:rFonts w:eastAsia="仿宋_GB2312" w:hint="eastAsia"/>
          <w:sz w:val="24"/>
        </w:rPr>
        <w:t>层通过</w:t>
      </w:r>
      <w:r>
        <w:rPr>
          <w:rFonts w:eastAsia="仿宋_GB2312" w:hint="eastAsia"/>
          <w:sz w:val="24"/>
        </w:rPr>
        <w:t>Overhead</w:t>
      </w:r>
      <w:r>
        <w:rPr>
          <w:rFonts w:eastAsia="仿宋_GB2312" w:hint="eastAsia"/>
          <w:sz w:val="24"/>
        </w:rPr>
        <w:t>提供带内管理通道，支持在对接的两个</w:t>
      </w:r>
      <w:proofErr w:type="spellStart"/>
      <w:r>
        <w:rPr>
          <w:rFonts w:eastAsia="仿宋_GB2312" w:hint="eastAsia"/>
          <w:sz w:val="24"/>
        </w:rPr>
        <w:t>FlexE</w:t>
      </w:r>
      <w:proofErr w:type="spellEnd"/>
      <w:r>
        <w:rPr>
          <w:rFonts w:eastAsia="仿宋_GB2312" w:hint="eastAsia"/>
          <w:sz w:val="24"/>
        </w:rPr>
        <w:t>接口之间传递配置、管理信息，实现链路的自动协商建立。具体而言，一个开销复帧</w:t>
      </w:r>
      <w:r>
        <w:rPr>
          <w:rFonts w:eastAsia="仿宋_GB2312" w:hint="eastAsia"/>
          <w:sz w:val="24"/>
        </w:rPr>
        <w:t xml:space="preserve">(Overhead </w:t>
      </w:r>
      <w:proofErr w:type="spellStart"/>
      <w:r>
        <w:rPr>
          <w:rFonts w:eastAsia="仿宋_GB2312" w:hint="eastAsia"/>
          <w:sz w:val="24"/>
        </w:rPr>
        <w:t>MultiFrame</w:t>
      </w:r>
      <w:proofErr w:type="spellEnd"/>
      <w:r>
        <w:rPr>
          <w:rFonts w:eastAsia="仿宋_GB2312" w:hint="eastAsia"/>
          <w:sz w:val="24"/>
        </w:rPr>
        <w:t>)</w:t>
      </w:r>
      <w:r>
        <w:rPr>
          <w:rFonts w:eastAsia="仿宋_GB2312" w:hint="eastAsia"/>
          <w:sz w:val="24"/>
        </w:rPr>
        <w:t>由</w:t>
      </w:r>
      <w:r>
        <w:rPr>
          <w:rFonts w:eastAsia="仿宋_GB2312" w:hint="eastAsia"/>
          <w:sz w:val="24"/>
        </w:rPr>
        <w:t>32</w:t>
      </w:r>
      <w:r>
        <w:rPr>
          <w:rFonts w:eastAsia="仿宋_GB2312" w:hint="eastAsia"/>
          <w:sz w:val="24"/>
        </w:rPr>
        <w:t>个开销帧</w:t>
      </w:r>
      <w:r>
        <w:rPr>
          <w:rFonts w:eastAsia="仿宋_GB2312" w:hint="eastAsia"/>
          <w:sz w:val="24"/>
        </w:rPr>
        <w:t>(Overhead Frame)</w:t>
      </w:r>
      <w:r>
        <w:rPr>
          <w:rFonts w:eastAsia="仿宋_GB2312" w:hint="eastAsia"/>
          <w:sz w:val="24"/>
        </w:rPr>
        <w:t>组成，一个</w:t>
      </w:r>
      <w:proofErr w:type="gramStart"/>
      <w:r>
        <w:rPr>
          <w:rFonts w:eastAsia="仿宋_GB2312" w:hint="eastAsia"/>
          <w:sz w:val="24"/>
        </w:rPr>
        <w:t>开销帧则由</w:t>
      </w:r>
      <w:proofErr w:type="gramEnd"/>
      <w:r>
        <w:rPr>
          <w:rFonts w:eastAsia="仿宋_GB2312" w:hint="eastAsia"/>
          <w:sz w:val="24"/>
        </w:rPr>
        <w:t>8</w:t>
      </w:r>
      <w:r>
        <w:rPr>
          <w:rFonts w:eastAsia="仿宋_GB2312" w:hint="eastAsia"/>
          <w:sz w:val="24"/>
        </w:rPr>
        <w:t>个开销时隙</w:t>
      </w:r>
      <w:r>
        <w:rPr>
          <w:rFonts w:eastAsia="仿宋_GB2312" w:hint="eastAsia"/>
          <w:sz w:val="24"/>
        </w:rPr>
        <w:t>(Overhead Slot)</w:t>
      </w:r>
      <w:r>
        <w:rPr>
          <w:rFonts w:eastAsia="仿宋_GB2312" w:hint="eastAsia"/>
          <w:sz w:val="24"/>
        </w:rPr>
        <w:t>组成。</w:t>
      </w:r>
      <w:r>
        <w:rPr>
          <w:rFonts w:eastAsia="仿宋_GB2312" w:hint="eastAsia"/>
          <w:sz w:val="24"/>
        </w:rPr>
        <w:t>Overhead Slot</w:t>
      </w:r>
      <w:r>
        <w:rPr>
          <w:rFonts w:eastAsia="仿宋_GB2312" w:hint="eastAsia"/>
          <w:sz w:val="24"/>
        </w:rPr>
        <w:t>如图</w:t>
      </w:r>
      <w:r>
        <w:rPr>
          <w:rFonts w:eastAsia="仿宋_GB2312" w:hint="eastAsia"/>
          <w:sz w:val="24"/>
        </w:rPr>
        <w:t>4</w:t>
      </w:r>
      <w:r>
        <w:rPr>
          <w:rFonts w:eastAsia="仿宋_GB2312" w:hint="eastAsia"/>
          <w:sz w:val="24"/>
        </w:rPr>
        <w:t>中黑色数据块所示，实际上是一个</w:t>
      </w:r>
      <w:r>
        <w:rPr>
          <w:rFonts w:eastAsia="仿宋_GB2312" w:hint="eastAsia"/>
          <w:sz w:val="24"/>
        </w:rPr>
        <w:t>64/66B</w:t>
      </w:r>
      <w:r>
        <w:rPr>
          <w:rFonts w:eastAsia="仿宋_GB2312" w:hint="eastAsia"/>
          <w:sz w:val="24"/>
        </w:rPr>
        <w:t>的原子数据块。</w:t>
      </w:r>
      <w:r>
        <w:rPr>
          <w:rFonts w:eastAsia="仿宋_GB2312" w:hint="eastAsia"/>
          <w:sz w:val="24"/>
        </w:rPr>
        <w:t>Overhead Slot</w:t>
      </w:r>
      <w:r>
        <w:rPr>
          <w:rFonts w:eastAsia="仿宋_GB2312" w:hint="eastAsia"/>
          <w:sz w:val="24"/>
        </w:rPr>
        <w:t>每隔</w:t>
      </w:r>
      <w:r>
        <w:rPr>
          <w:rFonts w:eastAsia="仿宋_GB2312" w:hint="eastAsia"/>
          <w:sz w:val="24"/>
        </w:rPr>
        <w:t>1023</w:t>
      </w:r>
      <w:r>
        <w:rPr>
          <w:rFonts w:eastAsia="仿宋_GB2312" w:hint="eastAsia"/>
          <w:sz w:val="24"/>
        </w:rPr>
        <w:t>个“</w:t>
      </w:r>
      <w:r>
        <w:rPr>
          <w:rFonts w:eastAsia="仿宋_GB2312" w:hint="eastAsia"/>
          <w:sz w:val="24"/>
        </w:rPr>
        <w:t>20 Blocks</w:t>
      </w:r>
      <w:r>
        <w:rPr>
          <w:rFonts w:eastAsia="仿宋_GB2312" w:hint="eastAsia"/>
          <w:sz w:val="24"/>
        </w:rPr>
        <w:t>”出现一次，但每个</w:t>
      </w:r>
      <w:r>
        <w:rPr>
          <w:rFonts w:eastAsia="仿宋_GB2312" w:hint="eastAsia"/>
          <w:sz w:val="24"/>
        </w:rPr>
        <w:t>Overhead Slot</w:t>
      </w:r>
      <w:r>
        <w:rPr>
          <w:rFonts w:eastAsia="仿宋_GB2312" w:hint="eastAsia"/>
          <w:sz w:val="24"/>
        </w:rPr>
        <w:t>中所包含字段是不同的。开销帧中，第一个</w:t>
      </w:r>
      <w:r>
        <w:rPr>
          <w:rFonts w:eastAsia="仿宋_GB2312" w:hint="eastAsia"/>
          <w:sz w:val="24"/>
        </w:rPr>
        <w:t>Overhead Slot</w:t>
      </w:r>
      <w:r>
        <w:rPr>
          <w:rFonts w:eastAsia="仿宋_GB2312" w:hint="eastAsia"/>
          <w:sz w:val="24"/>
        </w:rPr>
        <w:t>中包含“</w:t>
      </w:r>
      <w:r>
        <w:rPr>
          <w:rFonts w:eastAsia="仿宋_GB2312" w:hint="eastAsia"/>
          <w:sz w:val="24"/>
        </w:rPr>
        <w:t>0x4B</w:t>
      </w:r>
      <w:r>
        <w:rPr>
          <w:rFonts w:eastAsia="仿宋_GB2312" w:hint="eastAsia"/>
          <w:sz w:val="24"/>
        </w:rPr>
        <w:t>”的控制字符与“</w:t>
      </w:r>
      <w:r>
        <w:rPr>
          <w:rFonts w:eastAsia="仿宋_GB2312" w:hint="eastAsia"/>
          <w:sz w:val="24"/>
        </w:rPr>
        <w:t>0x5</w:t>
      </w:r>
      <w:r>
        <w:rPr>
          <w:rFonts w:eastAsia="仿宋_GB2312" w:hint="eastAsia"/>
          <w:sz w:val="24"/>
        </w:rPr>
        <w:t>”的“</w:t>
      </w:r>
      <w:r>
        <w:rPr>
          <w:rFonts w:eastAsia="仿宋_GB2312" w:hint="eastAsia"/>
          <w:sz w:val="24"/>
        </w:rPr>
        <w:t>O Code</w:t>
      </w:r>
      <w:r>
        <w:rPr>
          <w:rFonts w:eastAsia="仿宋_GB2312" w:hint="eastAsia"/>
          <w:sz w:val="24"/>
        </w:rPr>
        <w:t>”字符等信息。在信息传送过程，对接的两个</w:t>
      </w:r>
      <w:proofErr w:type="spellStart"/>
      <w:r>
        <w:rPr>
          <w:rFonts w:eastAsia="仿宋_GB2312" w:hint="eastAsia"/>
          <w:sz w:val="24"/>
        </w:rPr>
        <w:t>FlexE</w:t>
      </w:r>
      <w:proofErr w:type="spellEnd"/>
      <w:r>
        <w:rPr>
          <w:rFonts w:eastAsia="仿宋_GB2312" w:hint="eastAsia"/>
          <w:sz w:val="24"/>
        </w:rPr>
        <w:t>接口之间通过控制字符与“</w:t>
      </w:r>
      <w:r>
        <w:rPr>
          <w:rFonts w:eastAsia="仿宋_GB2312" w:hint="eastAsia"/>
          <w:sz w:val="24"/>
        </w:rPr>
        <w:t>O Code</w:t>
      </w:r>
      <w:r>
        <w:rPr>
          <w:rFonts w:eastAsia="仿宋_GB2312" w:hint="eastAsia"/>
          <w:sz w:val="24"/>
        </w:rPr>
        <w:t>”字符的匹配确定第一个开销帧，从而在二者之间建立了一个独立于图</w:t>
      </w:r>
      <w:r>
        <w:rPr>
          <w:rFonts w:eastAsia="仿宋_GB2312" w:hint="eastAsia"/>
          <w:sz w:val="24"/>
        </w:rPr>
        <w:t>4</w:t>
      </w:r>
      <w:r>
        <w:rPr>
          <w:rFonts w:eastAsia="仿宋_GB2312" w:hint="eastAsia"/>
          <w:sz w:val="24"/>
        </w:rPr>
        <w:t>绿色</w:t>
      </w:r>
      <w:r>
        <w:rPr>
          <w:rFonts w:eastAsia="仿宋_GB2312" w:hint="eastAsia"/>
          <w:sz w:val="24"/>
        </w:rPr>
        <w:t>Slot</w:t>
      </w:r>
      <w:r>
        <w:rPr>
          <w:rFonts w:eastAsia="仿宋_GB2312" w:hint="eastAsia"/>
          <w:sz w:val="24"/>
        </w:rPr>
        <w:t>的数据通道之外的管理信息通道，实现对接的两个接口之间配置信息的预先协商、握手等。例如，某个</w:t>
      </w:r>
      <w:proofErr w:type="spellStart"/>
      <w:r>
        <w:rPr>
          <w:rFonts w:eastAsia="仿宋_GB2312" w:hint="eastAsia"/>
          <w:sz w:val="24"/>
        </w:rPr>
        <w:t>FlexE</w:t>
      </w:r>
      <w:proofErr w:type="spellEnd"/>
      <w:r>
        <w:rPr>
          <w:rFonts w:eastAsia="仿宋_GB2312" w:hint="eastAsia"/>
          <w:sz w:val="24"/>
        </w:rPr>
        <w:t xml:space="preserve"> Client</w:t>
      </w:r>
      <w:r>
        <w:rPr>
          <w:rFonts w:eastAsia="仿宋_GB2312" w:hint="eastAsia"/>
          <w:sz w:val="24"/>
        </w:rPr>
        <w:t>数据流在发送端的</w:t>
      </w:r>
      <w:proofErr w:type="spellStart"/>
      <w:r>
        <w:rPr>
          <w:rFonts w:eastAsia="仿宋_GB2312" w:hint="eastAsia"/>
          <w:sz w:val="24"/>
        </w:rPr>
        <w:t>FlexE</w:t>
      </w:r>
      <w:proofErr w:type="spellEnd"/>
      <w:r>
        <w:rPr>
          <w:rFonts w:eastAsia="仿宋_GB2312" w:hint="eastAsia"/>
          <w:sz w:val="24"/>
        </w:rPr>
        <w:t xml:space="preserve"> Shim/Group</w:t>
      </w:r>
      <w:r>
        <w:rPr>
          <w:rFonts w:eastAsia="仿宋_GB2312" w:hint="eastAsia"/>
          <w:sz w:val="24"/>
        </w:rPr>
        <w:t>中的数据通道</w:t>
      </w:r>
      <w:r>
        <w:rPr>
          <w:rFonts w:eastAsia="仿宋_GB2312" w:hint="eastAsia"/>
          <w:sz w:val="24"/>
        </w:rPr>
        <w:t>Slot</w:t>
      </w:r>
      <w:r>
        <w:rPr>
          <w:rFonts w:eastAsia="仿宋_GB2312" w:hint="eastAsia"/>
          <w:sz w:val="24"/>
        </w:rPr>
        <w:t>映射信息、位置等内容传送到接收端后，接收端可以从数据通道中根据发送端的</w:t>
      </w:r>
      <w:r>
        <w:rPr>
          <w:rFonts w:eastAsia="仿宋_GB2312" w:hint="eastAsia"/>
          <w:sz w:val="24"/>
        </w:rPr>
        <w:t>Slot</w:t>
      </w:r>
      <w:r>
        <w:rPr>
          <w:rFonts w:eastAsia="仿宋_GB2312" w:hint="eastAsia"/>
          <w:sz w:val="24"/>
        </w:rPr>
        <w:t>映射等信息恢复该</w:t>
      </w:r>
      <w:proofErr w:type="spellStart"/>
      <w:r>
        <w:rPr>
          <w:rFonts w:eastAsia="仿宋_GB2312" w:hint="eastAsia"/>
          <w:sz w:val="24"/>
        </w:rPr>
        <w:t>FlexE</w:t>
      </w:r>
      <w:proofErr w:type="spellEnd"/>
      <w:r>
        <w:rPr>
          <w:rFonts w:eastAsia="仿宋_GB2312" w:hint="eastAsia"/>
          <w:sz w:val="24"/>
        </w:rPr>
        <w:t xml:space="preserve"> Client</w:t>
      </w:r>
      <w:r>
        <w:rPr>
          <w:rFonts w:eastAsia="仿宋_GB2312" w:hint="eastAsia"/>
          <w:sz w:val="24"/>
        </w:rPr>
        <w:t>的数据流。</w:t>
      </w:r>
      <w:proofErr w:type="spellStart"/>
      <w:r>
        <w:rPr>
          <w:rFonts w:eastAsia="仿宋_GB2312" w:hint="eastAsia"/>
          <w:sz w:val="24"/>
        </w:rPr>
        <w:t>FlexE</w:t>
      </w:r>
      <w:proofErr w:type="spellEnd"/>
      <w:r>
        <w:rPr>
          <w:rFonts w:eastAsia="仿宋_GB2312" w:hint="eastAsia"/>
          <w:sz w:val="24"/>
        </w:rPr>
        <w:t>的带内管理还可以交互两个接口之间的链路状态信息，传递</w:t>
      </w:r>
      <w:r>
        <w:rPr>
          <w:rFonts w:eastAsia="仿宋_GB2312" w:hint="eastAsia"/>
          <w:sz w:val="24"/>
        </w:rPr>
        <w:t>RPF(Remote PHY Fault)</w:t>
      </w:r>
      <w:r>
        <w:rPr>
          <w:rFonts w:eastAsia="仿宋_GB2312" w:hint="eastAsia"/>
          <w:sz w:val="24"/>
        </w:rPr>
        <w:t>等</w:t>
      </w:r>
      <w:r>
        <w:rPr>
          <w:rFonts w:eastAsia="仿宋_GB2312" w:hint="eastAsia"/>
          <w:sz w:val="24"/>
        </w:rPr>
        <w:t>OAM</w:t>
      </w:r>
      <w:r>
        <w:rPr>
          <w:rFonts w:eastAsia="仿宋_GB2312" w:hint="eastAsia"/>
          <w:sz w:val="24"/>
        </w:rPr>
        <w:t>信息。</w:t>
      </w:r>
    </w:p>
    <w:p w14:paraId="3CA815FB" w14:textId="77777777" w:rsidR="00B36A14" w:rsidRDefault="00C504D6">
      <w:pPr>
        <w:pStyle w:val="3"/>
      </w:pPr>
      <w:proofErr w:type="spellStart"/>
      <w:r>
        <w:rPr>
          <w:rFonts w:hint="eastAsia"/>
        </w:rPr>
        <w:t>FlexE</w:t>
      </w:r>
      <w:proofErr w:type="spellEnd"/>
      <w:r>
        <w:rPr>
          <w:rFonts w:hint="eastAsia"/>
        </w:rPr>
        <w:t>工作机制</w:t>
      </w:r>
    </w:p>
    <w:p w14:paraId="1760151A"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通过为每一个</w:t>
      </w:r>
      <w:r>
        <w:rPr>
          <w:rFonts w:eastAsia="仿宋_GB2312" w:hint="eastAsia"/>
          <w:sz w:val="24"/>
        </w:rPr>
        <w:t>Client</w:t>
      </w:r>
      <w:r>
        <w:rPr>
          <w:rFonts w:eastAsia="仿宋_GB2312" w:hint="eastAsia"/>
          <w:sz w:val="24"/>
        </w:rPr>
        <w:t>提供</w:t>
      </w:r>
      <w:r>
        <w:rPr>
          <w:rFonts w:eastAsia="仿宋_GB2312" w:hint="eastAsia"/>
          <w:sz w:val="24"/>
        </w:rPr>
        <w:t>Slot/Calendar</w:t>
      </w:r>
      <w:r>
        <w:rPr>
          <w:rFonts w:eastAsia="仿宋_GB2312" w:hint="eastAsia"/>
          <w:sz w:val="24"/>
        </w:rPr>
        <w:t>配置可更改机制，实现所需带宽的动态调整。</w:t>
      </w:r>
      <w:proofErr w:type="spellStart"/>
      <w:r>
        <w:rPr>
          <w:rFonts w:eastAsia="仿宋_GB2312" w:hint="eastAsia"/>
          <w:sz w:val="24"/>
        </w:rPr>
        <w:t>FlexE</w:t>
      </w:r>
      <w:proofErr w:type="spellEnd"/>
      <w:r>
        <w:rPr>
          <w:rFonts w:eastAsia="仿宋_GB2312" w:hint="eastAsia"/>
          <w:sz w:val="24"/>
        </w:rPr>
        <w:t>中，对接的两个接口之间通过开销管理通道实时传递体现</w:t>
      </w:r>
      <w:r>
        <w:rPr>
          <w:rFonts w:eastAsia="仿宋_GB2312" w:hint="eastAsia"/>
          <w:sz w:val="24"/>
        </w:rPr>
        <w:t>Client</w:t>
      </w:r>
      <w:r>
        <w:rPr>
          <w:rFonts w:eastAsia="仿宋_GB2312" w:hint="eastAsia"/>
          <w:sz w:val="24"/>
        </w:rPr>
        <w:t>在</w:t>
      </w:r>
      <w:r>
        <w:rPr>
          <w:rFonts w:eastAsia="仿宋_GB2312" w:hint="eastAsia"/>
          <w:sz w:val="24"/>
        </w:rPr>
        <w:t>Group</w:t>
      </w:r>
      <w:r>
        <w:rPr>
          <w:rFonts w:eastAsia="仿宋_GB2312" w:hint="eastAsia"/>
          <w:sz w:val="24"/>
        </w:rPr>
        <w:t>中映射关系的两种不同</w:t>
      </w:r>
      <w:r>
        <w:rPr>
          <w:rFonts w:eastAsia="仿宋_GB2312" w:hint="eastAsia"/>
          <w:sz w:val="24"/>
        </w:rPr>
        <w:t>Calendar</w:t>
      </w:r>
      <w:r>
        <w:rPr>
          <w:rFonts w:eastAsia="仿宋_GB2312" w:hint="eastAsia"/>
          <w:sz w:val="24"/>
        </w:rPr>
        <w:t>配置信息：</w:t>
      </w:r>
      <w:r>
        <w:rPr>
          <w:rFonts w:eastAsia="仿宋_GB2312" w:hint="eastAsia"/>
          <w:sz w:val="24"/>
        </w:rPr>
        <w:t>A</w:t>
      </w:r>
      <w:r>
        <w:rPr>
          <w:rFonts w:eastAsia="仿宋_GB2312" w:hint="eastAsia"/>
          <w:sz w:val="24"/>
        </w:rPr>
        <w:t>和</w:t>
      </w:r>
      <w:r>
        <w:rPr>
          <w:rFonts w:eastAsia="仿宋_GB2312" w:hint="eastAsia"/>
          <w:sz w:val="24"/>
        </w:rPr>
        <w:t>B(</w:t>
      </w:r>
      <w:r>
        <w:rPr>
          <w:rFonts w:eastAsia="仿宋_GB2312" w:hint="eastAsia"/>
          <w:sz w:val="24"/>
        </w:rPr>
        <w:t>分别由“</w:t>
      </w:r>
      <w:r>
        <w:rPr>
          <w:rFonts w:eastAsia="仿宋_GB2312" w:hint="eastAsia"/>
          <w:sz w:val="24"/>
        </w:rPr>
        <w:t>0</w:t>
      </w:r>
      <w:r>
        <w:rPr>
          <w:rFonts w:eastAsia="仿宋_GB2312" w:hint="eastAsia"/>
          <w:sz w:val="24"/>
        </w:rPr>
        <w:t>”或“</w:t>
      </w:r>
      <w:r>
        <w:rPr>
          <w:rFonts w:eastAsia="仿宋_GB2312" w:hint="eastAsia"/>
          <w:sz w:val="24"/>
        </w:rPr>
        <w:t>1</w:t>
      </w:r>
      <w:r>
        <w:rPr>
          <w:rFonts w:eastAsia="仿宋_GB2312" w:hint="eastAsia"/>
          <w:sz w:val="24"/>
        </w:rPr>
        <w:t>”</w:t>
      </w:r>
      <w:r>
        <w:rPr>
          <w:rFonts w:eastAsia="仿宋_GB2312" w:hint="eastAsia"/>
          <w:sz w:val="24"/>
        </w:rPr>
        <w:t>bit</w:t>
      </w:r>
      <w:r>
        <w:rPr>
          <w:rFonts w:eastAsia="仿宋_GB2312" w:hint="eastAsia"/>
          <w:sz w:val="24"/>
        </w:rPr>
        <w:t>表示</w:t>
      </w:r>
      <w:r>
        <w:rPr>
          <w:rFonts w:eastAsia="仿宋_GB2312" w:hint="eastAsia"/>
          <w:sz w:val="24"/>
        </w:rPr>
        <w:t>)</w:t>
      </w:r>
      <w:r>
        <w:rPr>
          <w:rFonts w:eastAsia="仿宋_GB2312" w:hint="eastAsia"/>
          <w:sz w:val="24"/>
        </w:rPr>
        <w:t>。两组</w:t>
      </w:r>
      <w:r>
        <w:rPr>
          <w:rFonts w:eastAsia="仿宋_GB2312" w:hint="eastAsia"/>
          <w:sz w:val="24"/>
        </w:rPr>
        <w:t>Calendar A/B</w:t>
      </w:r>
      <w:r>
        <w:rPr>
          <w:rFonts w:eastAsia="仿宋_GB2312" w:hint="eastAsia"/>
          <w:sz w:val="24"/>
        </w:rPr>
        <w:t>可以动态切换，从而实现对应</w:t>
      </w:r>
      <w:r>
        <w:rPr>
          <w:rFonts w:eastAsia="仿宋_GB2312" w:hint="eastAsia"/>
          <w:sz w:val="24"/>
        </w:rPr>
        <w:t>Client</w:t>
      </w:r>
      <w:r>
        <w:rPr>
          <w:rFonts w:eastAsia="仿宋_GB2312" w:hint="eastAsia"/>
          <w:sz w:val="24"/>
        </w:rPr>
        <w:t>的带宽可调整。任意一个</w:t>
      </w:r>
      <w:r>
        <w:rPr>
          <w:rFonts w:eastAsia="仿宋_GB2312" w:hint="eastAsia"/>
          <w:sz w:val="24"/>
        </w:rPr>
        <w:t>Client</w:t>
      </w:r>
      <w:r>
        <w:rPr>
          <w:rFonts w:eastAsia="仿宋_GB2312" w:hint="eastAsia"/>
          <w:sz w:val="24"/>
        </w:rPr>
        <w:t>的带宽在两组</w:t>
      </w:r>
      <w:r>
        <w:rPr>
          <w:rFonts w:eastAsia="仿宋_GB2312" w:hint="eastAsia"/>
          <w:sz w:val="24"/>
        </w:rPr>
        <w:t>Calendar A/B</w:t>
      </w:r>
      <w:r>
        <w:rPr>
          <w:rFonts w:eastAsia="仿宋_GB2312" w:hint="eastAsia"/>
          <w:sz w:val="24"/>
        </w:rPr>
        <w:t>之间可能是不同的，通过切换，并进一步结合系统应用控制可以实现无损带宽调整。</w:t>
      </w:r>
      <w:r>
        <w:rPr>
          <w:rFonts w:eastAsia="仿宋_GB2312" w:hint="eastAsia"/>
          <w:sz w:val="24"/>
        </w:rPr>
        <w:t>Calendar A/B</w:t>
      </w:r>
      <w:r>
        <w:rPr>
          <w:rFonts w:eastAsia="仿宋_GB2312" w:hint="eastAsia"/>
          <w:sz w:val="24"/>
        </w:rPr>
        <w:t>的切换通过开销管理通道内嵌的</w:t>
      </w:r>
      <w:r>
        <w:rPr>
          <w:rFonts w:eastAsia="仿宋_GB2312" w:hint="eastAsia"/>
          <w:sz w:val="24"/>
        </w:rPr>
        <w:t>Request/Acknowledge</w:t>
      </w:r>
      <w:r>
        <w:rPr>
          <w:rFonts w:eastAsia="仿宋_GB2312" w:hint="eastAsia"/>
          <w:sz w:val="24"/>
        </w:rPr>
        <w:t>机制实现。</w:t>
      </w:r>
    </w:p>
    <w:p w14:paraId="5C1654E5" w14:textId="77777777" w:rsidR="00B36A14" w:rsidRDefault="00C504D6">
      <w:pPr>
        <w:adjustRightInd w:val="0"/>
        <w:snapToGrid w:val="0"/>
        <w:spacing w:line="360" w:lineRule="auto"/>
        <w:jc w:val="center"/>
        <w:rPr>
          <w:rFonts w:eastAsia="仿宋_GB2312"/>
          <w:sz w:val="24"/>
        </w:rPr>
      </w:pPr>
      <w:r>
        <w:rPr>
          <w:rFonts w:eastAsia="仿宋_GB2312" w:hint="eastAsia"/>
          <w:noProof/>
          <w:sz w:val="24"/>
        </w:rPr>
        <w:drawing>
          <wp:inline distT="0" distB="0" distL="0" distR="0" wp14:anchorId="10A3070D" wp14:editId="5952317F">
            <wp:extent cx="4735830" cy="2356485"/>
            <wp:effectExtent l="0" t="0" r="762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749556" cy="2363341"/>
                    </a:xfrm>
                    <a:prstGeom prst="rect">
                      <a:avLst/>
                    </a:prstGeom>
                    <a:noFill/>
                    <a:ln>
                      <a:noFill/>
                    </a:ln>
                  </pic:spPr>
                </pic:pic>
              </a:graphicData>
            </a:graphic>
          </wp:inline>
        </w:drawing>
      </w:r>
    </w:p>
    <w:p w14:paraId="5FC3B5D9" w14:textId="77777777" w:rsidR="00B36A14" w:rsidRDefault="00C504D6">
      <w:pPr>
        <w:adjustRightInd w:val="0"/>
        <w:snapToGrid w:val="0"/>
        <w:spacing w:line="360" w:lineRule="auto"/>
        <w:jc w:val="center"/>
        <w:rPr>
          <w:rFonts w:eastAsia="仿宋_GB2312"/>
          <w:sz w:val="24"/>
        </w:rPr>
      </w:pPr>
      <w:r>
        <w:rPr>
          <w:rFonts w:eastAsia="仿宋_GB2312" w:hint="eastAsia"/>
          <w:sz w:val="24"/>
        </w:rPr>
        <w:t>图</w:t>
      </w:r>
      <w:r>
        <w:rPr>
          <w:rFonts w:eastAsia="仿宋_GB2312" w:hint="eastAsia"/>
          <w:sz w:val="24"/>
        </w:rPr>
        <w:t>3</w:t>
      </w:r>
      <w:r>
        <w:rPr>
          <w:rFonts w:eastAsia="仿宋_GB2312"/>
          <w:sz w:val="24"/>
        </w:rPr>
        <w:t xml:space="preserve">-4 </w:t>
      </w:r>
      <w:proofErr w:type="spellStart"/>
      <w:r>
        <w:rPr>
          <w:rFonts w:eastAsia="仿宋_GB2312" w:hint="eastAsia"/>
          <w:sz w:val="24"/>
        </w:rPr>
        <w:t>FlexE</w:t>
      </w:r>
      <w:proofErr w:type="spellEnd"/>
      <w:r>
        <w:rPr>
          <w:rFonts w:eastAsia="仿宋_GB2312"/>
          <w:sz w:val="24"/>
        </w:rPr>
        <w:t xml:space="preserve"> </w:t>
      </w:r>
      <w:r>
        <w:rPr>
          <w:rFonts w:eastAsia="仿宋_GB2312" w:hint="eastAsia"/>
          <w:sz w:val="24"/>
        </w:rPr>
        <w:t>calendar</w:t>
      </w:r>
      <w:r>
        <w:rPr>
          <w:rFonts w:eastAsia="仿宋_GB2312" w:hint="eastAsia"/>
          <w:sz w:val="24"/>
        </w:rPr>
        <w:t>示意图</w:t>
      </w:r>
    </w:p>
    <w:p w14:paraId="72242BCF" w14:textId="77777777" w:rsidR="00B36A14" w:rsidRDefault="00C504D6">
      <w:pPr>
        <w:pStyle w:val="3"/>
      </w:pPr>
      <w:proofErr w:type="spellStart"/>
      <w:r>
        <w:rPr>
          <w:rFonts w:hint="eastAsia"/>
        </w:rPr>
        <w:lastRenderedPageBreak/>
        <w:t>FlexE</w:t>
      </w:r>
      <w:proofErr w:type="spellEnd"/>
      <w:r>
        <w:rPr>
          <w:rFonts w:hint="eastAsia"/>
        </w:rPr>
        <w:t>小颗粒承载技术</w:t>
      </w:r>
    </w:p>
    <w:p w14:paraId="70B18634"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当前</w:t>
      </w:r>
      <w:r>
        <w:rPr>
          <w:rFonts w:eastAsia="仿宋_GB2312" w:hint="eastAsia"/>
          <w:sz w:val="24"/>
        </w:rPr>
        <w:t xml:space="preserve"> OIF </w:t>
      </w:r>
      <w:r>
        <w:rPr>
          <w:rFonts w:eastAsia="仿宋_GB2312" w:hint="eastAsia"/>
          <w:sz w:val="24"/>
        </w:rPr>
        <w:t>定义的颗粒度最小为</w:t>
      </w:r>
      <w:r>
        <w:rPr>
          <w:rFonts w:eastAsia="仿宋_GB2312" w:hint="eastAsia"/>
          <w:sz w:val="24"/>
        </w:rPr>
        <w:t xml:space="preserve"> 5Gbps</w:t>
      </w:r>
      <w:r>
        <w:rPr>
          <w:rFonts w:eastAsia="仿宋_GB2312" w:hint="eastAsia"/>
          <w:sz w:val="24"/>
        </w:rPr>
        <w:t>，在电力通信网</w:t>
      </w:r>
      <w:proofErr w:type="gramStart"/>
      <w:r>
        <w:rPr>
          <w:rFonts w:eastAsia="仿宋_GB2312" w:hint="eastAsia"/>
          <w:sz w:val="24"/>
        </w:rPr>
        <w:t>承载低</w:t>
      </w:r>
      <w:proofErr w:type="gramEnd"/>
      <w:r>
        <w:rPr>
          <w:rFonts w:eastAsia="仿宋_GB2312" w:hint="eastAsia"/>
          <w:sz w:val="24"/>
        </w:rPr>
        <w:t>速率业务的场景下通道的利用率不高。在</w:t>
      </w:r>
      <w:r>
        <w:rPr>
          <w:rFonts w:eastAsia="仿宋_GB2312" w:hint="eastAsia"/>
          <w:sz w:val="24"/>
        </w:rPr>
        <w:t xml:space="preserve"> 5Gbps </w:t>
      </w:r>
      <w:r>
        <w:rPr>
          <w:rFonts w:eastAsia="仿宋_GB2312" w:hint="eastAsia"/>
          <w:sz w:val="24"/>
        </w:rPr>
        <w:t>颗粒度的基础上，对时隙进行延展和划分，可切分出更多子时隙，可实现</w:t>
      </w:r>
      <w:r>
        <w:rPr>
          <w:rFonts w:eastAsia="仿宋_GB2312" w:hint="eastAsia"/>
          <w:sz w:val="24"/>
        </w:rPr>
        <w:t xml:space="preserve"> 1Gbps </w:t>
      </w:r>
      <w:r>
        <w:rPr>
          <w:rFonts w:eastAsia="仿宋_GB2312" w:hint="eastAsia"/>
          <w:sz w:val="24"/>
        </w:rPr>
        <w:t>颗粒度，完成更精细化的隔离。</w:t>
      </w:r>
      <w:r>
        <w:rPr>
          <w:rFonts w:eastAsia="仿宋_GB2312" w:hint="eastAsia"/>
          <w:sz w:val="24"/>
        </w:rPr>
        <w:t xml:space="preserve"> 1Gbps </w:t>
      </w:r>
      <w:r>
        <w:rPr>
          <w:rFonts w:eastAsia="仿宋_GB2312" w:hint="eastAsia"/>
          <w:sz w:val="24"/>
        </w:rPr>
        <w:t>颗粒度的实现，并不改变</w:t>
      </w:r>
      <w:r>
        <w:rPr>
          <w:rFonts w:eastAsia="仿宋_GB2312" w:hint="eastAsia"/>
          <w:sz w:val="24"/>
        </w:rPr>
        <w:t xml:space="preserve">5Gbps </w:t>
      </w:r>
      <w:r>
        <w:rPr>
          <w:rFonts w:eastAsia="仿宋_GB2312" w:hint="eastAsia"/>
          <w:sz w:val="24"/>
        </w:rPr>
        <w:t>颗粒度的时隙划分方式，而是把</w:t>
      </w:r>
      <w:r>
        <w:rPr>
          <w:rFonts w:eastAsia="仿宋_GB2312" w:hint="eastAsia"/>
          <w:sz w:val="24"/>
        </w:rPr>
        <w:t xml:space="preserve"> 5Gbps </w:t>
      </w:r>
      <w:r>
        <w:rPr>
          <w:rFonts w:eastAsia="仿宋_GB2312" w:hint="eastAsia"/>
          <w:sz w:val="24"/>
        </w:rPr>
        <w:t>时隙从时间维度上展宽，</w:t>
      </w:r>
      <w:r>
        <w:rPr>
          <w:rFonts w:eastAsia="仿宋_GB2312" w:hint="eastAsia"/>
          <w:sz w:val="24"/>
        </w:rPr>
        <w:t xml:space="preserve"> 5 </w:t>
      </w:r>
      <w:proofErr w:type="gramStart"/>
      <w:r>
        <w:rPr>
          <w:rFonts w:eastAsia="仿宋_GB2312" w:hint="eastAsia"/>
          <w:sz w:val="24"/>
        </w:rPr>
        <w:t>个</w:t>
      </w:r>
      <w:proofErr w:type="gramEnd"/>
      <w:r>
        <w:rPr>
          <w:rFonts w:eastAsia="仿宋_GB2312" w:hint="eastAsia"/>
          <w:sz w:val="24"/>
        </w:rPr>
        <w:t xml:space="preserve"> 1Gbps </w:t>
      </w:r>
      <w:r>
        <w:rPr>
          <w:rFonts w:eastAsia="仿宋_GB2312" w:hint="eastAsia"/>
          <w:sz w:val="24"/>
        </w:rPr>
        <w:t>数据通过时分复用的方式占用一个</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标准</w:t>
      </w:r>
      <w:r>
        <w:rPr>
          <w:rFonts w:eastAsia="仿宋_GB2312" w:hint="eastAsia"/>
          <w:sz w:val="24"/>
        </w:rPr>
        <w:t xml:space="preserve"> 5Gbps </w:t>
      </w:r>
      <w:r>
        <w:rPr>
          <w:rFonts w:eastAsia="仿宋_GB2312" w:hint="eastAsia"/>
          <w:sz w:val="24"/>
        </w:rPr>
        <w:t>时隙。以下图为例，把每个</w:t>
      </w:r>
      <w:r>
        <w:rPr>
          <w:rFonts w:eastAsia="仿宋_GB2312" w:hint="eastAsia"/>
          <w:sz w:val="24"/>
        </w:rPr>
        <w:t xml:space="preserve"> 5Gbps</w:t>
      </w:r>
      <w:r>
        <w:rPr>
          <w:rFonts w:eastAsia="仿宋_GB2312" w:hint="eastAsia"/>
          <w:sz w:val="24"/>
        </w:rPr>
        <w:t>的时隙拆分成</w:t>
      </w:r>
      <w:r>
        <w:rPr>
          <w:rFonts w:eastAsia="仿宋_GB2312" w:hint="eastAsia"/>
          <w:sz w:val="24"/>
        </w:rPr>
        <w:t xml:space="preserve"> 5 </w:t>
      </w:r>
      <w:proofErr w:type="gramStart"/>
      <w:r>
        <w:rPr>
          <w:rFonts w:eastAsia="仿宋_GB2312" w:hint="eastAsia"/>
          <w:sz w:val="24"/>
        </w:rPr>
        <w:t>个</w:t>
      </w:r>
      <w:proofErr w:type="gramEnd"/>
      <w:r>
        <w:rPr>
          <w:rFonts w:eastAsia="仿宋_GB2312" w:hint="eastAsia"/>
          <w:sz w:val="24"/>
        </w:rPr>
        <w:t xml:space="preserve"> 1Gbps </w:t>
      </w:r>
      <w:r>
        <w:rPr>
          <w:rFonts w:eastAsia="仿宋_GB2312" w:hint="eastAsia"/>
          <w:sz w:val="24"/>
        </w:rPr>
        <w:t>的时隙（通过</w:t>
      </w:r>
      <w:r>
        <w:rPr>
          <w:rFonts w:eastAsia="仿宋_GB2312" w:hint="eastAsia"/>
          <w:sz w:val="24"/>
        </w:rPr>
        <w:t xml:space="preserve"> 5 </w:t>
      </w:r>
      <w:r>
        <w:rPr>
          <w:rFonts w:eastAsia="仿宋_GB2312" w:hint="eastAsia"/>
          <w:sz w:val="24"/>
        </w:rPr>
        <w:t>种颜色表示），在多个时隙传输周期下，</w:t>
      </w:r>
      <w:r>
        <w:rPr>
          <w:rFonts w:eastAsia="仿宋_GB2312" w:hint="eastAsia"/>
          <w:sz w:val="24"/>
        </w:rPr>
        <w:t xml:space="preserve"> 5 </w:t>
      </w:r>
      <w:r>
        <w:rPr>
          <w:rFonts w:eastAsia="仿宋_GB2312" w:hint="eastAsia"/>
          <w:sz w:val="24"/>
        </w:rPr>
        <w:t>种颜色</w:t>
      </w:r>
      <w:r>
        <w:rPr>
          <w:rFonts w:eastAsia="仿宋_GB2312" w:hint="eastAsia"/>
          <w:sz w:val="24"/>
        </w:rPr>
        <w:t xml:space="preserve"> Block </w:t>
      </w:r>
      <w:r>
        <w:rPr>
          <w:rFonts w:eastAsia="仿宋_GB2312" w:hint="eastAsia"/>
          <w:sz w:val="24"/>
        </w:rPr>
        <w:t>交替传送，平均分配原来的</w:t>
      </w:r>
      <w:r>
        <w:rPr>
          <w:rFonts w:eastAsia="仿宋_GB2312" w:hint="eastAsia"/>
          <w:sz w:val="24"/>
        </w:rPr>
        <w:t xml:space="preserve"> 5Gbps </w:t>
      </w:r>
      <w:r>
        <w:rPr>
          <w:rFonts w:eastAsia="仿宋_GB2312" w:hint="eastAsia"/>
          <w:sz w:val="24"/>
        </w:rPr>
        <w:t>通道的时隙，从而实现</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小颗粒承载能力。</w:t>
      </w:r>
    </w:p>
    <w:p w14:paraId="65766935" w14:textId="77777777" w:rsidR="00B36A14" w:rsidRDefault="00C504D6">
      <w:pPr>
        <w:adjustRightInd w:val="0"/>
        <w:snapToGrid w:val="0"/>
        <w:spacing w:line="360" w:lineRule="auto"/>
        <w:ind w:left="785"/>
        <w:jc w:val="center"/>
        <w:rPr>
          <w:rFonts w:ascii="仿宋_GB2312" w:eastAsia="仿宋_GB2312"/>
          <w:sz w:val="24"/>
        </w:rPr>
      </w:pPr>
      <w:r>
        <w:rPr>
          <w:noProof/>
        </w:rPr>
        <w:drawing>
          <wp:inline distT="0" distB="0" distL="0" distR="0" wp14:anchorId="4141C2AF" wp14:editId="12D67C7C">
            <wp:extent cx="4778375" cy="2435225"/>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4791643" cy="2441973"/>
                    </a:xfrm>
                    <a:prstGeom prst="rect">
                      <a:avLst/>
                    </a:prstGeom>
                  </pic:spPr>
                </pic:pic>
              </a:graphicData>
            </a:graphic>
          </wp:inline>
        </w:drawing>
      </w:r>
    </w:p>
    <w:p w14:paraId="0AAEFAE3" w14:textId="77777777" w:rsidR="00B36A14" w:rsidRDefault="00C504D6">
      <w:pPr>
        <w:adjustRightInd w:val="0"/>
        <w:snapToGrid w:val="0"/>
        <w:spacing w:line="360" w:lineRule="auto"/>
        <w:ind w:left="785"/>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-5 </w:t>
      </w:r>
      <w:proofErr w:type="spellStart"/>
      <w:r>
        <w:rPr>
          <w:rFonts w:ascii="仿宋_GB2312" w:eastAsia="仿宋_GB2312" w:hint="eastAsia"/>
          <w:sz w:val="24"/>
        </w:rPr>
        <w:t>FlexE</w:t>
      </w:r>
      <w:proofErr w:type="spellEnd"/>
      <w:r>
        <w:rPr>
          <w:rFonts w:ascii="仿宋_GB2312" w:eastAsia="仿宋_GB2312" w:hint="eastAsia"/>
          <w:sz w:val="24"/>
        </w:rPr>
        <w:t>时隙划分结构图</w:t>
      </w:r>
    </w:p>
    <w:p w14:paraId="75DB87C4"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由于并未改变</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的时隙划分结构，所以</w:t>
      </w:r>
      <w:r>
        <w:rPr>
          <w:rFonts w:eastAsia="仿宋_GB2312" w:hint="eastAsia"/>
          <w:sz w:val="24"/>
        </w:rPr>
        <w:t xml:space="preserve"> 1Gbps </w:t>
      </w:r>
      <w:r>
        <w:rPr>
          <w:rFonts w:eastAsia="仿宋_GB2312" w:hint="eastAsia"/>
          <w:sz w:val="24"/>
        </w:rPr>
        <w:t>颗粒</w:t>
      </w:r>
      <w:proofErr w:type="gramStart"/>
      <w:r>
        <w:rPr>
          <w:rFonts w:eastAsia="仿宋_GB2312" w:hint="eastAsia"/>
          <w:sz w:val="24"/>
        </w:rPr>
        <w:t>度整体</w:t>
      </w:r>
      <w:proofErr w:type="gramEnd"/>
      <w:r>
        <w:rPr>
          <w:rFonts w:eastAsia="仿宋_GB2312" w:hint="eastAsia"/>
          <w:sz w:val="24"/>
        </w:rPr>
        <w:t>兼容</w:t>
      </w:r>
      <w:r>
        <w:rPr>
          <w:rFonts w:eastAsia="仿宋_GB2312" w:hint="eastAsia"/>
          <w:sz w:val="24"/>
        </w:rPr>
        <w:t xml:space="preserve"> OIF </w:t>
      </w:r>
      <w:r>
        <w:rPr>
          <w:rFonts w:eastAsia="仿宋_GB2312" w:hint="eastAsia"/>
          <w:sz w:val="24"/>
        </w:rPr>
        <w:t>标准定义的主体架构。在这个基础上，还可以根据业务需要，划分出更小颗粒度的切片，</w:t>
      </w:r>
      <w:r w:rsidRPr="00634864">
        <w:rPr>
          <w:rFonts w:eastAsia="仿宋_GB2312" w:hint="eastAsia"/>
          <w:sz w:val="24"/>
          <w:highlight w:val="yellow"/>
        </w:rPr>
        <w:t>华为在技术上已可以在</w:t>
      </w:r>
      <w:r w:rsidRPr="00634864">
        <w:rPr>
          <w:rFonts w:eastAsia="仿宋_GB2312" w:hint="eastAsia"/>
          <w:sz w:val="24"/>
          <w:highlight w:val="yellow"/>
        </w:rPr>
        <w:t xml:space="preserve"> 10GE </w:t>
      </w:r>
      <w:r w:rsidRPr="00634864">
        <w:rPr>
          <w:rFonts w:eastAsia="仿宋_GB2312" w:hint="eastAsia"/>
          <w:sz w:val="24"/>
          <w:highlight w:val="yellow"/>
        </w:rPr>
        <w:t>端口上支持最小颗粒度为</w:t>
      </w:r>
      <w:r w:rsidRPr="00634864">
        <w:rPr>
          <w:rFonts w:eastAsia="仿宋_GB2312" w:hint="eastAsia"/>
          <w:sz w:val="24"/>
          <w:highlight w:val="yellow"/>
        </w:rPr>
        <w:t xml:space="preserve"> 2Mbps </w:t>
      </w:r>
      <w:r w:rsidRPr="00634864">
        <w:rPr>
          <w:rFonts w:eastAsia="仿宋_GB2312" w:hint="eastAsia"/>
          <w:sz w:val="24"/>
          <w:highlight w:val="yellow"/>
        </w:rPr>
        <w:t>的</w:t>
      </w:r>
      <w:r w:rsidRPr="00634864">
        <w:rPr>
          <w:rFonts w:eastAsia="仿宋_GB2312" w:hint="eastAsia"/>
          <w:sz w:val="24"/>
          <w:highlight w:val="yellow"/>
        </w:rPr>
        <w:t xml:space="preserve"> </w:t>
      </w:r>
      <w:proofErr w:type="spellStart"/>
      <w:r w:rsidRPr="00634864">
        <w:rPr>
          <w:rFonts w:eastAsia="仿宋_GB2312" w:hint="eastAsia"/>
          <w:sz w:val="24"/>
          <w:highlight w:val="yellow"/>
        </w:rPr>
        <w:t>FlexE</w:t>
      </w:r>
      <w:proofErr w:type="spellEnd"/>
      <w:r w:rsidRPr="00634864">
        <w:rPr>
          <w:rFonts w:eastAsia="仿宋_GB2312" w:hint="eastAsia"/>
          <w:sz w:val="24"/>
          <w:highlight w:val="yellow"/>
        </w:rPr>
        <w:t xml:space="preserve"> </w:t>
      </w:r>
      <w:r w:rsidRPr="00634864">
        <w:rPr>
          <w:rFonts w:eastAsia="仿宋_GB2312" w:hint="eastAsia"/>
          <w:sz w:val="24"/>
          <w:highlight w:val="yellow"/>
        </w:rPr>
        <w:t>切片</w:t>
      </w:r>
      <w:r>
        <w:rPr>
          <w:rFonts w:eastAsia="仿宋_GB2312" w:hint="eastAsia"/>
          <w:sz w:val="24"/>
        </w:rPr>
        <w:t>。</w:t>
      </w:r>
    </w:p>
    <w:p w14:paraId="01F457FA" w14:textId="77777777" w:rsidR="00B36A14" w:rsidRDefault="00C504D6">
      <w:pPr>
        <w:pStyle w:val="3"/>
      </w:pPr>
      <w:proofErr w:type="spellStart"/>
      <w:r>
        <w:rPr>
          <w:rFonts w:hint="eastAsia"/>
        </w:rPr>
        <w:t>FlexE</w:t>
      </w:r>
      <w:proofErr w:type="spellEnd"/>
      <w:r>
        <w:rPr>
          <w:rFonts w:hint="eastAsia"/>
        </w:rPr>
        <w:t>典型应用</w:t>
      </w:r>
    </w:p>
    <w:p w14:paraId="15DFC958"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 xml:space="preserve">2019 </w:t>
      </w:r>
      <w:r>
        <w:rPr>
          <w:rFonts w:eastAsia="仿宋_GB2312" w:hint="eastAsia"/>
          <w:sz w:val="24"/>
        </w:rPr>
        <w:t>年，华为联合中国移动和南方电网在深圳完成全球首条</w:t>
      </w:r>
      <w:r>
        <w:rPr>
          <w:rFonts w:eastAsia="仿宋_GB2312" w:hint="eastAsia"/>
          <w:sz w:val="24"/>
        </w:rPr>
        <w:t xml:space="preserve"> 5G </w:t>
      </w:r>
      <w:r>
        <w:rPr>
          <w:rFonts w:eastAsia="仿宋_GB2312" w:hint="eastAsia"/>
          <w:sz w:val="24"/>
        </w:rPr>
        <w:t>网络</w:t>
      </w:r>
      <w:r w:rsidRPr="00634864">
        <w:rPr>
          <w:rFonts w:eastAsia="仿宋_GB2312" w:hint="eastAsia"/>
          <w:sz w:val="24"/>
          <w:highlight w:val="yellow"/>
        </w:rPr>
        <w:t>差动保护配网线路</w:t>
      </w:r>
      <w:r>
        <w:rPr>
          <w:rFonts w:eastAsia="仿宋_GB2312" w:hint="eastAsia"/>
          <w:sz w:val="24"/>
        </w:rPr>
        <w:t>测试。本次测试为</w:t>
      </w:r>
      <w:r>
        <w:rPr>
          <w:rFonts w:eastAsia="仿宋_GB2312" w:hint="eastAsia"/>
          <w:sz w:val="24"/>
        </w:rPr>
        <w:t xml:space="preserve"> 5G </w:t>
      </w:r>
      <w:r>
        <w:rPr>
          <w:rFonts w:eastAsia="仿宋_GB2312" w:hint="eastAsia"/>
          <w:sz w:val="24"/>
        </w:rPr>
        <w:t>智能电网应用的阶段性外场测试，通过搭建真实复杂的实际网络环境，实现配网差动保护业务</w:t>
      </w:r>
      <w:r w:rsidRPr="00634864">
        <w:rPr>
          <w:rFonts w:eastAsia="仿宋_GB2312" w:hint="eastAsia"/>
          <w:sz w:val="24"/>
          <w:highlight w:val="yellow"/>
        </w:rPr>
        <w:t>跨基站承载</w:t>
      </w:r>
      <w:r>
        <w:rPr>
          <w:rFonts w:eastAsia="仿宋_GB2312" w:hint="eastAsia"/>
          <w:sz w:val="24"/>
        </w:rPr>
        <w:t>，同时利用网络切片保证电网业务与非电网业务安全隔离，业务指标验证</w:t>
      </w:r>
      <w:r>
        <w:rPr>
          <w:rFonts w:eastAsia="仿宋_GB2312" w:hint="eastAsia"/>
          <w:sz w:val="24"/>
        </w:rPr>
        <w:t xml:space="preserve"> </w:t>
      </w:r>
      <w:proofErr w:type="spellStart"/>
      <w:r>
        <w:rPr>
          <w:rFonts w:eastAsia="仿宋_GB2312" w:hint="eastAsia"/>
          <w:sz w:val="24"/>
        </w:rPr>
        <w:t>5G</w:t>
      </w:r>
      <w:proofErr w:type="spellEnd"/>
      <w:r>
        <w:rPr>
          <w:rFonts w:eastAsia="仿宋_GB2312" w:hint="eastAsia"/>
          <w:sz w:val="24"/>
        </w:rPr>
        <w:t xml:space="preserve"> </w:t>
      </w:r>
      <w:r>
        <w:rPr>
          <w:rFonts w:eastAsia="仿宋_GB2312" w:hint="eastAsia"/>
          <w:sz w:val="24"/>
        </w:rPr>
        <w:t>满足电网控制类业务</w:t>
      </w:r>
      <w:proofErr w:type="gramStart"/>
      <w:r w:rsidRPr="00634864">
        <w:rPr>
          <w:rFonts w:eastAsia="仿宋_GB2312" w:hint="eastAsia"/>
          <w:sz w:val="24"/>
          <w:highlight w:val="yellow"/>
        </w:rPr>
        <w:t>毫秒级低时延</w:t>
      </w:r>
      <w:proofErr w:type="gramEnd"/>
      <w:r w:rsidRPr="00634864">
        <w:rPr>
          <w:rFonts w:eastAsia="仿宋_GB2312" w:hint="eastAsia"/>
          <w:sz w:val="24"/>
          <w:highlight w:val="yellow"/>
        </w:rPr>
        <w:t>和</w:t>
      </w:r>
      <w:proofErr w:type="gramStart"/>
      <w:r w:rsidRPr="00634864">
        <w:rPr>
          <w:rFonts w:eastAsia="仿宋_GB2312" w:hint="eastAsia"/>
          <w:sz w:val="24"/>
          <w:highlight w:val="yellow"/>
        </w:rPr>
        <w:t>微秒级</w:t>
      </w:r>
      <w:proofErr w:type="gramEnd"/>
      <w:r w:rsidRPr="00634864">
        <w:rPr>
          <w:rFonts w:eastAsia="仿宋_GB2312" w:hint="eastAsia"/>
          <w:sz w:val="24"/>
          <w:highlight w:val="yellow"/>
        </w:rPr>
        <w:t>高精度网络授时需求</w:t>
      </w:r>
      <w:r>
        <w:rPr>
          <w:rFonts w:eastAsia="仿宋_GB2312" w:hint="eastAsia"/>
          <w:sz w:val="24"/>
        </w:rPr>
        <w:t>。</w:t>
      </w:r>
    </w:p>
    <w:p w14:paraId="453BFF4D" w14:textId="77777777" w:rsidR="00B36A14" w:rsidRDefault="00C504D6">
      <w:pPr>
        <w:adjustRightInd w:val="0"/>
        <w:snapToGrid w:val="0"/>
        <w:spacing w:line="360" w:lineRule="auto"/>
        <w:ind w:left="785"/>
        <w:jc w:val="center"/>
        <w:rPr>
          <w:rFonts w:ascii="仿宋_GB2312" w:eastAsia="仿宋_GB2312"/>
          <w:sz w:val="24"/>
        </w:rPr>
      </w:pPr>
      <w:r>
        <w:rPr>
          <w:noProof/>
        </w:rPr>
        <w:lastRenderedPageBreak/>
        <w:drawing>
          <wp:inline distT="0" distB="0" distL="0" distR="0" wp14:anchorId="49724A68" wp14:editId="409D5BD0">
            <wp:extent cx="5191760" cy="20739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15690" cy="2083513"/>
                    </a:xfrm>
                    <a:prstGeom prst="rect">
                      <a:avLst/>
                    </a:prstGeom>
                  </pic:spPr>
                </pic:pic>
              </a:graphicData>
            </a:graphic>
          </wp:inline>
        </w:drawing>
      </w:r>
    </w:p>
    <w:p w14:paraId="29BDFEA5" w14:textId="77777777" w:rsidR="00B36A14" w:rsidRDefault="00C504D6">
      <w:pPr>
        <w:adjustRightInd w:val="0"/>
        <w:snapToGrid w:val="0"/>
        <w:spacing w:line="360" w:lineRule="auto"/>
        <w:ind w:left="785"/>
        <w:jc w:val="center"/>
        <w:rPr>
          <w:rFonts w:ascii="仿宋_GB2312" w:eastAsia="仿宋_GB2312"/>
          <w:sz w:val="24"/>
        </w:rPr>
      </w:pPr>
      <w:r>
        <w:rPr>
          <w:rFonts w:ascii="仿宋_GB2312" w:eastAsia="仿宋_GB2312" w:hint="eastAsia"/>
          <w:sz w:val="24"/>
        </w:rPr>
        <w:t>图</w:t>
      </w:r>
      <w:r>
        <w:rPr>
          <w:rFonts w:ascii="仿宋_GB2312" w:eastAsia="仿宋_GB2312"/>
          <w:sz w:val="24"/>
        </w:rPr>
        <w:t xml:space="preserve">3-6 </w:t>
      </w:r>
      <w:r>
        <w:rPr>
          <w:rFonts w:ascii="仿宋_GB2312" w:eastAsia="仿宋_GB2312" w:hint="eastAsia"/>
          <w:sz w:val="24"/>
        </w:rPr>
        <w:t>电力业务应用网络隔离图</w:t>
      </w:r>
    </w:p>
    <w:p w14:paraId="78DED954"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电力业务和</w:t>
      </w:r>
      <w:r>
        <w:rPr>
          <w:rFonts w:eastAsia="仿宋_GB2312" w:hint="eastAsia"/>
          <w:sz w:val="24"/>
        </w:rPr>
        <w:t xml:space="preserve"> </w:t>
      </w:r>
      <w:proofErr w:type="spellStart"/>
      <w:r>
        <w:rPr>
          <w:rFonts w:eastAsia="仿宋_GB2312" w:hint="eastAsia"/>
          <w:sz w:val="24"/>
        </w:rPr>
        <w:t>eMBB</w:t>
      </w:r>
      <w:proofErr w:type="spellEnd"/>
      <w:r>
        <w:rPr>
          <w:rFonts w:eastAsia="仿宋_GB2312" w:hint="eastAsia"/>
          <w:sz w:val="24"/>
        </w:rPr>
        <w:t xml:space="preserve"> </w:t>
      </w:r>
      <w:r>
        <w:rPr>
          <w:rFonts w:eastAsia="仿宋_GB2312" w:hint="eastAsia"/>
          <w:sz w:val="24"/>
        </w:rPr>
        <w:t>公网业务，两种业务承载在不同的网络切片上。然后用测试仪表模拟公网</w:t>
      </w:r>
      <w:proofErr w:type="gramStart"/>
      <w:r>
        <w:rPr>
          <w:rFonts w:eastAsia="仿宋_GB2312" w:hint="eastAsia"/>
          <w:sz w:val="24"/>
        </w:rPr>
        <w:t>流量并灌包</w:t>
      </w:r>
      <w:proofErr w:type="gramEnd"/>
      <w:r>
        <w:rPr>
          <w:rFonts w:eastAsia="仿宋_GB2312" w:hint="eastAsia"/>
          <w:sz w:val="24"/>
        </w:rPr>
        <w:t>，</w:t>
      </w:r>
      <w:proofErr w:type="gramStart"/>
      <w:r>
        <w:rPr>
          <w:rFonts w:eastAsia="仿宋_GB2312" w:hint="eastAsia"/>
          <w:sz w:val="24"/>
        </w:rPr>
        <w:t>模拟现网拥塞</w:t>
      </w:r>
      <w:proofErr w:type="gramEnd"/>
      <w:r>
        <w:rPr>
          <w:rFonts w:eastAsia="仿宋_GB2312" w:hint="eastAsia"/>
          <w:sz w:val="24"/>
        </w:rPr>
        <w:t>和突发两种情况，测试对一二区保护业务的时延及丢包影响情况。测试结果证明，测试仪分别加载拥塞和突发流后，公网</w:t>
      </w:r>
      <w:r>
        <w:rPr>
          <w:rFonts w:eastAsia="仿宋_GB2312" w:hint="eastAsia"/>
          <w:sz w:val="24"/>
        </w:rPr>
        <w:t xml:space="preserve"> </w:t>
      </w:r>
      <w:proofErr w:type="spellStart"/>
      <w:r>
        <w:rPr>
          <w:rFonts w:eastAsia="仿宋_GB2312" w:hint="eastAsia"/>
          <w:sz w:val="24"/>
        </w:rPr>
        <w:t>eMBB</w:t>
      </w:r>
      <w:proofErr w:type="spellEnd"/>
      <w:r>
        <w:rPr>
          <w:rFonts w:eastAsia="仿宋_GB2312" w:hint="eastAsia"/>
          <w:sz w:val="24"/>
        </w:rPr>
        <w:t xml:space="preserve"> </w:t>
      </w:r>
      <w:r>
        <w:rPr>
          <w:rFonts w:eastAsia="仿宋_GB2312" w:hint="eastAsia"/>
          <w:sz w:val="24"/>
        </w:rPr>
        <w:t>业务的时延变大，电力业务的时延无明显变化。测试结果如下表所示：</w:t>
      </w:r>
    </w:p>
    <w:p w14:paraId="1844601B" w14:textId="77777777" w:rsidR="00B36A14" w:rsidRDefault="00C504D6">
      <w:pPr>
        <w:adjustRightInd w:val="0"/>
        <w:snapToGrid w:val="0"/>
        <w:spacing w:line="360" w:lineRule="auto"/>
        <w:jc w:val="center"/>
        <w:rPr>
          <w:rFonts w:eastAsia="仿宋_GB2312"/>
          <w:sz w:val="24"/>
        </w:rPr>
      </w:pPr>
      <w:r>
        <w:rPr>
          <w:rFonts w:eastAsia="仿宋_GB2312" w:hint="eastAsia"/>
          <w:sz w:val="24"/>
        </w:rPr>
        <w:t>表</w:t>
      </w:r>
      <w:r>
        <w:rPr>
          <w:rFonts w:eastAsia="仿宋_GB2312" w:hint="eastAsia"/>
          <w:sz w:val="24"/>
        </w:rPr>
        <w:t>3</w:t>
      </w:r>
      <w:r>
        <w:rPr>
          <w:rFonts w:eastAsia="仿宋_GB2312"/>
          <w:sz w:val="24"/>
        </w:rPr>
        <w:t xml:space="preserve">-1 </w:t>
      </w:r>
      <w:r>
        <w:rPr>
          <w:rFonts w:eastAsia="仿宋_GB2312" w:hint="eastAsia"/>
          <w:sz w:val="24"/>
        </w:rPr>
        <w:t>测试结果</w:t>
      </w:r>
    </w:p>
    <w:p w14:paraId="1227B790" w14:textId="77777777" w:rsidR="00B36A14" w:rsidRDefault="00C504D6">
      <w:pPr>
        <w:adjustRightInd w:val="0"/>
        <w:snapToGrid w:val="0"/>
        <w:spacing w:line="360" w:lineRule="auto"/>
        <w:jc w:val="center"/>
        <w:rPr>
          <w:rFonts w:ascii="仿宋_GB2312" w:eastAsia="仿宋_GB2312"/>
          <w:sz w:val="24"/>
        </w:rPr>
      </w:pPr>
      <w:r>
        <w:rPr>
          <w:noProof/>
        </w:rPr>
        <w:drawing>
          <wp:inline distT="0" distB="0" distL="0" distR="0" wp14:anchorId="6FD800D8" wp14:editId="4CA546D8">
            <wp:extent cx="4301490" cy="1555750"/>
            <wp:effectExtent l="0" t="0" r="381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307153" cy="1557752"/>
                    </a:xfrm>
                    <a:prstGeom prst="rect">
                      <a:avLst/>
                    </a:prstGeom>
                  </pic:spPr>
                </pic:pic>
              </a:graphicData>
            </a:graphic>
          </wp:inline>
        </w:drawing>
      </w:r>
    </w:p>
    <w:p w14:paraId="18B9DB4B"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以上测试表明，基于</w:t>
      </w:r>
      <w:proofErr w:type="spellStart"/>
      <w:r>
        <w:rPr>
          <w:rFonts w:eastAsia="仿宋_GB2312" w:hint="eastAsia"/>
          <w:sz w:val="24"/>
        </w:rPr>
        <w:t>FlexE</w:t>
      </w:r>
      <w:proofErr w:type="spellEnd"/>
      <w:r>
        <w:rPr>
          <w:rFonts w:eastAsia="仿宋_GB2312" w:hint="eastAsia"/>
          <w:sz w:val="24"/>
        </w:rPr>
        <w:t>的</w:t>
      </w:r>
      <w:r>
        <w:rPr>
          <w:rFonts w:eastAsia="仿宋_GB2312" w:hint="eastAsia"/>
          <w:sz w:val="24"/>
        </w:rPr>
        <w:t>5G</w:t>
      </w:r>
      <w:r>
        <w:rPr>
          <w:rFonts w:eastAsia="仿宋_GB2312" w:hint="eastAsia"/>
          <w:sz w:val="24"/>
        </w:rPr>
        <w:t>网络切片能够保证电网业务与非电网业务安全隔离，同时业务指标可以满足电网控制类业务</w:t>
      </w:r>
      <w:proofErr w:type="gramStart"/>
      <w:r>
        <w:rPr>
          <w:rFonts w:eastAsia="仿宋_GB2312" w:hint="eastAsia"/>
          <w:sz w:val="24"/>
        </w:rPr>
        <w:t>毫秒级低时延</w:t>
      </w:r>
      <w:proofErr w:type="gramEnd"/>
      <w:r>
        <w:rPr>
          <w:rFonts w:eastAsia="仿宋_GB2312" w:hint="eastAsia"/>
          <w:sz w:val="24"/>
        </w:rPr>
        <w:t>和</w:t>
      </w:r>
      <w:proofErr w:type="gramStart"/>
      <w:r w:rsidRPr="00634864">
        <w:rPr>
          <w:rFonts w:eastAsia="仿宋_GB2312" w:hint="eastAsia"/>
          <w:sz w:val="24"/>
          <w:highlight w:val="yellow"/>
        </w:rPr>
        <w:t>微秒级</w:t>
      </w:r>
      <w:proofErr w:type="gramEnd"/>
      <w:r w:rsidRPr="00634864">
        <w:rPr>
          <w:rFonts w:eastAsia="仿宋_GB2312" w:hint="eastAsia"/>
          <w:sz w:val="24"/>
          <w:highlight w:val="yellow"/>
        </w:rPr>
        <w:t>高精度网络授时需求</w:t>
      </w:r>
      <w:r>
        <w:rPr>
          <w:rFonts w:eastAsia="仿宋_GB2312" w:hint="eastAsia"/>
          <w:sz w:val="24"/>
        </w:rPr>
        <w:t>。</w:t>
      </w:r>
    </w:p>
    <w:p w14:paraId="2D1E86C4" w14:textId="77777777" w:rsidR="00B36A14" w:rsidRDefault="00C504D6">
      <w:pPr>
        <w:pStyle w:val="3"/>
      </w:pPr>
      <w:proofErr w:type="spellStart"/>
      <w:r>
        <w:rPr>
          <w:rFonts w:hint="eastAsia"/>
        </w:rPr>
        <w:t>FlexE</w:t>
      </w:r>
      <w:proofErr w:type="spellEnd"/>
      <w:r>
        <w:rPr>
          <w:rFonts w:hint="eastAsia"/>
        </w:rPr>
        <w:t xml:space="preserve"> </w:t>
      </w:r>
      <w:r>
        <w:rPr>
          <w:rFonts w:hint="eastAsia"/>
        </w:rPr>
        <w:t>技术和</w:t>
      </w:r>
      <w:r>
        <w:rPr>
          <w:rFonts w:hint="eastAsia"/>
        </w:rPr>
        <w:t xml:space="preserve"> </w:t>
      </w:r>
      <w:proofErr w:type="spellStart"/>
      <w:r>
        <w:rPr>
          <w:rFonts w:hint="eastAsia"/>
        </w:rPr>
        <w:t>HQoS</w:t>
      </w:r>
      <w:proofErr w:type="spellEnd"/>
      <w:r>
        <w:rPr>
          <w:rFonts w:hint="eastAsia"/>
        </w:rPr>
        <w:t xml:space="preserve"> </w:t>
      </w:r>
      <w:r>
        <w:rPr>
          <w:rFonts w:hint="eastAsia"/>
        </w:rPr>
        <w:t>技术的对比</w:t>
      </w:r>
    </w:p>
    <w:p w14:paraId="0724E1BA"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HQoS</w:t>
      </w:r>
      <w:proofErr w:type="spellEnd"/>
      <w:r>
        <w:rPr>
          <w:rFonts w:eastAsia="仿宋_GB2312" w:hint="eastAsia"/>
          <w:sz w:val="24"/>
        </w:rPr>
        <w:t xml:space="preserve"> </w:t>
      </w:r>
      <w:r>
        <w:rPr>
          <w:rFonts w:eastAsia="仿宋_GB2312" w:hint="eastAsia"/>
          <w:sz w:val="24"/>
        </w:rPr>
        <w:t>即层次化</w:t>
      </w:r>
      <w:r>
        <w:rPr>
          <w:rFonts w:eastAsia="仿宋_GB2312" w:hint="eastAsia"/>
          <w:sz w:val="24"/>
        </w:rPr>
        <w:t xml:space="preserve"> </w:t>
      </w:r>
      <w:proofErr w:type="spellStart"/>
      <w:r>
        <w:rPr>
          <w:rFonts w:eastAsia="仿宋_GB2312" w:hint="eastAsia"/>
          <w:sz w:val="24"/>
        </w:rPr>
        <w:t>QoS</w:t>
      </w:r>
      <w:proofErr w:type="spellEnd"/>
      <w:r>
        <w:rPr>
          <w:rFonts w:eastAsia="仿宋_GB2312" w:hint="eastAsia"/>
          <w:sz w:val="24"/>
        </w:rPr>
        <w:t>(Hierarchical Quality of Service)</w:t>
      </w:r>
      <w:r>
        <w:rPr>
          <w:rFonts w:eastAsia="仿宋_GB2312" w:hint="eastAsia"/>
          <w:sz w:val="24"/>
        </w:rPr>
        <w:t>，是一种通过多级队列调度机制，解决</w:t>
      </w:r>
      <w:r>
        <w:rPr>
          <w:rFonts w:eastAsia="仿宋_GB2312" w:hint="eastAsia"/>
          <w:sz w:val="24"/>
        </w:rPr>
        <w:t xml:space="preserve"> </w:t>
      </w:r>
      <w:proofErr w:type="spellStart"/>
      <w:r w:rsidRPr="009166D1">
        <w:rPr>
          <w:rFonts w:eastAsia="仿宋_GB2312" w:hint="eastAsia"/>
          <w:sz w:val="24"/>
          <w:highlight w:val="yellow"/>
        </w:rPr>
        <w:t>Diffserv</w:t>
      </w:r>
      <w:proofErr w:type="spellEnd"/>
      <w:r w:rsidRPr="009166D1">
        <w:rPr>
          <w:rFonts w:eastAsia="仿宋_GB2312" w:hint="eastAsia"/>
          <w:sz w:val="24"/>
          <w:highlight w:val="yellow"/>
        </w:rPr>
        <w:t xml:space="preserve"> </w:t>
      </w:r>
      <w:r w:rsidRPr="009166D1">
        <w:rPr>
          <w:rFonts w:eastAsia="仿宋_GB2312" w:hint="eastAsia"/>
          <w:sz w:val="24"/>
          <w:highlight w:val="yellow"/>
        </w:rPr>
        <w:t>模型下多用户多业务带宽保证</w:t>
      </w:r>
      <w:r>
        <w:rPr>
          <w:rFonts w:eastAsia="仿宋_GB2312" w:hint="eastAsia"/>
          <w:sz w:val="24"/>
        </w:rPr>
        <w:t>的技术。</w:t>
      </w:r>
      <w:r>
        <w:rPr>
          <w:rFonts w:eastAsia="仿宋_GB2312" w:hint="eastAsia"/>
          <w:sz w:val="24"/>
        </w:rPr>
        <w:t xml:space="preserve"> </w:t>
      </w:r>
      <w:proofErr w:type="spellStart"/>
      <w:r>
        <w:rPr>
          <w:rFonts w:eastAsia="仿宋_GB2312" w:hint="eastAsia"/>
          <w:sz w:val="24"/>
        </w:rPr>
        <w:t>HQoS</w:t>
      </w:r>
      <w:proofErr w:type="spellEnd"/>
      <w:r>
        <w:rPr>
          <w:rFonts w:eastAsia="仿宋_GB2312" w:hint="eastAsia"/>
          <w:sz w:val="24"/>
        </w:rPr>
        <w:t xml:space="preserve"> </w:t>
      </w:r>
      <w:r>
        <w:rPr>
          <w:rFonts w:eastAsia="仿宋_GB2312" w:hint="eastAsia"/>
          <w:sz w:val="24"/>
        </w:rPr>
        <w:t>采用多级调度的方式，可以精细区分不同用户和不同业务的流量，提供区分的带宽管理。但</w:t>
      </w:r>
      <w:r>
        <w:rPr>
          <w:rFonts w:eastAsia="仿宋_GB2312" w:hint="eastAsia"/>
          <w:sz w:val="24"/>
        </w:rPr>
        <w:t xml:space="preserve"> </w:t>
      </w:r>
      <w:proofErr w:type="spellStart"/>
      <w:r>
        <w:rPr>
          <w:rFonts w:eastAsia="仿宋_GB2312" w:hint="eastAsia"/>
          <w:sz w:val="24"/>
        </w:rPr>
        <w:t>HQoS</w:t>
      </w:r>
      <w:proofErr w:type="spellEnd"/>
      <w:r>
        <w:rPr>
          <w:rFonts w:eastAsia="仿宋_GB2312" w:hint="eastAsia"/>
          <w:sz w:val="24"/>
        </w:rPr>
        <w:t xml:space="preserve"> </w:t>
      </w:r>
      <w:r>
        <w:rPr>
          <w:rFonts w:eastAsia="仿宋_GB2312" w:hint="eastAsia"/>
          <w:sz w:val="24"/>
        </w:rPr>
        <w:t>不能做到真正严格的保证和隔离，</w:t>
      </w:r>
      <w:r w:rsidRPr="009166D1">
        <w:rPr>
          <w:rFonts w:eastAsia="仿宋_GB2312" w:hint="eastAsia"/>
          <w:sz w:val="24"/>
          <w:highlight w:val="yellow"/>
        </w:rPr>
        <w:t>基于统计复用的抢占在拥塞和突发时无法保证转发时延和抖动指标</w:t>
      </w:r>
      <w:r>
        <w:rPr>
          <w:rFonts w:eastAsia="仿宋_GB2312" w:hint="eastAsia"/>
          <w:sz w:val="24"/>
        </w:rPr>
        <w:t>。</w:t>
      </w:r>
    </w:p>
    <w:p w14:paraId="2CF44BDA"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技术可以用于对一个链路和端口的硬隔离切分，可以做到在硬件资源上共享同一个端口同一根光纤链路，但在转发面互相硬隔离互不影响。在大管道物理端口上通过</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的时隙复用划分出若干个子通道端口，把这些子通道端口应用到不同的网络分片中，通过硬件的时隙复用实现各个分片之间的业务在转发层面上完全隔离。</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接口是基于</w:t>
      </w:r>
      <w:r>
        <w:rPr>
          <w:rFonts w:eastAsia="仿宋_GB2312" w:hint="eastAsia"/>
          <w:sz w:val="24"/>
        </w:rPr>
        <w:lastRenderedPageBreak/>
        <w:t>时隙复用有独立</w:t>
      </w:r>
      <w:r>
        <w:rPr>
          <w:rFonts w:eastAsia="仿宋_GB2312" w:hint="eastAsia"/>
          <w:sz w:val="24"/>
        </w:rPr>
        <w:t xml:space="preserve"> MAC </w:t>
      </w:r>
      <w:r>
        <w:rPr>
          <w:rFonts w:eastAsia="仿宋_GB2312" w:hint="eastAsia"/>
          <w:sz w:val="24"/>
        </w:rPr>
        <w:t>层处理，各个</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接口</w:t>
      </w:r>
      <w:proofErr w:type="gramStart"/>
      <w:r>
        <w:rPr>
          <w:rFonts w:eastAsia="仿宋_GB2312" w:hint="eastAsia"/>
          <w:sz w:val="24"/>
        </w:rPr>
        <w:t>处理帧时不受</w:t>
      </w:r>
      <w:proofErr w:type="gramEnd"/>
      <w:r>
        <w:rPr>
          <w:rFonts w:eastAsia="仿宋_GB2312" w:hint="eastAsia"/>
          <w:sz w:val="24"/>
        </w:rPr>
        <w:t>其他</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接口影响。</w:t>
      </w:r>
      <w:r>
        <w:rPr>
          <w:rFonts w:eastAsia="仿宋_GB2312" w:hint="eastAsia"/>
          <w:sz w:val="24"/>
        </w:rPr>
        <w:t xml:space="preserve"> </w:t>
      </w:r>
      <w:proofErr w:type="spellStart"/>
      <w:r>
        <w:rPr>
          <w:rFonts w:eastAsia="仿宋_GB2312" w:hint="eastAsia"/>
          <w:sz w:val="24"/>
        </w:rPr>
        <w:t>HQoS</w:t>
      </w:r>
      <w:proofErr w:type="spellEnd"/>
      <w:r>
        <w:rPr>
          <w:rFonts w:eastAsia="仿宋_GB2312" w:hint="eastAsia"/>
          <w:sz w:val="24"/>
        </w:rPr>
        <w:t xml:space="preserve"> </w:t>
      </w:r>
      <w:r>
        <w:rPr>
          <w:rFonts w:eastAsia="仿宋_GB2312" w:hint="eastAsia"/>
          <w:sz w:val="24"/>
        </w:rPr>
        <w:t>没有独立的</w:t>
      </w:r>
      <w:r>
        <w:rPr>
          <w:rFonts w:eastAsia="仿宋_GB2312" w:hint="eastAsia"/>
          <w:sz w:val="24"/>
        </w:rPr>
        <w:t xml:space="preserve"> MAC </w:t>
      </w:r>
      <w:r>
        <w:rPr>
          <w:rFonts w:eastAsia="仿宋_GB2312" w:hint="eastAsia"/>
          <w:sz w:val="24"/>
        </w:rPr>
        <w:t>层，物理</w:t>
      </w:r>
      <w:r>
        <w:rPr>
          <w:rFonts w:eastAsia="仿宋_GB2312" w:hint="eastAsia"/>
          <w:sz w:val="24"/>
        </w:rPr>
        <w:t xml:space="preserve"> MAC </w:t>
      </w:r>
      <w:r>
        <w:rPr>
          <w:rFonts w:eastAsia="仿宋_GB2312" w:hint="eastAsia"/>
          <w:sz w:val="24"/>
        </w:rPr>
        <w:t>是共享的，所以在</w:t>
      </w:r>
      <w:proofErr w:type="gramStart"/>
      <w:r>
        <w:rPr>
          <w:rFonts w:eastAsia="仿宋_GB2312" w:hint="eastAsia"/>
          <w:sz w:val="24"/>
        </w:rPr>
        <w:t>处理帧时</w:t>
      </w:r>
      <w:proofErr w:type="gramEnd"/>
      <w:r>
        <w:rPr>
          <w:rFonts w:eastAsia="仿宋_GB2312" w:hint="eastAsia"/>
          <w:sz w:val="24"/>
        </w:rPr>
        <w:t>(</w:t>
      </w:r>
      <w:r>
        <w:rPr>
          <w:rFonts w:eastAsia="仿宋_GB2312" w:hint="eastAsia"/>
          <w:sz w:val="24"/>
        </w:rPr>
        <w:t>比如超长帧</w:t>
      </w:r>
      <w:r>
        <w:rPr>
          <w:rFonts w:eastAsia="仿宋_GB2312" w:hint="eastAsia"/>
          <w:sz w:val="24"/>
        </w:rPr>
        <w:t>)</w:t>
      </w:r>
      <w:r>
        <w:rPr>
          <w:rFonts w:eastAsia="仿宋_GB2312" w:hint="eastAsia"/>
          <w:sz w:val="24"/>
        </w:rPr>
        <w:t>还是需要等待处理完毕之后才继续下一个帧，出现头端阻塞效应影响业务的时延和抖动指标。</w:t>
      </w:r>
      <w:r>
        <w:rPr>
          <w:rFonts w:eastAsia="仿宋_GB2312" w:hint="eastAsia"/>
          <w:sz w:val="24"/>
        </w:rPr>
        <w:t xml:space="preserve"> </w:t>
      </w:r>
      <w:proofErr w:type="spellStart"/>
      <w:r>
        <w:rPr>
          <w:rFonts w:eastAsia="仿宋_GB2312" w:hint="eastAsia"/>
          <w:sz w:val="24"/>
        </w:rPr>
        <w:t>FlexE</w:t>
      </w:r>
      <w:proofErr w:type="spellEnd"/>
      <w:r>
        <w:rPr>
          <w:rFonts w:eastAsia="仿宋_GB2312" w:hint="eastAsia"/>
          <w:sz w:val="24"/>
        </w:rPr>
        <w:t xml:space="preserve"> </w:t>
      </w:r>
      <w:r>
        <w:rPr>
          <w:rFonts w:eastAsia="仿宋_GB2312" w:hint="eastAsia"/>
          <w:sz w:val="24"/>
        </w:rPr>
        <w:t>技术相比</w:t>
      </w:r>
      <w:r>
        <w:rPr>
          <w:rFonts w:eastAsia="仿宋_GB2312" w:hint="eastAsia"/>
          <w:sz w:val="24"/>
        </w:rPr>
        <w:t xml:space="preserve"> </w:t>
      </w:r>
      <w:proofErr w:type="spellStart"/>
      <w:r>
        <w:rPr>
          <w:rFonts w:eastAsia="仿宋_GB2312" w:hint="eastAsia"/>
          <w:sz w:val="24"/>
        </w:rPr>
        <w:t>HQoS</w:t>
      </w:r>
      <w:proofErr w:type="spellEnd"/>
      <w:r>
        <w:rPr>
          <w:rFonts w:eastAsia="仿宋_GB2312" w:hint="eastAsia"/>
          <w:sz w:val="24"/>
        </w:rPr>
        <w:t xml:space="preserve"> </w:t>
      </w:r>
      <w:r>
        <w:rPr>
          <w:rFonts w:eastAsia="仿宋_GB2312" w:hint="eastAsia"/>
          <w:sz w:val="24"/>
        </w:rPr>
        <w:t>技术具有更好的隔离效果，能够保证时延和抖动指标符合继电保护业务的要求。</w:t>
      </w:r>
    </w:p>
    <w:p w14:paraId="330EB546" w14:textId="77777777" w:rsidR="00B36A14" w:rsidRDefault="00C504D6">
      <w:pPr>
        <w:pStyle w:val="20"/>
        <w:numPr>
          <w:ilvl w:val="1"/>
          <w:numId w:val="1"/>
        </w:numPr>
      </w:pPr>
      <w:r>
        <w:rPr>
          <w:rFonts w:hint="eastAsia"/>
        </w:rPr>
        <w:t>项目研究内容的理论或者实践依据</w:t>
      </w:r>
    </w:p>
    <w:p w14:paraId="564D186B"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以</w:t>
      </w:r>
      <w:proofErr w:type="spellStart"/>
      <w:r>
        <w:rPr>
          <w:rFonts w:eastAsia="仿宋_GB2312" w:hint="eastAsia"/>
          <w:sz w:val="24"/>
        </w:rPr>
        <w:t>FlexE</w:t>
      </w:r>
      <w:proofErr w:type="spellEnd"/>
      <w:r>
        <w:rPr>
          <w:rFonts w:eastAsia="仿宋_GB2312" w:hint="eastAsia"/>
          <w:sz w:val="24"/>
        </w:rPr>
        <w:t>三大功能为基础，该技术可在</w:t>
      </w:r>
      <w:r>
        <w:rPr>
          <w:rFonts w:eastAsia="仿宋_GB2312" w:hint="eastAsia"/>
          <w:sz w:val="24"/>
        </w:rPr>
        <w:t>IP</w:t>
      </w:r>
      <w:r>
        <w:rPr>
          <w:rFonts w:eastAsia="仿宋_GB2312" w:hint="eastAsia"/>
          <w:sz w:val="24"/>
        </w:rPr>
        <w:t>网络中通过大带宽接口、网络分片、通道化子接口物理隔离等特性，可以实现带宽按需分配、硬管道隔离以及低时延保障等方案，同时结合</w:t>
      </w:r>
      <w:r>
        <w:rPr>
          <w:rFonts w:eastAsia="仿宋_GB2312" w:hint="eastAsia"/>
          <w:sz w:val="24"/>
        </w:rPr>
        <w:t>SDN</w:t>
      </w:r>
      <w:r>
        <w:rPr>
          <w:rFonts w:eastAsia="仿宋_GB2312" w:hint="eastAsia"/>
          <w:sz w:val="24"/>
        </w:rPr>
        <w:t>技术，支持基于业务体验的未来网络架构，以支撑未来的高带宽视频、</w:t>
      </w:r>
      <w:r>
        <w:rPr>
          <w:rFonts w:eastAsia="仿宋_GB2312" w:hint="eastAsia"/>
          <w:sz w:val="24"/>
        </w:rPr>
        <w:t>VR/AR</w:t>
      </w:r>
      <w:r>
        <w:rPr>
          <w:rFonts w:eastAsia="仿宋_GB2312" w:hint="eastAsia"/>
          <w:sz w:val="24"/>
        </w:rPr>
        <w:t>、</w:t>
      </w:r>
      <w:r>
        <w:rPr>
          <w:rFonts w:eastAsia="仿宋_GB2312" w:hint="eastAsia"/>
          <w:sz w:val="24"/>
        </w:rPr>
        <w:t>5G</w:t>
      </w:r>
      <w:r>
        <w:rPr>
          <w:rFonts w:eastAsia="仿宋_GB2312" w:hint="eastAsia"/>
          <w:sz w:val="24"/>
        </w:rPr>
        <w:t>等业务发展。</w:t>
      </w:r>
    </w:p>
    <w:p w14:paraId="66AEA07A"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IEEE 802.3</w:t>
      </w:r>
      <w:r>
        <w:rPr>
          <w:rFonts w:eastAsia="仿宋_GB2312" w:hint="eastAsia"/>
          <w:sz w:val="24"/>
        </w:rPr>
        <w:t>的以太网标准工作，基于业务需求与技术发展等因素，具有一定的周期性。另一方面，</w:t>
      </w:r>
      <w:r>
        <w:rPr>
          <w:rFonts w:eastAsia="仿宋_GB2312" w:hint="eastAsia"/>
          <w:sz w:val="24"/>
        </w:rPr>
        <w:t>IEEE 802.3</w:t>
      </w:r>
      <w:r>
        <w:rPr>
          <w:rFonts w:eastAsia="仿宋_GB2312" w:hint="eastAsia"/>
          <w:sz w:val="24"/>
        </w:rPr>
        <w:t>所制定的以太网标准为固定速率</w:t>
      </w:r>
      <w:r>
        <w:rPr>
          <w:rFonts w:eastAsia="仿宋_GB2312" w:hint="eastAsia"/>
          <w:sz w:val="24"/>
        </w:rPr>
        <w:t>(</w:t>
      </w:r>
      <w:r>
        <w:rPr>
          <w:rFonts w:eastAsia="仿宋_GB2312" w:hint="eastAsia"/>
          <w:sz w:val="24"/>
        </w:rPr>
        <w:t>如</w:t>
      </w:r>
      <w:r>
        <w:rPr>
          <w:rFonts w:eastAsia="仿宋_GB2312" w:hint="eastAsia"/>
          <w:sz w:val="24"/>
        </w:rPr>
        <w:t>10GE</w:t>
      </w:r>
      <w:r>
        <w:rPr>
          <w:rFonts w:eastAsia="仿宋_GB2312" w:hint="eastAsia"/>
          <w:sz w:val="24"/>
        </w:rPr>
        <w:t>、</w:t>
      </w:r>
      <w:r>
        <w:rPr>
          <w:rFonts w:eastAsia="仿宋_GB2312" w:hint="eastAsia"/>
          <w:sz w:val="24"/>
        </w:rPr>
        <w:t>100GE</w:t>
      </w:r>
      <w:r>
        <w:rPr>
          <w:rFonts w:eastAsia="仿宋_GB2312" w:hint="eastAsia"/>
          <w:sz w:val="24"/>
        </w:rPr>
        <w:t>等</w:t>
      </w:r>
      <w:r>
        <w:rPr>
          <w:rFonts w:eastAsia="仿宋_GB2312" w:hint="eastAsia"/>
          <w:sz w:val="24"/>
        </w:rPr>
        <w:t>)</w:t>
      </w:r>
      <w:r>
        <w:rPr>
          <w:rFonts w:eastAsia="仿宋_GB2312" w:hint="eastAsia"/>
          <w:sz w:val="24"/>
        </w:rPr>
        <w:t>，无法满足基于灵活带宽组网的需求。可以基于</w:t>
      </w:r>
      <w:proofErr w:type="spellStart"/>
      <w:r>
        <w:rPr>
          <w:rFonts w:eastAsia="仿宋_GB2312" w:hint="eastAsia"/>
          <w:sz w:val="24"/>
        </w:rPr>
        <w:t>FlexE</w:t>
      </w:r>
      <w:proofErr w:type="spellEnd"/>
      <w:r>
        <w:rPr>
          <w:rFonts w:eastAsia="仿宋_GB2312" w:hint="eastAsia"/>
          <w:sz w:val="24"/>
        </w:rPr>
        <w:t>捆绑技术，通过接口速率组合，构造更大带宽的链路</w:t>
      </w:r>
      <w:r>
        <w:rPr>
          <w:rFonts w:eastAsia="仿宋_GB2312" w:hint="eastAsia"/>
          <w:sz w:val="24"/>
        </w:rPr>
        <w:t>(</w:t>
      </w:r>
      <w:r>
        <w:rPr>
          <w:rFonts w:eastAsia="仿宋_GB2312" w:hint="eastAsia"/>
          <w:sz w:val="24"/>
        </w:rPr>
        <w:t>如</w:t>
      </w:r>
      <w:r>
        <w:rPr>
          <w:rFonts w:eastAsia="仿宋_GB2312" w:hint="eastAsia"/>
          <w:sz w:val="24"/>
        </w:rPr>
        <w:t>5*100GE</w:t>
      </w:r>
      <w:r>
        <w:rPr>
          <w:rFonts w:eastAsia="仿宋_GB2312" w:hint="eastAsia"/>
          <w:sz w:val="24"/>
        </w:rPr>
        <w:t>，</w:t>
      </w:r>
      <w:r>
        <w:rPr>
          <w:rFonts w:eastAsia="仿宋_GB2312" w:hint="eastAsia"/>
          <w:sz w:val="24"/>
        </w:rPr>
        <w:t>10*100GE</w:t>
      </w:r>
      <w:r>
        <w:rPr>
          <w:rFonts w:eastAsia="仿宋_GB2312" w:hint="eastAsia"/>
          <w:sz w:val="24"/>
        </w:rPr>
        <w:t>等</w:t>
      </w:r>
      <w:r>
        <w:rPr>
          <w:rFonts w:eastAsia="仿宋_GB2312" w:hint="eastAsia"/>
          <w:sz w:val="24"/>
        </w:rPr>
        <w:t>)</w:t>
      </w:r>
      <w:r>
        <w:rPr>
          <w:rFonts w:eastAsia="仿宋_GB2312" w:hint="eastAsia"/>
          <w:sz w:val="24"/>
        </w:rPr>
        <w:t>。</w:t>
      </w:r>
    </w:p>
    <w:p w14:paraId="544F5FD4"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 xml:space="preserve"> Bonding</w:t>
      </w:r>
      <w:r>
        <w:rPr>
          <w:rFonts w:eastAsia="仿宋_GB2312" w:hint="eastAsia"/>
          <w:sz w:val="24"/>
        </w:rPr>
        <w:t>本质上是一种“</w:t>
      </w:r>
      <w:r>
        <w:rPr>
          <w:rFonts w:eastAsia="仿宋_GB2312" w:hint="eastAsia"/>
          <w:sz w:val="24"/>
        </w:rPr>
        <w:t>L1 LAG(Link Aggregation)</w:t>
      </w:r>
      <w:r>
        <w:rPr>
          <w:rFonts w:eastAsia="仿宋_GB2312" w:hint="eastAsia"/>
          <w:sz w:val="24"/>
        </w:rPr>
        <w:t>”技术。由于其基于精细的</w:t>
      </w:r>
      <w:r>
        <w:rPr>
          <w:rFonts w:eastAsia="仿宋_GB2312" w:hint="eastAsia"/>
          <w:sz w:val="24"/>
        </w:rPr>
        <w:t>64/66B Block</w:t>
      </w:r>
      <w:r>
        <w:rPr>
          <w:rFonts w:eastAsia="仿宋_GB2312" w:hint="eastAsia"/>
          <w:sz w:val="24"/>
        </w:rPr>
        <w:t>进行捆绑工作，不存在传统</w:t>
      </w:r>
      <w:r>
        <w:rPr>
          <w:rFonts w:eastAsia="仿宋_GB2312" w:hint="eastAsia"/>
          <w:sz w:val="24"/>
        </w:rPr>
        <w:t>LAG1 (Link Aggregation Group)</w:t>
      </w:r>
      <w:r>
        <w:rPr>
          <w:rFonts w:eastAsia="仿宋_GB2312" w:hint="eastAsia"/>
          <w:sz w:val="24"/>
        </w:rPr>
        <w:t>中以逐流、或者逐包方式在多条物理链路上分发导致的流量不均衡问题，可以达到</w:t>
      </w:r>
      <w:r>
        <w:rPr>
          <w:rFonts w:eastAsia="仿宋_GB2312" w:hint="eastAsia"/>
          <w:sz w:val="24"/>
        </w:rPr>
        <w:t>100%</w:t>
      </w:r>
      <w:r>
        <w:rPr>
          <w:rFonts w:eastAsia="仿宋_GB2312" w:hint="eastAsia"/>
          <w:sz w:val="24"/>
        </w:rPr>
        <w:t>的带宽分配均衡，并且不存在传统</w:t>
      </w:r>
      <w:r>
        <w:rPr>
          <w:rFonts w:eastAsia="仿宋_GB2312" w:hint="eastAsia"/>
          <w:sz w:val="24"/>
        </w:rPr>
        <w:t>LAG</w:t>
      </w:r>
      <w:r>
        <w:rPr>
          <w:rFonts w:eastAsia="仿宋_GB2312" w:hint="eastAsia"/>
          <w:sz w:val="24"/>
        </w:rPr>
        <w:t>的带宽浪费</w:t>
      </w:r>
      <w:r>
        <w:rPr>
          <w:rFonts w:eastAsia="仿宋_GB2312" w:hint="eastAsia"/>
          <w:sz w:val="24"/>
        </w:rPr>
        <w:t>(</w:t>
      </w:r>
      <w:r>
        <w:rPr>
          <w:rFonts w:eastAsia="仿宋_GB2312" w:hint="eastAsia"/>
          <w:sz w:val="24"/>
        </w:rPr>
        <w:t>一般业界认为</w:t>
      </w:r>
      <w:r>
        <w:rPr>
          <w:rFonts w:eastAsia="仿宋_GB2312" w:hint="eastAsia"/>
          <w:sz w:val="24"/>
        </w:rPr>
        <w:t>LAG</w:t>
      </w:r>
      <w:r>
        <w:rPr>
          <w:rFonts w:eastAsia="仿宋_GB2312" w:hint="eastAsia"/>
          <w:sz w:val="24"/>
        </w:rPr>
        <w:t>会浪费</w:t>
      </w:r>
      <w:r>
        <w:rPr>
          <w:rFonts w:eastAsia="仿宋_GB2312" w:hint="eastAsia"/>
          <w:sz w:val="24"/>
        </w:rPr>
        <w:t>10%-30%</w:t>
      </w:r>
      <w:r>
        <w:rPr>
          <w:rFonts w:eastAsia="仿宋_GB2312" w:hint="eastAsia"/>
          <w:sz w:val="24"/>
        </w:rPr>
        <w:t>带宽</w:t>
      </w:r>
      <w:r>
        <w:rPr>
          <w:rFonts w:eastAsia="仿宋_GB2312" w:hint="eastAsia"/>
          <w:sz w:val="24"/>
        </w:rPr>
        <w:t>)</w:t>
      </w:r>
      <w:r>
        <w:rPr>
          <w:rFonts w:eastAsia="仿宋_GB2312" w:hint="eastAsia"/>
          <w:sz w:val="24"/>
        </w:rPr>
        <w:t>，因而相对</w:t>
      </w:r>
      <w:r>
        <w:rPr>
          <w:rFonts w:eastAsia="仿宋_GB2312" w:hint="eastAsia"/>
          <w:sz w:val="24"/>
        </w:rPr>
        <w:t>LAG</w:t>
      </w:r>
      <w:r>
        <w:rPr>
          <w:rFonts w:eastAsia="仿宋_GB2312" w:hint="eastAsia"/>
          <w:sz w:val="24"/>
        </w:rPr>
        <w:t>技术更具优势。</w:t>
      </w:r>
    </w:p>
    <w:p w14:paraId="041C3D5B" w14:textId="77777777" w:rsidR="00B36A14" w:rsidRDefault="00C504D6">
      <w:pPr>
        <w:adjustRightInd w:val="0"/>
        <w:snapToGrid w:val="0"/>
        <w:spacing w:line="360" w:lineRule="auto"/>
        <w:jc w:val="center"/>
        <w:rPr>
          <w:rFonts w:ascii="仿宋_GB2312" w:eastAsia="仿宋_GB2312"/>
          <w:sz w:val="24"/>
        </w:rPr>
      </w:pPr>
      <w:r>
        <w:rPr>
          <w:rFonts w:ascii="方正兰亭纤黑2." w:eastAsia="方正兰亭纤黑2." w:hAnsi="Myriad Pro" w:cs="方正兰亭纤黑2." w:hint="eastAsia"/>
          <w:noProof/>
          <w:color w:val="4C4C4E"/>
          <w:sz w:val="20"/>
          <w:szCs w:val="20"/>
        </w:rPr>
        <w:drawing>
          <wp:inline distT="0" distB="0" distL="0" distR="0" wp14:anchorId="7B9BA75A" wp14:editId="1D703490">
            <wp:extent cx="4589145" cy="143192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616476" cy="1440634"/>
                    </a:xfrm>
                    <a:prstGeom prst="rect">
                      <a:avLst/>
                    </a:prstGeom>
                    <a:noFill/>
                    <a:ln>
                      <a:noFill/>
                    </a:ln>
                  </pic:spPr>
                </pic:pic>
              </a:graphicData>
            </a:graphic>
          </wp:inline>
        </w:drawing>
      </w:r>
    </w:p>
    <w:p w14:paraId="4A6A90C4"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-7 </w:t>
      </w:r>
      <w:proofErr w:type="spellStart"/>
      <w:r>
        <w:rPr>
          <w:rFonts w:ascii="仿宋_GB2312" w:eastAsia="仿宋_GB2312" w:hint="eastAsia"/>
          <w:sz w:val="24"/>
        </w:rPr>
        <w:t>F</w:t>
      </w:r>
      <w:r>
        <w:rPr>
          <w:rFonts w:ascii="仿宋_GB2312" w:eastAsia="仿宋_GB2312"/>
          <w:sz w:val="24"/>
        </w:rPr>
        <w:t>l</w:t>
      </w:r>
      <w:r>
        <w:rPr>
          <w:rFonts w:ascii="仿宋_GB2312" w:eastAsia="仿宋_GB2312" w:hint="eastAsia"/>
          <w:sz w:val="24"/>
        </w:rPr>
        <w:t>exE</w:t>
      </w:r>
      <w:proofErr w:type="spellEnd"/>
      <w:r>
        <w:rPr>
          <w:rFonts w:ascii="仿宋_GB2312" w:eastAsia="仿宋_GB2312" w:hint="eastAsia"/>
          <w:sz w:val="24"/>
        </w:rPr>
        <w:t>发展图</w:t>
      </w:r>
    </w:p>
    <w:p w14:paraId="75409EB2" w14:textId="77777777" w:rsidR="00B36A14" w:rsidRDefault="00C504D6">
      <w:pPr>
        <w:adjustRightInd w:val="0"/>
        <w:snapToGrid w:val="0"/>
        <w:spacing w:line="360" w:lineRule="auto"/>
        <w:ind w:firstLineChars="200" w:firstLine="480"/>
        <w:rPr>
          <w:rFonts w:eastAsia="仿宋_GB2312"/>
          <w:sz w:val="24"/>
        </w:rPr>
      </w:pPr>
      <w:proofErr w:type="spellStart"/>
      <w:r w:rsidRPr="009166D1">
        <w:rPr>
          <w:rFonts w:eastAsia="仿宋_GB2312" w:hint="eastAsia"/>
          <w:sz w:val="24"/>
          <w:highlight w:val="yellow"/>
        </w:rPr>
        <w:t>FlexE</w:t>
      </w:r>
      <w:proofErr w:type="spellEnd"/>
      <w:r w:rsidRPr="009166D1">
        <w:rPr>
          <w:rFonts w:eastAsia="仿宋_GB2312" w:hint="eastAsia"/>
          <w:sz w:val="24"/>
          <w:highlight w:val="yellow"/>
        </w:rPr>
        <w:t>作为路由器与光传输网络设备之间的</w:t>
      </w:r>
      <w:r w:rsidRPr="009166D1">
        <w:rPr>
          <w:rFonts w:eastAsia="仿宋_GB2312" w:hint="eastAsia"/>
          <w:sz w:val="24"/>
          <w:highlight w:val="yellow"/>
        </w:rPr>
        <w:t>UNI</w:t>
      </w:r>
      <w:r w:rsidRPr="009166D1">
        <w:rPr>
          <w:rFonts w:eastAsia="仿宋_GB2312" w:hint="eastAsia"/>
          <w:sz w:val="24"/>
          <w:highlight w:val="yellow"/>
        </w:rPr>
        <w:t>接口</w:t>
      </w:r>
      <w:r>
        <w:rPr>
          <w:rFonts w:eastAsia="仿宋_GB2312" w:hint="eastAsia"/>
          <w:sz w:val="24"/>
        </w:rPr>
        <w:t>，</w:t>
      </w:r>
      <w:r w:rsidRPr="009166D1">
        <w:rPr>
          <w:rFonts w:eastAsia="仿宋_GB2312" w:hint="eastAsia"/>
          <w:sz w:val="24"/>
          <w:highlight w:val="yellow"/>
        </w:rPr>
        <w:t>可以通过速率匹配实现</w:t>
      </w:r>
      <w:r w:rsidRPr="009166D1">
        <w:rPr>
          <w:rFonts w:eastAsia="仿宋_GB2312" w:hint="eastAsia"/>
          <w:sz w:val="24"/>
          <w:highlight w:val="yellow"/>
        </w:rPr>
        <w:t>UNI</w:t>
      </w:r>
      <w:r w:rsidRPr="009166D1">
        <w:rPr>
          <w:rFonts w:eastAsia="仿宋_GB2312" w:hint="eastAsia"/>
          <w:sz w:val="24"/>
          <w:highlight w:val="yellow"/>
        </w:rPr>
        <w:t>接口实际承载的数据流带宽与光传输网络</w:t>
      </w:r>
      <w:r w:rsidRPr="009166D1">
        <w:rPr>
          <w:rFonts w:eastAsia="仿宋_GB2312" w:hint="eastAsia"/>
          <w:sz w:val="24"/>
          <w:highlight w:val="yellow"/>
        </w:rPr>
        <w:t>NNI</w:t>
      </w:r>
      <w:r w:rsidRPr="009166D1">
        <w:rPr>
          <w:rFonts w:eastAsia="仿宋_GB2312" w:hint="eastAsia"/>
          <w:sz w:val="24"/>
          <w:highlight w:val="yellow"/>
        </w:rPr>
        <w:t>接口</w:t>
      </w:r>
      <w:r w:rsidRPr="009166D1">
        <w:rPr>
          <w:rFonts w:eastAsia="仿宋_GB2312" w:hint="eastAsia"/>
          <w:sz w:val="24"/>
          <w:highlight w:val="yellow"/>
        </w:rPr>
        <w:t>WDM</w:t>
      </w:r>
      <w:r w:rsidRPr="009166D1">
        <w:rPr>
          <w:rFonts w:eastAsia="仿宋_GB2312" w:hint="eastAsia"/>
          <w:sz w:val="24"/>
          <w:highlight w:val="yellow"/>
        </w:rPr>
        <w:t>链路承载带宽的一一对应</w:t>
      </w:r>
      <w:r>
        <w:rPr>
          <w:rFonts w:eastAsia="仿宋_GB2312" w:hint="eastAsia"/>
          <w:sz w:val="24"/>
        </w:rPr>
        <w:t>，从而极大简化路由器的</w:t>
      </w:r>
      <w:proofErr w:type="spellStart"/>
      <w:r>
        <w:rPr>
          <w:rFonts w:eastAsia="仿宋_GB2312" w:hint="eastAsia"/>
          <w:sz w:val="24"/>
        </w:rPr>
        <w:t>FlexE</w:t>
      </w:r>
      <w:proofErr w:type="spellEnd"/>
      <w:r>
        <w:rPr>
          <w:rFonts w:eastAsia="仿宋_GB2312" w:hint="eastAsia"/>
          <w:sz w:val="24"/>
        </w:rPr>
        <w:t>接口在光传输网络传输设备的映射，降低设备复杂度以及投资成本</w:t>
      </w:r>
      <w:r>
        <w:rPr>
          <w:rFonts w:eastAsia="仿宋_GB2312" w:hint="eastAsia"/>
          <w:sz w:val="24"/>
        </w:rPr>
        <w:t>(CAPEX)</w:t>
      </w:r>
      <w:r>
        <w:rPr>
          <w:rFonts w:eastAsia="仿宋_GB2312" w:hint="eastAsia"/>
          <w:sz w:val="24"/>
        </w:rPr>
        <w:t>和维护成本</w:t>
      </w:r>
      <w:r>
        <w:rPr>
          <w:rFonts w:eastAsia="仿宋_GB2312" w:hint="eastAsia"/>
          <w:sz w:val="24"/>
        </w:rPr>
        <w:t>(OPEX)</w:t>
      </w:r>
      <w:r>
        <w:rPr>
          <w:rFonts w:eastAsia="仿宋_GB2312" w:hint="eastAsia"/>
          <w:sz w:val="24"/>
        </w:rPr>
        <w:t>。</w:t>
      </w:r>
    </w:p>
    <w:p w14:paraId="4B14F74B"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OIF Flex Ethernet</w:t>
      </w:r>
      <w:r>
        <w:rPr>
          <w:rFonts w:eastAsia="仿宋_GB2312" w:hint="eastAsia"/>
          <w:sz w:val="24"/>
        </w:rPr>
        <w:t>标准对于灵活以太网在光传输网络中的映射定义了三种模式：</w:t>
      </w:r>
      <w:r w:rsidRPr="009166D1">
        <w:rPr>
          <w:rFonts w:eastAsia="仿宋_GB2312" w:hint="eastAsia"/>
          <w:sz w:val="24"/>
          <w:highlight w:val="yellow"/>
        </w:rPr>
        <w:lastRenderedPageBreak/>
        <w:t>Unaware</w:t>
      </w:r>
      <w:r w:rsidRPr="009166D1">
        <w:rPr>
          <w:rFonts w:eastAsia="仿宋_GB2312" w:hint="eastAsia"/>
          <w:sz w:val="24"/>
          <w:highlight w:val="yellow"/>
        </w:rPr>
        <w:t>、</w:t>
      </w:r>
      <w:r w:rsidRPr="009166D1">
        <w:rPr>
          <w:rFonts w:eastAsia="仿宋_GB2312" w:hint="eastAsia"/>
          <w:sz w:val="24"/>
          <w:highlight w:val="yellow"/>
        </w:rPr>
        <w:t>Termination</w:t>
      </w:r>
      <w:r w:rsidRPr="009166D1">
        <w:rPr>
          <w:rFonts w:eastAsia="仿宋_GB2312" w:hint="eastAsia"/>
          <w:sz w:val="24"/>
          <w:highlight w:val="yellow"/>
        </w:rPr>
        <w:t>和</w:t>
      </w:r>
      <w:r w:rsidRPr="009166D1">
        <w:rPr>
          <w:rFonts w:eastAsia="仿宋_GB2312" w:hint="eastAsia"/>
          <w:sz w:val="24"/>
          <w:highlight w:val="yellow"/>
        </w:rPr>
        <w:t>Aware</w:t>
      </w:r>
      <w:r>
        <w:rPr>
          <w:rFonts w:eastAsia="仿宋_GB2312" w:hint="eastAsia"/>
          <w:sz w:val="24"/>
        </w:rPr>
        <w:t>。其中</w:t>
      </w:r>
      <w:r>
        <w:rPr>
          <w:rFonts w:eastAsia="仿宋_GB2312" w:hint="eastAsia"/>
          <w:sz w:val="24"/>
        </w:rPr>
        <w:t>Unaware</w:t>
      </w:r>
      <w:r>
        <w:rPr>
          <w:rFonts w:eastAsia="仿宋_GB2312" w:hint="eastAsia"/>
          <w:sz w:val="24"/>
        </w:rPr>
        <w:t>模式与传统以太网接口在光传输网络中通过</w:t>
      </w:r>
      <w:r>
        <w:rPr>
          <w:rFonts w:eastAsia="仿宋_GB2312" w:hint="eastAsia"/>
          <w:sz w:val="24"/>
        </w:rPr>
        <w:t xml:space="preserve">PCS </w:t>
      </w:r>
      <w:proofErr w:type="spellStart"/>
      <w:r>
        <w:rPr>
          <w:rFonts w:eastAsia="仿宋_GB2312" w:hint="eastAsia"/>
          <w:sz w:val="24"/>
        </w:rPr>
        <w:t>Codeword</w:t>
      </w:r>
      <w:proofErr w:type="spellEnd"/>
      <w:r>
        <w:rPr>
          <w:rFonts w:eastAsia="仿宋_GB2312" w:hint="eastAsia"/>
          <w:sz w:val="24"/>
        </w:rPr>
        <w:t xml:space="preserve"> Transparent Mapping</w:t>
      </w:r>
      <w:r>
        <w:rPr>
          <w:rFonts w:eastAsia="仿宋_GB2312" w:hint="eastAsia"/>
          <w:sz w:val="24"/>
        </w:rPr>
        <w:t>一致。这种情况类似于光传输网络透明承载灵活以太网接口。这种模式可以充分</w:t>
      </w:r>
      <w:proofErr w:type="gramStart"/>
      <w:r>
        <w:rPr>
          <w:rFonts w:eastAsia="仿宋_GB2312" w:hint="eastAsia"/>
          <w:sz w:val="24"/>
        </w:rPr>
        <w:t>利旧现有</w:t>
      </w:r>
      <w:proofErr w:type="gramEnd"/>
      <w:r>
        <w:rPr>
          <w:rFonts w:eastAsia="仿宋_GB2312" w:hint="eastAsia"/>
          <w:sz w:val="24"/>
        </w:rPr>
        <w:t>光传输网络设备，在无需硬件升级的情况下实现对</w:t>
      </w:r>
      <w:proofErr w:type="spellStart"/>
      <w:r>
        <w:rPr>
          <w:rFonts w:eastAsia="仿宋_GB2312" w:hint="eastAsia"/>
          <w:sz w:val="24"/>
        </w:rPr>
        <w:t>FlexE</w:t>
      </w:r>
      <w:proofErr w:type="spellEnd"/>
      <w:r>
        <w:rPr>
          <w:rFonts w:eastAsia="仿宋_GB2312" w:hint="eastAsia"/>
          <w:sz w:val="24"/>
        </w:rPr>
        <w:t>的承载，</w:t>
      </w:r>
      <w:r w:rsidRPr="009166D1">
        <w:rPr>
          <w:rFonts w:eastAsia="仿宋_GB2312" w:hint="eastAsia"/>
          <w:sz w:val="24"/>
          <w:highlight w:val="yellow"/>
        </w:rPr>
        <w:t>并可基于</w:t>
      </w:r>
      <w:proofErr w:type="spellStart"/>
      <w:r w:rsidRPr="009166D1">
        <w:rPr>
          <w:rFonts w:eastAsia="仿宋_GB2312" w:hint="eastAsia"/>
          <w:sz w:val="24"/>
          <w:highlight w:val="yellow"/>
        </w:rPr>
        <w:t>FlexE</w:t>
      </w:r>
      <w:proofErr w:type="spellEnd"/>
      <w:r w:rsidRPr="009166D1">
        <w:rPr>
          <w:rFonts w:eastAsia="仿宋_GB2312" w:hint="eastAsia"/>
          <w:sz w:val="24"/>
          <w:highlight w:val="yellow"/>
        </w:rPr>
        <w:t xml:space="preserve"> Bonding</w:t>
      </w:r>
      <w:r w:rsidRPr="009166D1">
        <w:rPr>
          <w:rFonts w:eastAsia="仿宋_GB2312" w:hint="eastAsia"/>
          <w:sz w:val="24"/>
          <w:highlight w:val="yellow"/>
        </w:rPr>
        <w:t>功能</w:t>
      </w:r>
      <w:proofErr w:type="gramStart"/>
      <w:r w:rsidRPr="009166D1">
        <w:rPr>
          <w:rFonts w:eastAsia="仿宋_GB2312" w:hint="eastAsia"/>
          <w:sz w:val="24"/>
          <w:highlight w:val="yellow"/>
        </w:rPr>
        <w:t>实现跨光传输</w:t>
      </w:r>
      <w:proofErr w:type="gramEnd"/>
      <w:r w:rsidRPr="009166D1">
        <w:rPr>
          <w:rFonts w:eastAsia="仿宋_GB2312" w:hint="eastAsia"/>
          <w:sz w:val="24"/>
          <w:highlight w:val="yellow"/>
        </w:rPr>
        <w:t>网络的端到端超大带宽通道</w:t>
      </w:r>
      <w:r>
        <w:rPr>
          <w:rFonts w:eastAsia="仿宋_GB2312" w:hint="eastAsia"/>
          <w:sz w:val="24"/>
        </w:rPr>
        <w:t>。</w:t>
      </w:r>
    </w:p>
    <w:p w14:paraId="7E5FCFFC" w14:textId="77777777" w:rsidR="00B36A14" w:rsidRDefault="00C504D6">
      <w:pPr>
        <w:adjustRightInd w:val="0"/>
        <w:snapToGrid w:val="0"/>
        <w:spacing w:line="360" w:lineRule="auto"/>
        <w:jc w:val="center"/>
        <w:rPr>
          <w:rFonts w:ascii="仿宋_GB2312" w:eastAsia="仿宋_GB2312"/>
          <w:sz w:val="24"/>
        </w:rPr>
      </w:pPr>
      <w:r>
        <w:rPr>
          <w:rFonts w:ascii="方正兰亭纤黑2." w:eastAsia="方正兰亭纤黑2." w:hAnsi="Myriad Pro" w:cs="方正兰亭纤黑2." w:hint="eastAsia"/>
          <w:noProof/>
          <w:color w:val="4C4C4E"/>
          <w:sz w:val="20"/>
          <w:szCs w:val="20"/>
        </w:rPr>
        <w:drawing>
          <wp:inline distT="0" distB="0" distL="0" distR="0" wp14:anchorId="749D3E5E" wp14:editId="4F6E95FB">
            <wp:extent cx="4364990" cy="21393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364990" cy="2139315"/>
                    </a:xfrm>
                    <a:prstGeom prst="rect">
                      <a:avLst/>
                    </a:prstGeom>
                    <a:noFill/>
                    <a:ln>
                      <a:noFill/>
                    </a:ln>
                  </pic:spPr>
                </pic:pic>
              </a:graphicData>
            </a:graphic>
          </wp:inline>
        </w:drawing>
      </w:r>
    </w:p>
    <w:p w14:paraId="3CBAEB49"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-8 </w:t>
      </w:r>
      <w:r>
        <w:rPr>
          <w:rFonts w:ascii="仿宋_GB2312" w:eastAsia="仿宋_GB2312" w:hint="eastAsia"/>
          <w:sz w:val="24"/>
        </w:rPr>
        <w:t>传输网络示意图</w:t>
      </w:r>
    </w:p>
    <w:p w14:paraId="69E1295B" w14:textId="60058B96"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 xml:space="preserve"> Termination</w:t>
      </w:r>
      <w:r>
        <w:rPr>
          <w:rFonts w:eastAsia="仿宋_GB2312" w:hint="eastAsia"/>
          <w:sz w:val="24"/>
        </w:rPr>
        <w:t>模式下，光传输网络感知</w:t>
      </w:r>
      <w:proofErr w:type="spellStart"/>
      <w:r>
        <w:rPr>
          <w:rFonts w:eastAsia="仿宋_GB2312" w:hint="eastAsia"/>
          <w:sz w:val="24"/>
        </w:rPr>
        <w:t>FlexE</w:t>
      </w:r>
      <w:proofErr w:type="spellEnd"/>
      <w:r>
        <w:rPr>
          <w:rFonts w:eastAsia="仿宋_GB2312" w:hint="eastAsia"/>
          <w:sz w:val="24"/>
        </w:rPr>
        <w:t xml:space="preserve"> UNI</w:t>
      </w:r>
      <w:r>
        <w:rPr>
          <w:rFonts w:eastAsia="仿宋_GB2312" w:hint="eastAsia"/>
          <w:sz w:val="24"/>
        </w:rPr>
        <w:t>接口并恢复出</w:t>
      </w:r>
      <w:proofErr w:type="spellStart"/>
      <w:r>
        <w:rPr>
          <w:rFonts w:eastAsia="仿宋_GB2312" w:hint="eastAsia"/>
          <w:sz w:val="24"/>
        </w:rPr>
        <w:t>FlexE</w:t>
      </w:r>
      <w:proofErr w:type="spellEnd"/>
      <w:r>
        <w:rPr>
          <w:rFonts w:eastAsia="仿宋_GB2312" w:hint="eastAsia"/>
          <w:sz w:val="24"/>
        </w:rPr>
        <w:t xml:space="preserve"> Client</w:t>
      </w:r>
      <w:r>
        <w:rPr>
          <w:rFonts w:eastAsia="仿宋_GB2312" w:hint="eastAsia"/>
          <w:sz w:val="24"/>
        </w:rPr>
        <w:t>数据流，再进一步映射到光传输网络中进行传输承载。这种模式与传统以太网接口在光传输网络上的承载一致，可以在光传输网络中实现对不同</w:t>
      </w:r>
      <w:proofErr w:type="spellStart"/>
      <w:r>
        <w:rPr>
          <w:rFonts w:eastAsia="仿宋_GB2312" w:hint="eastAsia"/>
          <w:sz w:val="24"/>
        </w:rPr>
        <w:t>FlexE</w:t>
      </w:r>
      <w:proofErr w:type="spellEnd"/>
      <w:r>
        <w:rPr>
          <w:rFonts w:eastAsia="仿宋_GB2312" w:hint="eastAsia"/>
          <w:sz w:val="24"/>
        </w:rPr>
        <w:t xml:space="preserve"> Client</w:t>
      </w:r>
      <w:r>
        <w:rPr>
          <w:rFonts w:eastAsia="仿宋_GB2312" w:hint="eastAsia"/>
          <w:sz w:val="24"/>
        </w:rPr>
        <w:t>流量的疏导等功能。</w:t>
      </w:r>
    </w:p>
    <w:p w14:paraId="7DFC8017"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 xml:space="preserve"> Aware Transport</w:t>
      </w:r>
      <w:r>
        <w:rPr>
          <w:rFonts w:eastAsia="仿宋_GB2312" w:hint="eastAsia"/>
          <w:sz w:val="24"/>
        </w:rPr>
        <w:t>模式主要利用了</w:t>
      </w:r>
      <w:proofErr w:type="spellStart"/>
      <w:r>
        <w:rPr>
          <w:rFonts w:eastAsia="仿宋_GB2312" w:hint="eastAsia"/>
          <w:sz w:val="24"/>
        </w:rPr>
        <w:t>FlexE</w:t>
      </w:r>
      <w:proofErr w:type="spellEnd"/>
      <w:r>
        <w:rPr>
          <w:rFonts w:eastAsia="仿宋_GB2312" w:hint="eastAsia"/>
          <w:sz w:val="24"/>
        </w:rPr>
        <w:t>的子速率特性。这种模式下</w:t>
      </w:r>
      <w:proofErr w:type="spellStart"/>
      <w:r>
        <w:rPr>
          <w:rFonts w:eastAsia="仿宋_GB2312" w:hint="eastAsia"/>
          <w:sz w:val="24"/>
        </w:rPr>
        <w:t>FlexE</w:t>
      </w:r>
      <w:proofErr w:type="spellEnd"/>
      <w:r>
        <w:rPr>
          <w:rFonts w:eastAsia="仿宋_GB2312" w:hint="eastAsia"/>
          <w:sz w:val="24"/>
        </w:rPr>
        <w:t>将</w:t>
      </w:r>
      <w:r>
        <w:rPr>
          <w:rFonts w:eastAsia="仿宋_GB2312" w:hint="eastAsia"/>
          <w:sz w:val="24"/>
        </w:rPr>
        <w:t>unavailable slots</w:t>
      </w:r>
      <w:r>
        <w:rPr>
          <w:rFonts w:eastAsia="仿宋_GB2312" w:hint="eastAsia"/>
          <w:sz w:val="24"/>
        </w:rPr>
        <w:t>通过填充特殊的</w:t>
      </w:r>
      <w:r>
        <w:rPr>
          <w:rFonts w:eastAsia="仿宋_GB2312" w:hint="eastAsia"/>
          <w:sz w:val="24"/>
        </w:rPr>
        <w:t>Error Control Block</w:t>
      </w:r>
      <w:r>
        <w:rPr>
          <w:rFonts w:eastAsia="仿宋_GB2312" w:hint="eastAsia"/>
          <w:sz w:val="24"/>
        </w:rPr>
        <w:t>数据块标识。当作为</w:t>
      </w:r>
      <w:r>
        <w:rPr>
          <w:rFonts w:eastAsia="仿宋_GB2312" w:hint="eastAsia"/>
          <w:sz w:val="24"/>
        </w:rPr>
        <w:t>UNI</w:t>
      </w:r>
      <w:r>
        <w:rPr>
          <w:rFonts w:eastAsia="仿宋_GB2312" w:hint="eastAsia"/>
          <w:sz w:val="24"/>
        </w:rPr>
        <w:t>侧的灵活以太网接口通过</w:t>
      </w:r>
      <w:r>
        <w:rPr>
          <w:rFonts w:eastAsia="仿宋_GB2312" w:hint="eastAsia"/>
          <w:sz w:val="24"/>
        </w:rPr>
        <w:t>Aware</w:t>
      </w:r>
      <w:r>
        <w:rPr>
          <w:rFonts w:eastAsia="仿宋_GB2312" w:hint="eastAsia"/>
          <w:sz w:val="24"/>
        </w:rPr>
        <w:t>模式在光传输网络中映射时，光传输网络直接丢弃</w:t>
      </w:r>
      <w:r>
        <w:rPr>
          <w:rFonts w:eastAsia="仿宋_GB2312" w:hint="eastAsia"/>
          <w:sz w:val="24"/>
        </w:rPr>
        <w:t>unavailable slots</w:t>
      </w:r>
      <w:r>
        <w:rPr>
          <w:rFonts w:eastAsia="仿宋_GB2312" w:hint="eastAsia"/>
          <w:sz w:val="24"/>
        </w:rPr>
        <w:t>，按照原始数据流带宽提取需要承载的数据，进而映射到速率匹配的光传输网络</w:t>
      </w:r>
      <w:r>
        <w:rPr>
          <w:rFonts w:eastAsia="仿宋_GB2312" w:hint="eastAsia"/>
          <w:sz w:val="24"/>
        </w:rPr>
        <w:t>DWDM</w:t>
      </w:r>
      <w:r>
        <w:rPr>
          <w:rFonts w:eastAsia="仿宋_GB2312" w:hint="eastAsia"/>
          <w:sz w:val="24"/>
        </w:rPr>
        <w:t>传输管道。光传输网络设备需要与作为</w:t>
      </w:r>
      <w:r>
        <w:rPr>
          <w:rFonts w:eastAsia="仿宋_GB2312" w:hint="eastAsia"/>
          <w:sz w:val="24"/>
        </w:rPr>
        <w:t>UNI</w:t>
      </w:r>
      <w:r>
        <w:rPr>
          <w:rFonts w:eastAsia="仿宋_GB2312" w:hint="eastAsia"/>
          <w:sz w:val="24"/>
        </w:rPr>
        <w:t>侧的</w:t>
      </w:r>
      <w:proofErr w:type="spellStart"/>
      <w:r>
        <w:rPr>
          <w:rFonts w:eastAsia="仿宋_GB2312" w:hint="eastAsia"/>
          <w:sz w:val="24"/>
        </w:rPr>
        <w:t>FlexE</w:t>
      </w:r>
      <w:proofErr w:type="spellEnd"/>
      <w:r>
        <w:rPr>
          <w:rFonts w:eastAsia="仿宋_GB2312" w:hint="eastAsia"/>
          <w:sz w:val="24"/>
        </w:rPr>
        <w:t>接口配置保持一致，从而感知</w:t>
      </w:r>
      <w:proofErr w:type="spellStart"/>
      <w:r>
        <w:rPr>
          <w:rFonts w:eastAsia="仿宋_GB2312" w:hint="eastAsia"/>
          <w:sz w:val="24"/>
        </w:rPr>
        <w:t>FlexE</w:t>
      </w:r>
      <w:proofErr w:type="spellEnd"/>
      <w:r>
        <w:rPr>
          <w:rFonts w:eastAsia="仿宋_GB2312" w:hint="eastAsia"/>
          <w:sz w:val="24"/>
        </w:rPr>
        <w:t xml:space="preserve"> UNI</w:t>
      </w:r>
      <w:r>
        <w:rPr>
          <w:rFonts w:eastAsia="仿宋_GB2312" w:hint="eastAsia"/>
          <w:sz w:val="24"/>
        </w:rPr>
        <w:t>接口并进行承载传输。图</w:t>
      </w:r>
      <w:r>
        <w:rPr>
          <w:rFonts w:eastAsia="仿宋_GB2312"/>
          <w:sz w:val="24"/>
        </w:rPr>
        <w:t>3-9</w:t>
      </w:r>
      <w:r>
        <w:rPr>
          <w:rFonts w:eastAsia="仿宋_GB2312" w:hint="eastAsia"/>
          <w:sz w:val="24"/>
        </w:rPr>
        <w:t>为这种模式的应用原理示意：</w:t>
      </w:r>
    </w:p>
    <w:p w14:paraId="5ACAF21B" w14:textId="77777777" w:rsidR="00B36A14" w:rsidRDefault="00C504D6">
      <w:pPr>
        <w:adjustRightInd w:val="0"/>
        <w:snapToGrid w:val="0"/>
        <w:spacing w:line="360" w:lineRule="auto"/>
        <w:jc w:val="center"/>
        <w:rPr>
          <w:rFonts w:ascii="仿宋_GB2312" w:eastAsia="仿宋_GB2312"/>
          <w:sz w:val="24"/>
        </w:rPr>
      </w:pPr>
      <w:r>
        <w:rPr>
          <w:rFonts w:ascii="方正兰亭纤黑2." w:eastAsia="方正兰亭纤黑2." w:hAnsi="Myriad Pro" w:cs="方正兰亭纤黑2." w:hint="eastAsia"/>
          <w:noProof/>
          <w:color w:val="4C4C4E"/>
          <w:sz w:val="20"/>
          <w:szCs w:val="20"/>
        </w:rPr>
        <w:drawing>
          <wp:inline distT="0" distB="0" distL="0" distR="0" wp14:anchorId="607CA582" wp14:editId="28E65893">
            <wp:extent cx="4213860" cy="21951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246465" cy="2212020"/>
                    </a:xfrm>
                    <a:prstGeom prst="rect">
                      <a:avLst/>
                    </a:prstGeom>
                    <a:noFill/>
                    <a:ln>
                      <a:noFill/>
                    </a:ln>
                  </pic:spPr>
                </pic:pic>
              </a:graphicData>
            </a:graphic>
          </wp:inline>
        </w:drawing>
      </w:r>
    </w:p>
    <w:p w14:paraId="36B6EA79"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lastRenderedPageBreak/>
        <w:t>图3</w:t>
      </w:r>
      <w:r>
        <w:rPr>
          <w:rFonts w:ascii="仿宋_GB2312" w:eastAsia="仿宋_GB2312"/>
          <w:sz w:val="24"/>
        </w:rPr>
        <w:t xml:space="preserve">-9 </w:t>
      </w:r>
      <w:r>
        <w:rPr>
          <w:rFonts w:ascii="仿宋_GB2312" w:eastAsia="仿宋_GB2312" w:hint="eastAsia"/>
          <w:sz w:val="24"/>
        </w:rPr>
        <w:t>模式应用原理示意图</w:t>
      </w:r>
    </w:p>
    <w:p w14:paraId="224DF6AE"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在</w:t>
      </w:r>
      <w:r>
        <w:rPr>
          <w:rFonts w:eastAsia="仿宋_GB2312" w:hint="eastAsia"/>
          <w:sz w:val="24"/>
        </w:rPr>
        <w:t>IP</w:t>
      </w:r>
      <w:r>
        <w:rPr>
          <w:rFonts w:eastAsia="仿宋_GB2312" w:hint="eastAsia"/>
          <w:sz w:val="24"/>
        </w:rPr>
        <w:t>网络中通过硬管道技术，对于重要专线、低时延</w:t>
      </w:r>
      <w:proofErr w:type="gramStart"/>
      <w:r>
        <w:rPr>
          <w:rFonts w:eastAsia="仿宋_GB2312" w:hint="eastAsia"/>
          <w:sz w:val="24"/>
        </w:rPr>
        <w:t>敏感业务</w:t>
      </w:r>
      <w:proofErr w:type="gramEnd"/>
      <w:r>
        <w:rPr>
          <w:rFonts w:eastAsia="仿宋_GB2312" w:hint="eastAsia"/>
          <w:sz w:val="24"/>
        </w:rPr>
        <w:t>等的承载可以基于</w:t>
      </w:r>
      <w:proofErr w:type="spellStart"/>
      <w:r>
        <w:rPr>
          <w:rFonts w:eastAsia="仿宋_GB2312" w:hint="eastAsia"/>
          <w:sz w:val="24"/>
        </w:rPr>
        <w:t>FlexE</w:t>
      </w:r>
      <w:proofErr w:type="spellEnd"/>
      <w:r>
        <w:rPr>
          <w:rFonts w:eastAsia="仿宋_GB2312" w:hint="eastAsia"/>
          <w:sz w:val="24"/>
        </w:rPr>
        <w:t>通道化功能构建端到端刚性管道。在统计复用的</w:t>
      </w:r>
      <w:r>
        <w:rPr>
          <w:rFonts w:eastAsia="仿宋_GB2312" w:hint="eastAsia"/>
          <w:sz w:val="24"/>
        </w:rPr>
        <w:t>IP</w:t>
      </w:r>
      <w:r>
        <w:rPr>
          <w:rFonts w:eastAsia="仿宋_GB2312" w:hint="eastAsia"/>
          <w:sz w:val="24"/>
        </w:rPr>
        <w:t>网络中，这种端到端</w:t>
      </w:r>
      <w:proofErr w:type="spellStart"/>
      <w:r>
        <w:rPr>
          <w:rFonts w:eastAsia="仿宋_GB2312" w:hint="eastAsia"/>
          <w:sz w:val="24"/>
        </w:rPr>
        <w:t>FlexE</w:t>
      </w:r>
      <w:proofErr w:type="spellEnd"/>
      <w:r>
        <w:rPr>
          <w:rFonts w:eastAsia="仿宋_GB2312" w:hint="eastAsia"/>
          <w:sz w:val="24"/>
        </w:rPr>
        <w:t>硬管道专线可在充分利用现有网络基础设施基础上，提供特定高价值客户业务的服务质量保证。</w:t>
      </w:r>
    </w:p>
    <w:p w14:paraId="23FD3912"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以太网虚拟专线</w:t>
      </w:r>
      <w:r>
        <w:rPr>
          <w:rFonts w:eastAsia="仿宋_GB2312" w:hint="eastAsia"/>
          <w:sz w:val="24"/>
        </w:rPr>
        <w:t>(EVPL</w:t>
      </w:r>
      <w:r>
        <w:rPr>
          <w:rFonts w:eastAsia="仿宋_GB2312" w:hint="eastAsia"/>
          <w:sz w:val="24"/>
        </w:rPr>
        <w:t>，</w:t>
      </w:r>
      <w:r>
        <w:rPr>
          <w:rFonts w:eastAsia="仿宋_GB2312" w:hint="eastAsia"/>
          <w:sz w:val="24"/>
        </w:rPr>
        <w:t xml:space="preserve">Ethernet Virtual Private Line) </w:t>
      </w:r>
      <w:r>
        <w:rPr>
          <w:rFonts w:eastAsia="仿宋_GB2312" w:hint="eastAsia"/>
          <w:sz w:val="24"/>
        </w:rPr>
        <w:t>服务已经在企业网和城域网中得到广泛应用，尤其是用于连接地理位置分散的区域</w:t>
      </w:r>
      <w:r>
        <w:rPr>
          <w:rFonts w:eastAsia="仿宋_GB2312" w:hint="eastAsia"/>
          <w:sz w:val="24"/>
        </w:rPr>
        <w:t>(</w:t>
      </w:r>
      <w:r>
        <w:rPr>
          <w:rFonts w:eastAsia="仿宋_GB2312" w:hint="eastAsia"/>
          <w:sz w:val="24"/>
        </w:rPr>
        <w:t>比如企业总部和不同分支之间</w:t>
      </w:r>
      <w:r>
        <w:rPr>
          <w:rFonts w:eastAsia="仿宋_GB2312" w:hint="eastAsia"/>
          <w:sz w:val="24"/>
        </w:rPr>
        <w:t>)</w:t>
      </w:r>
      <w:r>
        <w:rPr>
          <w:rFonts w:eastAsia="仿宋_GB2312" w:hint="eastAsia"/>
          <w:sz w:val="24"/>
        </w:rPr>
        <w:t>。随着基于网络的业务种类的不断增加，对专线服务的质量要求也在不断提高。例如，某些服务要求确保独享带宽和极低延迟，而一些服务却重视隐私保护和高安全性。基于</w:t>
      </w:r>
      <w:proofErr w:type="spellStart"/>
      <w:r>
        <w:rPr>
          <w:rFonts w:eastAsia="仿宋_GB2312" w:hint="eastAsia"/>
          <w:sz w:val="24"/>
        </w:rPr>
        <w:t>FlexE</w:t>
      </w:r>
      <w:proofErr w:type="spellEnd"/>
      <w:r>
        <w:rPr>
          <w:rFonts w:eastAsia="仿宋_GB2312" w:hint="eastAsia"/>
          <w:sz w:val="24"/>
        </w:rPr>
        <w:t>的专线服务，可以很好地满足这些新的需求。下图展示了一种针对地理位置相对分散的企业网中</w:t>
      </w:r>
      <w:proofErr w:type="spellStart"/>
      <w:r>
        <w:rPr>
          <w:rFonts w:eastAsia="仿宋_GB2312" w:hint="eastAsia"/>
          <w:sz w:val="24"/>
        </w:rPr>
        <w:t>FlexE</w:t>
      </w:r>
      <w:proofErr w:type="spellEnd"/>
      <w:r>
        <w:rPr>
          <w:rFonts w:eastAsia="仿宋_GB2312" w:hint="eastAsia"/>
          <w:sz w:val="24"/>
        </w:rPr>
        <w:t>的应用方式，各地区办公室之间是通过</w:t>
      </w:r>
      <w:proofErr w:type="spellStart"/>
      <w:r>
        <w:rPr>
          <w:rFonts w:eastAsia="仿宋_GB2312" w:hint="eastAsia"/>
          <w:sz w:val="24"/>
        </w:rPr>
        <w:t>FlexE</w:t>
      </w:r>
      <w:proofErr w:type="spellEnd"/>
      <w:r>
        <w:rPr>
          <w:rFonts w:eastAsia="仿宋_GB2312" w:hint="eastAsia"/>
          <w:sz w:val="24"/>
        </w:rPr>
        <w:t>建立连接，而且每条连接都可以根据数据流量来保证所需带宽得到满足。</w:t>
      </w:r>
    </w:p>
    <w:p w14:paraId="4483226F" w14:textId="77777777" w:rsidR="00B36A14" w:rsidRDefault="00C504D6">
      <w:pPr>
        <w:adjustRightInd w:val="0"/>
        <w:snapToGrid w:val="0"/>
        <w:spacing w:line="360" w:lineRule="auto"/>
        <w:ind w:left="785"/>
        <w:jc w:val="center"/>
        <w:rPr>
          <w:rFonts w:ascii="仿宋_GB2312" w:eastAsia="仿宋_GB2312"/>
          <w:sz w:val="24"/>
        </w:rPr>
      </w:pPr>
      <w:r>
        <w:rPr>
          <w:rFonts w:ascii="方正兰亭纤黑2." w:eastAsia="方正兰亭纤黑2." w:hAnsi="Myriad Pro" w:cs="方正兰亭纤黑2." w:hint="eastAsia"/>
          <w:noProof/>
          <w:color w:val="4C4C4E"/>
          <w:sz w:val="20"/>
          <w:szCs w:val="20"/>
        </w:rPr>
        <w:drawing>
          <wp:inline distT="0" distB="0" distL="0" distR="0" wp14:anchorId="27E0CBE8" wp14:editId="75FB4836">
            <wp:extent cx="4023360" cy="22840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89286" cy="2321891"/>
                    </a:xfrm>
                    <a:prstGeom prst="rect">
                      <a:avLst/>
                    </a:prstGeom>
                    <a:noFill/>
                    <a:ln>
                      <a:noFill/>
                    </a:ln>
                  </pic:spPr>
                </pic:pic>
              </a:graphicData>
            </a:graphic>
          </wp:inline>
        </w:drawing>
      </w:r>
    </w:p>
    <w:p w14:paraId="75CCCD52" w14:textId="77777777" w:rsidR="00B36A14" w:rsidRDefault="00C504D6">
      <w:pPr>
        <w:adjustRightInd w:val="0"/>
        <w:snapToGrid w:val="0"/>
        <w:spacing w:line="360" w:lineRule="auto"/>
        <w:ind w:left="785"/>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-10 </w:t>
      </w:r>
      <w:r>
        <w:rPr>
          <w:rFonts w:ascii="仿宋_GB2312" w:eastAsia="仿宋_GB2312" w:hint="eastAsia"/>
          <w:sz w:val="24"/>
        </w:rPr>
        <w:t>分散企业网的</w:t>
      </w:r>
      <w:proofErr w:type="spellStart"/>
      <w:r>
        <w:rPr>
          <w:rFonts w:ascii="仿宋_GB2312" w:eastAsia="仿宋_GB2312" w:hint="eastAsia"/>
          <w:sz w:val="24"/>
        </w:rPr>
        <w:t>FlexE</w:t>
      </w:r>
      <w:proofErr w:type="spellEnd"/>
      <w:r>
        <w:rPr>
          <w:rFonts w:ascii="仿宋_GB2312" w:eastAsia="仿宋_GB2312" w:hint="eastAsia"/>
          <w:sz w:val="24"/>
        </w:rPr>
        <w:t>应用方式</w:t>
      </w:r>
    </w:p>
    <w:p w14:paraId="4CEDAA31"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网络分片</w:t>
      </w:r>
      <w:r>
        <w:rPr>
          <w:rFonts w:eastAsia="仿宋_GB2312" w:hint="eastAsia"/>
          <w:sz w:val="24"/>
        </w:rPr>
        <w:t>(Network Slicing)</w:t>
      </w:r>
      <w:r>
        <w:rPr>
          <w:rFonts w:eastAsia="仿宋_GB2312" w:hint="eastAsia"/>
          <w:sz w:val="24"/>
        </w:rPr>
        <w:t>通过网络资源的分割来满足不同业务的承载需求，并保证服务的</w:t>
      </w:r>
      <w:r>
        <w:rPr>
          <w:rFonts w:eastAsia="仿宋_GB2312" w:hint="eastAsia"/>
          <w:sz w:val="24"/>
        </w:rPr>
        <w:t>SLA(</w:t>
      </w:r>
      <w:r>
        <w:rPr>
          <w:rFonts w:eastAsia="仿宋_GB2312" w:hint="eastAsia"/>
          <w:sz w:val="24"/>
        </w:rPr>
        <w:t>如带宽、时延等</w:t>
      </w:r>
      <w:r>
        <w:rPr>
          <w:rFonts w:eastAsia="仿宋_GB2312" w:hint="eastAsia"/>
          <w:sz w:val="24"/>
        </w:rPr>
        <w:t>)</w:t>
      </w:r>
      <w:r>
        <w:rPr>
          <w:rFonts w:eastAsia="仿宋_GB2312" w:hint="eastAsia"/>
          <w:sz w:val="24"/>
        </w:rPr>
        <w:t>。按照</w:t>
      </w:r>
      <w:r>
        <w:rPr>
          <w:rFonts w:eastAsia="仿宋_GB2312" w:hint="eastAsia"/>
          <w:sz w:val="24"/>
        </w:rPr>
        <w:t>NGMN</w:t>
      </w:r>
      <w:r>
        <w:rPr>
          <w:rFonts w:eastAsia="仿宋_GB2312" w:hint="eastAsia"/>
          <w:sz w:val="24"/>
        </w:rPr>
        <w:t>发布的</w:t>
      </w:r>
      <w:r>
        <w:rPr>
          <w:rFonts w:eastAsia="仿宋_GB2312" w:hint="eastAsia"/>
          <w:sz w:val="24"/>
        </w:rPr>
        <w:t>5G</w:t>
      </w:r>
      <w:r>
        <w:rPr>
          <w:rFonts w:eastAsia="仿宋_GB2312" w:hint="eastAsia"/>
          <w:sz w:val="24"/>
        </w:rPr>
        <w:t>白皮书，分片可以实现不同业务</w:t>
      </w:r>
      <w:r>
        <w:rPr>
          <w:rFonts w:eastAsia="仿宋_GB2312" w:hint="eastAsia"/>
          <w:sz w:val="24"/>
        </w:rPr>
        <w:t>(</w:t>
      </w:r>
      <w:r>
        <w:rPr>
          <w:rFonts w:eastAsia="仿宋_GB2312" w:hint="eastAsia"/>
          <w:sz w:val="24"/>
        </w:rPr>
        <w:t>如</w:t>
      </w:r>
      <w:proofErr w:type="spellStart"/>
      <w:r>
        <w:rPr>
          <w:rFonts w:eastAsia="仿宋_GB2312" w:hint="eastAsia"/>
          <w:sz w:val="24"/>
        </w:rPr>
        <w:t>eMBB</w:t>
      </w:r>
      <w:proofErr w:type="spellEnd"/>
      <w:r>
        <w:rPr>
          <w:rFonts w:eastAsia="仿宋_GB2312" w:hint="eastAsia"/>
          <w:sz w:val="24"/>
        </w:rPr>
        <w:t>增强宽带、自动驾驶、</w:t>
      </w:r>
      <w:proofErr w:type="spellStart"/>
      <w:r>
        <w:rPr>
          <w:rFonts w:eastAsia="仿宋_GB2312" w:hint="eastAsia"/>
          <w:sz w:val="24"/>
        </w:rPr>
        <w:t>uRLLC</w:t>
      </w:r>
      <w:proofErr w:type="spellEnd"/>
      <w:r>
        <w:rPr>
          <w:rFonts w:eastAsia="仿宋_GB2312" w:hint="eastAsia"/>
          <w:sz w:val="24"/>
        </w:rPr>
        <w:t>及海量</w:t>
      </w:r>
      <w:proofErr w:type="spellStart"/>
      <w:r>
        <w:rPr>
          <w:rFonts w:eastAsia="仿宋_GB2312" w:hint="eastAsia"/>
          <w:sz w:val="24"/>
        </w:rPr>
        <w:t>IoT</w:t>
      </w:r>
      <w:proofErr w:type="spellEnd"/>
      <w:r>
        <w:rPr>
          <w:rFonts w:eastAsia="仿宋_GB2312" w:hint="eastAsia"/>
          <w:sz w:val="24"/>
        </w:rPr>
        <w:t>互连等</w:t>
      </w:r>
      <w:r>
        <w:rPr>
          <w:rFonts w:eastAsia="仿宋_GB2312" w:hint="eastAsia"/>
          <w:sz w:val="24"/>
        </w:rPr>
        <w:t>)</w:t>
      </w:r>
      <w:r>
        <w:rPr>
          <w:rFonts w:eastAsia="仿宋_GB2312" w:hint="eastAsia"/>
          <w:sz w:val="24"/>
        </w:rPr>
        <w:t>在同一个</w:t>
      </w:r>
      <w:r>
        <w:rPr>
          <w:rFonts w:eastAsia="仿宋_GB2312" w:hint="eastAsia"/>
          <w:sz w:val="24"/>
        </w:rPr>
        <w:t>IP</w:t>
      </w:r>
      <w:r>
        <w:rPr>
          <w:rFonts w:eastAsia="仿宋_GB2312" w:hint="eastAsia"/>
          <w:sz w:val="24"/>
        </w:rPr>
        <w:t>网络中承载。</w:t>
      </w:r>
      <w:proofErr w:type="spellStart"/>
      <w:r>
        <w:rPr>
          <w:rFonts w:eastAsia="仿宋_GB2312" w:hint="eastAsia"/>
          <w:sz w:val="24"/>
        </w:rPr>
        <w:t>FlexE</w:t>
      </w:r>
      <w:proofErr w:type="spellEnd"/>
      <w:r>
        <w:rPr>
          <w:rFonts w:eastAsia="仿宋_GB2312" w:hint="eastAsia"/>
          <w:sz w:val="24"/>
        </w:rPr>
        <w:t>的通道化技术提供了</w:t>
      </w:r>
      <w:proofErr w:type="gramStart"/>
      <w:r>
        <w:rPr>
          <w:rFonts w:eastAsia="仿宋_GB2312" w:hint="eastAsia"/>
          <w:sz w:val="24"/>
        </w:rPr>
        <w:t>接口级不同</w:t>
      </w:r>
      <w:proofErr w:type="spellStart"/>
      <w:proofErr w:type="gramEnd"/>
      <w:r>
        <w:rPr>
          <w:rFonts w:eastAsia="仿宋_GB2312" w:hint="eastAsia"/>
          <w:sz w:val="24"/>
        </w:rPr>
        <w:t>FlexE</w:t>
      </w:r>
      <w:proofErr w:type="spellEnd"/>
      <w:r>
        <w:rPr>
          <w:rFonts w:eastAsia="仿宋_GB2312" w:hint="eastAsia"/>
          <w:sz w:val="24"/>
        </w:rPr>
        <w:t xml:space="preserve"> Client</w:t>
      </w:r>
      <w:r>
        <w:rPr>
          <w:rFonts w:eastAsia="仿宋_GB2312" w:hint="eastAsia"/>
          <w:sz w:val="24"/>
        </w:rPr>
        <w:t>之间的物理切分及相互隔离，进一步与路由器架构结合，构建端到端网络分片。</w:t>
      </w:r>
    </w:p>
    <w:p w14:paraId="54A6E6C0" w14:textId="77777777" w:rsidR="00B36A14" w:rsidRDefault="00C504D6">
      <w:pPr>
        <w:adjustRightInd w:val="0"/>
        <w:snapToGrid w:val="0"/>
        <w:spacing w:line="360" w:lineRule="auto"/>
        <w:ind w:left="785"/>
        <w:jc w:val="center"/>
        <w:rPr>
          <w:rFonts w:ascii="仿宋_GB2312" w:eastAsia="仿宋_GB2312"/>
          <w:sz w:val="24"/>
        </w:rPr>
      </w:pPr>
      <w:r>
        <w:rPr>
          <w:rFonts w:ascii="方正兰亭纤黑2." w:eastAsia="方正兰亭纤黑2." w:hAnsi="Myriad Pro" w:cs="方正兰亭纤黑2." w:hint="eastAsia"/>
          <w:noProof/>
          <w:color w:val="4C4C4E"/>
          <w:sz w:val="20"/>
          <w:szCs w:val="20"/>
        </w:rPr>
        <w:lastRenderedPageBreak/>
        <w:drawing>
          <wp:inline distT="0" distB="0" distL="0" distR="0" wp14:anchorId="440E4404" wp14:editId="725425CA">
            <wp:extent cx="3105785" cy="22771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05785" cy="2277110"/>
                    </a:xfrm>
                    <a:prstGeom prst="rect">
                      <a:avLst/>
                    </a:prstGeom>
                    <a:noFill/>
                    <a:ln>
                      <a:noFill/>
                    </a:ln>
                  </pic:spPr>
                </pic:pic>
              </a:graphicData>
            </a:graphic>
          </wp:inline>
        </w:drawing>
      </w:r>
    </w:p>
    <w:p w14:paraId="21EF427F" w14:textId="77777777" w:rsidR="00B36A14" w:rsidRDefault="00C504D6">
      <w:pPr>
        <w:adjustRightInd w:val="0"/>
        <w:snapToGrid w:val="0"/>
        <w:spacing w:line="360" w:lineRule="auto"/>
        <w:ind w:left="785"/>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-11 </w:t>
      </w:r>
      <w:r>
        <w:rPr>
          <w:rFonts w:ascii="仿宋_GB2312" w:eastAsia="仿宋_GB2312" w:hint="eastAsia"/>
          <w:sz w:val="24"/>
        </w:rPr>
        <w:t>端到端网络分片</w:t>
      </w:r>
    </w:p>
    <w:p w14:paraId="72D6C771" w14:textId="77777777" w:rsidR="00B36A14" w:rsidRDefault="00C504D6">
      <w:pPr>
        <w:pStyle w:val="20"/>
        <w:numPr>
          <w:ilvl w:val="1"/>
          <w:numId w:val="1"/>
        </w:numPr>
      </w:pPr>
      <w:r>
        <w:rPr>
          <w:rFonts w:hint="eastAsia"/>
        </w:rPr>
        <w:t>项目研究的关键和难点。</w:t>
      </w:r>
    </w:p>
    <w:p w14:paraId="34AE3AEE" w14:textId="77777777" w:rsidR="00B36A14" w:rsidRDefault="00C504D6">
      <w:pPr>
        <w:pStyle w:val="3"/>
      </w:pPr>
      <w:r>
        <w:rPr>
          <w:rFonts w:hint="eastAsia"/>
        </w:rPr>
        <w:t>基于</w:t>
      </w:r>
      <w:proofErr w:type="spellStart"/>
      <w:r>
        <w:rPr>
          <w:rFonts w:hint="eastAsia"/>
        </w:rPr>
        <w:t>FlexE</w:t>
      </w:r>
      <w:proofErr w:type="spellEnd"/>
      <w:r>
        <w:rPr>
          <w:rFonts w:hint="eastAsia"/>
        </w:rPr>
        <w:t>的电力业务通信承载架构</w:t>
      </w:r>
    </w:p>
    <w:p w14:paraId="1B178020"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当前的网络切片技术主要应用在</w:t>
      </w:r>
      <w:r>
        <w:rPr>
          <w:rFonts w:eastAsia="仿宋_GB2312" w:hint="eastAsia"/>
          <w:sz w:val="24"/>
        </w:rPr>
        <w:t>5G</w:t>
      </w:r>
      <w:proofErr w:type="gramStart"/>
      <w:r>
        <w:rPr>
          <w:rFonts w:eastAsia="仿宋_GB2312" w:hint="eastAsia"/>
          <w:sz w:val="24"/>
        </w:rPr>
        <w:t>回传网</w:t>
      </w:r>
      <w:proofErr w:type="gramEnd"/>
      <w:r>
        <w:rPr>
          <w:rFonts w:eastAsia="仿宋_GB2312" w:hint="eastAsia"/>
          <w:sz w:val="24"/>
        </w:rPr>
        <w:t>承载</w:t>
      </w:r>
      <w:proofErr w:type="spellStart"/>
      <w:r>
        <w:rPr>
          <w:rFonts w:eastAsia="仿宋_GB2312" w:hint="eastAsia"/>
          <w:sz w:val="24"/>
        </w:rPr>
        <w:t>eMBB</w:t>
      </w:r>
      <w:proofErr w:type="spellEnd"/>
      <w:r>
        <w:rPr>
          <w:rFonts w:eastAsia="仿宋_GB2312" w:hint="eastAsia"/>
          <w:sz w:val="24"/>
        </w:rPr>
        <w:t>、</w:t>
      </w:r>
      <w:proofErr w:type="spellStart"/>
      <w:r>
        <w:rPr>
          <w:rFonts w:eastAsia="仿宋_GB2312" w:hint="eastAsia"/>
          <w:sz w:val="24"/>
        </w:rPr>
        <w:t>uRLLC</w:t>
      </w:r>
      <w:proofErr w:type="spellEnd"/>
      <w:r>
        <w:rPr>
          <w:rFonts w:eastAsia="仿宋_GB2312" w:hint="eastAsia"/>
          <w:sz w:val="24"/>
        </w:rPr>
        <w:t>、</w:t>
      </w:r>
      <w:proofErr w:type="spellStart"/>
      <w:r>
        <w:rPr>
          <w:rFonts w:eastAsia="仿宋_GB2312" w:hint="eastAsia"/>
          <w:sz w:val="24"/>
        </w:rPr>
        <w:t>mMTC</w:t>
      </w:r>
      <w:proofErr w:type="spellEnd"/>
      <w:r>
        <w:rPr>
          <w:rFonts w:eastAsia="仿宋_GB2312" w:hint="eastAsia"/>
          <w:sz w:val="24"/>
        </w:rPr>
        <w:t>等业务，如何能够满足电力业务场景（如营销、配电等领域的新业务）的需求还需要研究，</w:t>
      </w:r>
      <w:r>
        <w:rPr>
          <w:rFonts w:eastAsia="仿宋_GB2312"/>
          <w:sz w:val="24"/>
        </w:rPr>
        <w:t xml:space="preserve"> </w:t>
      </w:r>
      <w:r>
        <w:rPr>
          <w:rFonts w:eastAsia="仿宋_GB2312" w:hint="eastAsia"/>
          <w:sz w:val="24"/>
        </w:rPr>
        <w:t>设计以太网技术后，承载营销、配电等业务的通信网络架构。同时，针对电力业务的保护要求，如何从</w:t>
      </w:r>
      <w:proofErr w:type="spellStart"/>
      <w:r>
        <w:rPr>
          <w:rFonts w:eastAsia="仿宋_GB2312" w:hint="eastAsia"/>
          <w:sz w:val="24"/>
        </w:rPr>
        <w:t>FlexE</w:t>
      </w:r>
      <w:proofErr w:type="spellEnd"/>
      <w:r>
        <w:rPr>
          <w:rFonts w:eastAsia="仿宋_GB2312" w:hint="eastAsia"/>
          <w:sz w:val="24"/>
        </w:rPr>
        <w:t xml:space="preserve"> Shim </w:t>
      </w:r>
      <w:proofErr w:type="gramStart"/>
      <w:r>
        <w:rPr>
          <w:rFonts w:eastAsia="仿宋_GB2312" w:hint="eastAsia"/>
          <w:sz w:val="24"/>
        </w:rPr>
        <w:t>层完成</w:t>
      </w:r>
      <w:proofErr w:type="gramEnd"/>
      <w:r>
        <w:rPr>
          <w:rFonts w:eastAsia="仿宋_GB2312" w:hint="eastAsia"/>
          <w:sz w:val="24"/>
        </w:rPr>
        <w:t>复用和解复用功能，在复用</w:t>
      </w:r>
      <w:r>
        <w:rPr>
          <w:rFonts w:eastAsia="仿宋_GB2312" w:hint="eastAsia"/>
          <w:sz w:val="24"/>
        </w:rPr>
        <w:t>/</w:t>
      </w:r>
      <w:r>
        <w:rPr>
          <w:rFonts w:eastAsia="仿宋_GB2312" w:hint="eastAsia"/>
          <w:sz w:val="24"/>
        </w:rPr>
        <w:t>解复用时插入</w:t>
      </w:r>
      <w:r>
        <w:rPr>
          <w:rFonts w:eastAsia="仿宋_GB2312" w:hint="eastAsia"/>
          <w:sz w:val="24"/>
        </w:rPr>
        <w:t>/</w:t>
      </w:r>
      <w:r>
        <w:rPr>
          <w:rFonts w:eastAsia="仿宋_GB2312" w:hint="eastAsia"/>
          <w:sz w:val="24"/>
        </w:rPr>
        <w:t>提取操作管理维护</w:t>
      </w:r>
      <w:r>
        <w:rPr>
          <w:rFonts w:eastAsia="仿宋_GB2312" w:hint="eastAsia"/>
          <w:sz w:val="24"/>
        </w:rPr>
        <w:t>( operation administration maintenance</w:t>
      </w:r>
      <w:r>
        <w:rPr>
          <w:rFonts w:eastAsia="仿宋_GB2312" w:hint="eastAsia"/>
          <w:sz w:val="24"/>
        </w:rPr>
        <w:t>，</w:t>
      </w:r>
      <w:r>
        <w:rPr>
          <w:rFonts w:eastAsia="仿宋_GB2312" w:hint="eastAsia"/>
          <w:sz w:val="24"/>
        </w:rPr>
        <w:t xml:space="preserve">OAM) </w:t>
      </w:r>
      <w:r>
        <w:rPr>
          <w:rFonts w:eastAsia="仿宋_GB2312" w:hint="eastAsia"/>
          <w:sz w:val="24"/>
        </w:rPr>
        <w:t>码块，其中包括用于保护倒换的基础</w:t>
      </w:r>
      <w:r>
        <w:rPr>
          <w:rFonts w:eastAsia="仿宋_GB2312" w:hint="eastAsia"/>
          <w:sz w:val="24"/>
        </w:rPr>
        <w:t xml:space="preserve">( BAS) </w:t>
      </w:r>
      <w:r>
        <w:rPr>
          <w:rFonts w:eastAsia="仿宋_GB2312" w:hint="eastAsia"/>
          <w:sz w:val="24"/>
        </w:rPr>
        <w:t>码块、自动保护倒换</w:t>
      </w:r>
      <w:r>
        <w:rPr>
          <w:rFonts w:eastAsia="仿宋_GB2312" w:hint="eastAsia"/>
          <w:sz w:val="24"/>
        </w:rPr>
        <w:t>( automatic protection switch</w:t>
      </w:r>
      <w:r>
        <w:rPr>
          <w:rFonts w:eastAsia="仿宋_GB2312" w:hint="eastAsia"/>
          <w:sz w:val="24"/>
        </w:rPr>
        <w:t>，</w:t>
      </w:r>
      <w:r>
        <w:rPr>
          <w:rFonts w:eastAsia="仿宋_GB2312" w:hint="eastAsia"/>
          <w:sz w:val="24"/>
        </w:rPr>
        <w:t xml:space="preserve">APS) </w:t>
      </w:r>
      <w:proofErr w:type="gramStart"/>
      <w:r>
        <w:rPr>
          <w:rFonts w:eastAsia="仿宋_GB2312" w:hint="eastAsia"/>
          <w:sz w:val="24"/>
        </w:rPr>
        <w:t>码块和</w:t>
      </w:r>
      <w:proofErr w:type="gramEnd"/>
      <w:r>
        <w:rPr>
          <w:rFonts w:eastAsia="仿宋_GB2312" w:hint="eastAsia"/>
          <w:sz w:val="24"/>
        </w:rPr>
        <w:t>连通性验证</w:t>
      </w:r>
      <w:r>
        <w:rPr>
          <w:rFonts w:eastAsia="仿宋_GB2312" w:hint="eastAsia"/>
          <w:sz w:val="24"/>
        </w:rPr>
        <w:t>( connectivity verification</w:t>
      </w:r>
      <w:r>
        <w:rPr>
          <w:rFonts w:eastAsia="仿宋_GB2312" w:hint="eastAsia"/>
          <w:sz w:val="24"/>
        </w:rPr>
        <w:t>，</w:t>
      </w:r>
      <w:r>
        <w:rPr>
          <w:rFonts w:eastAsia="仿宋_GB2312" w:hint="eastAsia"/>
          <w:sz w:val="24"/>
        </w:rPr>
        <w:t xml:space="preserve">CV) </w:t>
      </w:r>
      <w:r>
        <w:rPr>
          <w:rFonts w:eastAsia="仿宋_GB2312" w:hint="eastAsia"/>
          <w:sz w:val="24"/>
        </w:rPr>
        <w:t>码块，支持电力业务的无感知切换，成为本项目的难点之一。</w:t>
      </w:r>
    </w:p>
    <w:p w14:paraId="6F9AFFEC" w14:textId="77777777" w:rsidR="00B36A14" w:rsidRDefault="00C504D6">
      <w:pPr>
        <w:pStyle w:val="3"/>
      </w:pPr>
      <w:r>
        <w:rPr>
          <w:rFonts w:hint="eastAsia"/>
        </w:rPr>
        <w:t>电力差异</w:t>
      </w:r>
      <w:proofErr w:type="gramStart"/>
      <w:r>
        <w:rPr>
          <w:rFonts w:hint="eastAsia"/>
        </w:rPr>
        <w:t>化业务</w:t>
      </w:r>
      <w:proofErr w:type="gramEnd"/>
      <w:r>
        <w:rPr>
          <w:rFonts w:hint="eastAsia"/>
        </w:rPr>
        <w:t>场景的切片精细划分技术</w:t>
      </w:r>
    </w:p>
    <w:p w14:paraId="2858F8B2"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当前的网络切片技术主要应用在</w:t>
      </w:r>
      <w:r>
        <w:rPr>
          <w:rFonts w:eastAsia="仿宋_GB2312" w:hint="eastAsia"/>
          <w:sz w:val="24"/>
        </w:rPr>
        <w:t>5G</w:t>
      </w:r>
      <w:proofErr w:type="gramStart"/>
      <w:r>
        <w:rPr>
          <w:rFonts w:eastAsia="仿宋_GB2312" w:hint="eastAsia"/>
          <w:sz w:val="24"/>
        </w:rPr>
        <w:t>回传网</w:t>
      </w:r>
      <w:proofErr w:type="gramEnd"/>
      <w:r>
        <w:rPr>
          <w:rFonts w:eastAsia="仿宋_GB2312" w:hint="eastAsia"/>
          <w:sz w:val="24"/>
        </w:rPr>
        <w:t>承载</w:t>
      </w:r>
      <w:proofErr w:type="spellStart"/>
      <w:r>
        <w:rPr>
          <w:rFonts w:eastAsia="仿宋_GB2312" w:hint="eastAsia"/>
          <w:sz w:val="24"/>
        </w:rPr>
        <w:t>eMBB</w:t>
      </w:r>
      <w:proofErr w:type="spellEnd"/>
      <w:r>
        <w:rPr>
          <w:rFonts w:eastAsia="仿宋_GB2312" w:hint="eastAsia"/>
          <w:sz w:val="24"/>
        </w:rPr>
        <w:t>、</w:t>
      </w:r>
      <w:proofErr w:type="spellStart"/>
      <w:r>
        <w:rPr>
          <w:rFonts w:eastAsia="仿宋_GB2312" w:hint="eastAsia"/>
          <w:sz w:val="24"/>
        </w:rPr>
        <w:t>uRLLC</w:t>
      </w:r>
      <w:proofErr w:type="spellEnd"/>
      <w:r>
        <w:rPr>
          <w:rFonts w:eastAsia="仿宋_GB2312" w:hint="eastAsia"/>
          <w:sz w:val="24"/>
        </w:rPr>
        <w:t>、</w:t>
      </w:r>
      <w:proofErr w:type="spellStart"/>
      <w:r>
        <w:rPr>
          <w:rFonts w:eastAsia="仿宋_GB2312" w:hint="eastAsia"/>
          <w:sz w:val="24"/>
        </w:rPr>
        <w:t>mMTC</w:t>
      </w:r>
      <w:proofErr w:type="spellEnd"/>
      <w:r>
        <w:rPr>
          <w:rFonts w:eastAsia="仿宋_GB2312" w:hint="eastAsia"/>
          <w:sz w:val="24"/>
        </w:rPr>
        <w:t>等业务，需要进一步明确能够满足电力业务场景（如营销、配电等领域的新业务）的切片需求，在应用灵活以太网技术后，营销、配电等业务的通信通道、通信规约可以做哪些改进和优化，让新技术更好为业务服务。同时，当前的网络切片管理方案是为了匹配运营</w:t>
      </w:r>
      <w:proofErr w:type="gramStart"/>
      <w:r>
        <w:rPr>
          <w:rFonts w:eastAsia="仿宋_GB2312" w:hint="eastAsia"/>
          <w:sz w:val="24"/>
        </w:rPr>
        <w:t>商业务</w:t>
      </w:r>
      <w:proofErr w:type="gramEnd"/>
      <w:r>
        <w:rPr>
          <w:rFonts w:eastAsia="仿宋_GB2312" w:hint="eastAsia"/>
          <w:sz w:val="24"/>
        </w:rPr>
        <w:t>流程的，如何根据电力各场景业务流程做适配和优化需要研究，让电力网络的切片管理在满足电网安全要求的前提下效率更高，成为本项目的又一难点。</w:t>
      </w:r>
    </w:p>
    <w:p w14:paraId="78499728" w14:textId="77777777" w:rsidR="00B36A14" w:rsidRDefault="00C504D6">
      <w:pPr>
        <w:pStyle w:val="3"/>
      </w:pPr>
      <w:r>
        <w:rPr>
          <w:rFonts w:hint="eastAsia"/>
        </w:rPr>
        <w:t>基于</w:t>
      </w:r>
      <w:proofErr w:type="spellStart"/>
      <w:r>
        <w:rPr>
          <w:rFonts w:hint="eastAsia"/>
        </w:rPr>
        <w:t>FlexE</w:t>
      </w:r>
      <w:proofErr w:type="spellEnd"/>
      <w:r>
        <w:rPr>
          <w:rFonts w:hint="eastAsia"/>
        </w:rPr>
        <w:t>的切片内资源按需调控技术</w:t>
      </w:r>
    </w:p>
    <w:p w14:paraId="3A38D936"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电网通信业务对</w:t>
      </w:r>
      <w:proofErr w:type="spellStart"/>
      <w:r>
        <w:rPr>
          <w:rFonts w:eastAsia="仿宋_GB2312" w:hint="eastAsia"/>
          <w:sz w:val="24"/>
        </w:rPr>
        <w:t>QoS</w:t>
      </w:r>
      <w:proofErr w:type="spellEnd"/>
      <w:r>
        <w:rPr>
          <w:rFonts w:eastAsia="仿宋_GB2312" w:hint="eastAsia"/>
          <w:sz w:val="24"/>
        </w:rPr>
        <w:t>、安全隔离和带宽动态调整有着新的要求，在电力通信网中部署使用</w:t>
      </w:r>
      <w:proofErr w:type="spellStart"/>
      <w:r>
        <w:rPr>
          <w:rFonts w:eastAsia="仿宋_GB2312" w:hint="eastAsia"/>
          <w:sz w:val="24"/>
        </w:rPr>
        <w:t>FlexE</w:t>
      </w:r>
      <w:proofErr w:type="spellEnd"/>
      <w:r>
        <w:rPr>
          <w:rFonts w:eastAsia="仿宋_GB2312" w:hint="eastAsia"/>
          <w:sz w:val="24"/>
        </w:rPr>
        <w:t>切片，必然面临如何将多种业务流量汇聚到一个</w:t>
      </w:r>
      <w:proofErr w:type="spellStart"/>
      <w:r>
        <w:rPr>
          <w:rFonts w:eastAsia="仿宋_GB2312" w:hint="eastAsia"/>
          <w:sz w:val="24"/>
        </w:rPr>
        <w:t>FlexE</w:t>
      </w:r>
      <w:proofErr w:type="spellEnd"/>
      <w:r>
        <w:rPr>
          <w:rFonts w:eastAsia="仿宋_GB2312" w:hint="eastAsia"/>
          <w:sz w:val="24"/>
        </w:rPr>
        <w:t>切片内，同时需要保障安全隔离、</w:t>
      </w:r>
      <w:r>
        <w:rPr>
          <w:rFonts w:eastAsia="仿宋_GB2312" w:hint="eastAsia"/>
          <w:sz w:val="24"/>
        </w:rPr>
        <w:t>QoS</w:t>
      </w:r>
      <w:r>
        <w:rPr>
          <w:rFonts w:eastAsia="仿宋_GB2312" w:hint="eastAsia"/>
          <w:sz w:val="24"/>
        </w:rPr>
        <w:t>质量和带宽优化的问题。因此，本项目将研究对</w:t>
      </w:r>
      <w:r>
        <w:rPr>
          <w:rFonts w:eastAsia="仿宋_GB2312" w:hint="eastAsia"/>
          <w:sz w:val="24"/>
        </w:rPr>
        <w:t xml:space="preserve">Flex </w:t>
      </w:r>
      <w:r>
        <w:rPr>
          <w:rFonts w:eastAsia="仿宋_GB2312" w:hint="eastAsia"/>
          <w:sz w:val="24"/>
        </w:rPr>
        <w:t>分片的资源进行动态调整的方案，并在应用测试中进行应用场景测试，验证切片扩容期间流量时延、抖动变</w:t>
      </w:r>
      <w:r>
        <w:rPr>
          <w:rFonts w:eastAsia="仿宋_GB2312" w:hint="eastAsia"/>
          <w:sz w:val="24"/>
        </w:rPr>
        <w:lastRenderedPageBreak/>
        <w:t>化的情况，成为本项目一个难点。</w:t>
      </w:r>
    </w:p>
    <w:p w14:paraId="31F1B3E0" w14:textId="77777777" w:rsidR="00B36A14" w:rsidRDefault="00C504D6">
      <w:pPr>
        <w:pStyle w:val="3"/>
      </w:pPr>
      <w:r>
        <w:rPr>
          <w:rFonts w:hint="eastAsia"/>
        </w:rPr>
        <w:t>基于</w:t>
      </w:r>
      <w:proofErr w:type="spellStart"/>
      <w:r>
        <w:rPr>
          <w:rFonts w:hint="eastAsia"/>
        </w:rPr>
        <w:t>FlexE</w:t>
      </w:r>
      <w:proofErr w:type="spellEnd"/>
      <w:r>
        <w:rPr>
          <w:rFonts w:hint="eastAsia"/>
        </w:rPr>
        <w:t>的</w:t>
      </w:r>
      <w:r>
        <w:rPr>
          <w:rFonts w:hint="eastAsia"/>
        </w:rPr>
        <w:t>1588PTP</w:t>
      </w:r>
      <w:r>
        <w:rPr>
          <w:rFonts w:hint="eastAsia"/>
        </w:rPr>
        <w:t>时间同步机制</w:t>
      </w:r>
    </w:p>
    <w:p w14:paraId="208E6840"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hint="eastAsia"/>
          <w:sz w:val="24"/>
        </w:rPr>
        <w:t>FlexE</w:t>
      </w:r>
      <w:proofErr w:type="spellEnd"/>
      <w:r>
        <w:rPr>
          <w:rFonts w:eastAsia="仿宋_GB2312" w:hint="eastAsia"/>
          <w:sz w:val="24"/>
        </w:rPr>
        <w:t>技术的应用，提出了超高精度时间同步的需求，地面</w:t>
      </w:r>
      <w:r>
        <w:rPr>
          <w:rFonts w:eastAsia="仿宋_GB2312" w:hint="eastAsia"/>
          <w:sz w:val="24"/>
        </w:rPr>
        <w:t>1588</w:t>
      </w:r>
      <w:r>
        <w:rPr>
          <w:rFonts w:eastAsia="仿宋_GB2312" w:hint="eastAsia"/>
          <w:sz w:val="24"/>
        </w:rPr>
        <w:t>同步成为关键解决方案。</w:t>
      </w:r>
      <w:r>
        <w:rPr>
          <w:rFonts w:eastAsia="仿宋_GB2312"/>
          <w:sz w:val="24"/>
        </w:rPr>
        <w:t>1588</w:t>
      </w:r>
      <w:r>
        <w:rPr>
          <w:rFonts w:eastAsia="仿宋_GB2312" w:hint="eastAsia"/>
          <w:sz w:val="24"/>
        </w:rPr>
        <w:t>时间同步是采用精确时间协议（</w:t>
      </w:r>
      <w:r>
        <w:rPr>
          <w:rFonts w:eastAsia="仿宋_GB2312" w:hint="eastAsia"/>
          <w:sz w:val="24"/>
        </w:rPr>
        <w:t>Precision</w:t>
      </w:r>
      <w:r>
        <w:rPr>
          <w:rFonts w:eastAsia="仿宋_GB2312"/>
          <w:sz w:val="24"/>
        </w:rPr>
        <w:t xml:space="preserve"> </w:t>
      </w:r>
      <w:r>
        <w:rPr>
          <w:rFonts w:eastAsia="仿宋_GB2312" w:hint="eastAsia"/>
          <w:sz w:val="24"/>
        </w:rPr>
        <w:t>Time Protocol</w:t>
      </w:r>
      <w:r>
        <w:rPr>
          <w:rFonts w:eastAsia="仿宋_GB2312" w:hint="eastAsia"/>
          <w:sz w:val="24"/>
        </w:rPr>
        <w:t>，</w:t>
      </w:r>
      <w:r>
        <w:rPr>
          <w:rFonts w:eastAsia="仿宋_GB2312" w:hint="eastAsia"/>
          <w:sz w:val="24"/>
        </w:rPr>
        <w:t>PTP</w:t>
      </w:r>
      <w:r>
        <w:rPr>
          <w:rFonts w:eastAsia="仿宋_GB2312" w:hint="eastAsia"/>
          <w:sz w:val="24"/>
        </w:rPr>
        <w:t>），通过主从时钟间交互报文能够精确测量线路时延和主从时钟间的偏差值。如何在</w:t>
      </w:r>
      <w:proofErr w:type="spellStart"/>
      <w:r>
        <w:rPr>
          <w:rFonts w:eastAsia="仿宋_GB2312" w:hint="eastAsia"/>
          <w:sz w:val="24"/>
        </w:rPr>
        <w:t>FlexE</w:t>
      </w:r>
      <w:proofErr w:type="spellEnd"/>
      <w:r>
        <w:rPr>
          <w:rFonts w:eastAsia="仿宋_GB2312" w:hint="eastAsia"/>
          <w:sz w:val="24"/>
        </w:rPr>
        <w:t>的基础上实现</w:t>
      </w:r>
      <w:r>
        <w:rPr>
          <w:rFonts w:eastAsia="仿宋_GB2312" w:hint="eastAsia"/>
          <w:sz w:val="24"/>
        </w:rPr>
        <w:t>1588</w:t>
      </w:r>
      <w:r>
        <w:rPr>
          <w:rFonts w:eastAsia="仿宋_GB2312" w:hint="eastAsia"/>
          <w:sz w:val="24"/>
        </w:rPr>
        <w:t>时间同步技术已成为</w:t>
      </w:r>
      <w:r>
        <w:rPr>
          <w:rFonts w:eastAsia="仿宋_GB2312" w:hint="eastAsia"/>
          <w:sz w:val="24"/>
        </w:rPr>
        <w:t>5G</w:t>
      </w:r>
      <w:r>
        <w:rPr>
          <w:rFonts w:eastAsia="仿宋_GB2312" w:hint="eastAsia"/>
          <w:sz w:val="24"/>
        </w:rPr>
        <w:t>通信的重要课题。</w:t>
      </w:r>
    </w:p>
    <w:p w14:paraId="12422ADB" w14:textId="3C48862C" w:rsidR="00B36A14" w:rsidRDefault="00C504D6">
      <w:pPr>
        <w:pStyle w:val="1"/>
      </w:pPr>
      <w:r>
        <w:rPr>
          <w:rFonts w:hint="eastAsia"/>
        </w:rPr>
        <w:t>项目研究内容和实施方案</w:t>
      </w:r>
      <w:r w:rsidR="00AD3F3B" w:rsidRPr="00AD3F3B">
        <w:rPr>
          <w:rFonts w:hint="eastAsia"/>
          <w:highlight w:val="red"/>
        </w:rPr>
        <w:t>【stop】</w:t>
      </w:r>
      <w:r w:rsidR="00CC7727">
        <w:rPr>
          <w:rFonts w:hint="eastAsia"/>
          <w:highlight w:val="red"/>
        </w:rPr>
        <w:t>【帧结构以及三种模式有待继续探究】</w:t>
      </w:r>
    </w:p>
    <w:p w14:paraId="0F72D19A" w14:textId="77777777" w:rsidR="00B36A14" w:rsidRDefault="00C504D6">
      <w:pPr>
        <w:pStyle w:val="20"/>
        <w:numPr>
          <w:ilvl w:val="1"/>
          <w:numId w:val="1"/>
        </w:numPr>
      </w:pPr>
      <w:r>
        <w:rPr>
          <w:rFonts w:hint="eastAsia"/>
        </w:rPr>
        <w:t>研究内容</w:t>
      </w:r>
    </w:p>
    <w:p w14:paraId="42DFC3B5" w14:textId="77777777" w:rsidR="00B36A14" w:rsidRDefault="00C504D6">
      <w:pPr>
        <w:pStyle w:val="3"/>
      </w:pPr>
      <w:r>
        <w:rPr>
          <w:rFonts w:hint="eastAsia"/>
        </w:rPr>
        <w:t>适用于电力业务的基于灵活以太网技术的切片网络框架研究</w:t>
      </w:r>
    </w:p>
    <w:p w14:paraId="1D63CA87" w14:textId="60AA0CBA" w:rsidR="00B36A14" w:rsidRDefault="00C504D6">
      <w:pPr>
        <w:pStyle w:val="ac"/>
        <w:numPr>
          <w:ilvl w:val="0"/>
          <w:numId w:val="10"/>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分析智能电网当前问题和未来的业务需求，设计满足电力业务未来演进需求的基于灵活以太网技术的</w:t>
      </w:r>
      <w:r w:rsidRPr="00D600F0">
        <w:rPr>
          <w:rFonts w:ascii="仿宋_GB2312" w:eastAsia="仿宋_GB2312" w:hint="eastAsia"/>
          <w:sz w:val="24"/>
          <w:highlight w:val="yellow"/>
        </w:rPr>
        <w:t>切片网络框架</w:t>
      </w:r>
      <w:r>
        <w:rPr>
          <w:rFonts w:ascii="仿宋_GB2312" w:eastAsia="仿宋_GB2312" w:hint="eastAsia"/>
          <w:sz w:val="24"/>
        </w:rPr>
        <w:t>；</w:t>
      </w:r>
    </w:p>
    <w:p w14:paraId="185D535E" w14:textId="76B72E82" w:rsidR="00B36A14" w:rsidRDefault="00C504D6">
      <w:pPr>
        <w:pStyle w:val="ac"/>
        <w:numPr>
          <w:ilvl w:val="0"/>
          <w:numId w:val="10"/>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分析满足智能电网各种业务的差异化需求（确定性时延、大带宽、安全隔离等），梳理基于灵活以太网技术的切片网络需要支持哪些</w:t>
      </w:r>
      <w:r w:rsidRPr="00D600F0">
        <w:rPr>
          <w:rFonts w:ascii="仿宋_GB2312" w:eastAsia="仿宋_GB2312" w:hint="eastAsia"/>
          <w:sz w:val="24"/>
          <w:highlight w:val="yellow"/>
        </w:rPr>
        <w:t>关键技术</w:t>
      </w:r>
      <w:r>
        <w:rPr>
          <w:rFonts w:ascii="仿宋_GB2312" w:eastAsia="仿宋_GB2312" w:hint="eastAsia"/>
          <w:sz w:val="24"/>
        </w:rPr>
        <w:t>，构建基于灵活以太网技术的</w:t>
      </w:r>
      <w:r w:rsidRPr="00D600F0">
        <w:rPr>
          <w:rFonts w:ascii="仿宋_GB2312" w:eastAsia="仿宋_GB2312" w:hint="eastAsia"/>
          <w:sz w:val="24"/>
          <w:highlight w:val="yellow"/>
        </w:rPr>
        <w:t>承载架构</w:t>
      </w:r>
      <w:r w:rsidR="00D600F0" w:rsidRPr="00D600F0">
        <w:rPr>
          <w:rFonts w:ascii="仿宋_GB2312" w:eastAsia="仿宋_GB2312" w:hint="eastAsia"/>
          <w:sz w:val="24"/>
          <w:highlight w:val="yellow"/>
        </w:rPr>
        <w:t>【接口/端到端】</w:t>
      </w:r>
      <w:r>
        <w:rPr>
          <w:rFonts w:ascii="仿宋_GB2312" w:eastAsia="仿宋_GB2312" w:hint="eastAsia"/>
          <w:sz w:val="24"/>
        </w:rPr>
        <w:t>，并制定</w:t>
      </w:r>
      <w:r w:rsidRPr="00D600F0">
        <w:rPr>
          <w:rFonts w:ascii="仿宋_GB2312" w:eastAsia="仿宋_GB2312" w:hint="eastAsia"/>
          <w:sz w:val="24"/>
          <w:highlight w:val="yellow"/>
        </w:rPr>
        <w:t>优化与应用方案</w:t>
      </w:r>
      <w:r>
        <w:rPr>
          <w:rFonts w:ascii="仿宋_GB2312" w:eastAsia="仿宋_GB2312" w:hint="eastAsia"/>
          <w:sz w:val="24"/>
        </w:rPr>
        <w:t>；</w:t>
      </w:r>
    </w:p>
    <w:p w14:paraId="4F540B13" w14:textId="77777777" w:rsidR="00B36A14" w:rsidRDefault="00C504D6">
      <w:pPr>
        <w:pStyle w:val="ac"/>
        <w:numPr>
          <w:ilvl w:val="0"/>
          <w:numId w:val="10"/>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基于灵活以太网技术在公网的典型应用，展开灵活以太网技术在电网使用的</w:t>
      </w:r>
      <w:r w:rsidRPr="00D600F0">
        <w:rPr>
          <w:rFonts w:ascii="仿宋_GB2312" w:eastAsia="仿宋_GB2312" w:hint="eastAsia"/>
          <w:sz w:val="24"/>
          <w:highlight w:val="yellow"/>
        </w:rPr>
        <w:t>典型应用场景</w:t>
      </w:r>
      <w:r>
        <w:rPr>
          <w:rFonts w:ascii="仿宋_GB2312" w:eastAsia="仿宋_GB2312" w:hint="eastAsia"/>
          <w:sz w:val="24"/>
        </w:rPr>
        <w:t>的研究，包括</w:t>
      </w:r>
      <w:r w:rsidRPr="00D600F0">
        <w:rPr>
          <w:rFonts w:ascii="仿宋_GB2312" w:eastAsia="仿宋_GB2312" w:hint="eastAsia"/>
          <w:sz w:val="24"/>
          <w:highlight w:val="yellow"/>
        </w:rPr>
        <w:t>保护业务专线、无线专网回传网、5G切片网络、wifi6</w:t>
      </w:r>
      <w:proofErr w:type="gramStart"/>
      <w:r w:rsidRPr="00D600F0">
        <w:rPr>
          <w:rFonts w:ascii="仿宋_GB2312" w:eastAsia="仿宋_GB2312" w:hint="eastAsia"/>
          <w:sz w:val="24"/>
          <w:highlight w:val="yellow"/>
        </w:rPr>
        <w:t>回传网</w:t>
      </w:r>
      <w:proofErr w:type="gramEnd"/>
      <w:r>
        <w:rPr>
          <w:rFonts w:ascii="仿宋_GB2312" w:eastAsia="仿宋_GB2312" w:hint="eastAsia"/>
          <w:sz w:val="24"/>
        </w:rPr>
        <w:t>等。</w:t>
      </w:r>
    </w:p>
    <w:p w14:paraId="6639AE25" w14:textId="77777777" w:rsidR="00B36A14" w:rsidRDefault="00C504D6">
      <w:pPr>
        <w:pStyle w:val="3"/>
      </w:pPr>
      <w:r>
        <w:rPr>
          <w:rFonts w:hint="eastAsia"/>
        </w:rPr>
        <w:t>基于电力典型业务场景的灵活以太网组网技术研究</w:t>
      </w:r>
    </w:p>
    <w:p w14:paraId="4DDA9DE7" w14:textId="77777777" w:rsidR="00B36A14" w:rsidRDefault="00C504D6">
      <w:pPr>
        <w:pStyle w:val="ac"/>
        <w:numPr>
          <w:ilvl w:val="0"/>
          <w:numId w:val="11"/>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研究基于灵活以太网的运营商公网或专网切片网络如何满足电网</w:t>
      </w:r>
      <w:r w:rsidRPr="00D600F0">
        <w:rPr>
          <w:rFonts w:ascii="仿宋_GB2312" w:eastAsia="仿宋_GB2312" w:hint="eastAsia"/>
          <w:sz w:val="24"/>
          <w:highlight w:val="yellow"/>
        </w:rPr>
        <w:t>业务安全隔离</w:t>
      </w:r>
      <w:r>
        <w:rPr>
          <w:rFonts w:ascii="仿宋_GB2312" w:eastAsia="仿宋_GB2312" w:hint="eastAsia"/>
          <w:sz w:val="24"/>
        </w:rPr>
        <w:t>的要求，如何确保</w:t>
      </w:r>
      <w:r w:rsidRPr="00D600F0">
        <w:rPr>
          <w:rFonts w:ascii="仿宋_GB2312" w:eastAsia="仿宋_GB2312" w:hint="eastAsia"/>
          <w:sz w:val="24"/>
          <w:highlight w:val="yellow"/>
        </w:rPr>
        <w:t>小颗粒度下切片的安全性</w:t>
      </w:r>
      <w:r>
        <w:rPr>
          <w:rFonts w:ascii="仿宋_GB2312" w:eastAsia="仿宋_GB2312" w:hint="eastAsia"/>
          <w:sz w:val="24"/>
        </w:rPr>
        <w:t>；</w:t>
      </w:r>
    </w:p>
    <w:p w14:paraId="56E8864D" w14:textId="77777777" w:rsidR="00B36A14" w:rsidRDefault="00C504D6">
      <w:pPr>
        <w:pStyle w:val="ac"/>
        <w:numPr>
          <w:ilvl w:val="0"/>
          <w:numId w:val="11"/>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研究基于灵活以太网的切片网络如何能够满足电力保护业务</w:t>
      </w:r>
      <w:r w:rsidRPr="00D600F0">
        <w:rPr>
          <w:rFonts w:ascii="仿宋_GB2312" w:eastAsia="仿宋_GB2312" w:hint="eastAsia"/>
          <w:sz w:val="24"/>
          <w:highlight w:val="yellow"/>
        </w:rPr>
        <w:t>确定性时延、高可靠</w:t>
      </w:r>
      <w:r>
        <w:rPr>
          <w:rFonts w:ascii="仿宋_GB2312" w:eastAsia="仿宋_GB2312" w:hint="eastAsia"/>
          <w:sz w:val="24"/>
        </w:rPr>
        <w:t>的要求；</w:t>
      </w:r>
    </w:p>
    <w:p w14:paraId="31751A94" w14:textId="77777777" w:rsidR="00B36A14" w:rsidRDefault="00C504D6">
      <w:pPr>
        <w:pStyle w:val="ac"/>
        <w:numPr>
          <w:ilvl w:val="0"/>
          <w:numId w:val="11"/>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研究基于灵活以太网的切片网络如何实现无线专网回传网络</w:t>
      </w:r>
      <w:r w:rsidRPr="00D600F0">
        <w:rPr>
          <w:rFonts w:ascii="仿宋_GB2312" w:eastAsia="仿宋_GB2312" w:hint="eastAsia"/>
          <w:sz w:val="24"/>
          <w:highlight w:val="yellow"/>
        </w:rPr>
        <w:t>统一承载</w:t>
      </w:r>
      <w:r>
        <w:rPr>
          <w:rFonts w:ascii="仿宋_GB2312" w:eastAsia="仿宋_GB2312" w:hint="eastAsia"/>
          <w:sz w:val="24"/>
        </w:rPr>
        <w:t>生产控制业务和管理业务的需求；</w:t>
      </w:r>
    </w:p>
    <w:p w14:paraId="74897B1A" w14:textId="77777777" w:rsidR="00B36A14" w:rsidRDefault="00C504D6">
      <w:pPr>
        <w:pStyle w:val="3"/>
      </w:pPr>
      <w:r>
        <w:rPr>
          <w:rFonts w:hint="eastAsia"/>
        </w:rPr>
        <w:t>基于电力典型业务场景的灵活以太网控制及运行技术研究</w:t>
      </w:r>
      <w:r>
        <w:tab/>
      </w:r>
    </w:p>
    <w:p w14:paraId="59447E65" w14:textId="77777777" w:rsidR="00B36A14" w:rsidRDefault="00C504D6">
      <w:pPr>
        <w:pStyle w:val="ac"/>
        <w:numPr>
          <w:ilvl w:val="0"/>
          <w:numId w:val="12"/>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研究满足电网业务和网络资源灵活调度的</w:t>
      </w:r>
      <w:r w:rsidRPr="00D600F0">
        <w:rPr>
          <w:rFonts w:ascii="仿宋_GB2312" w:eastAsia="仿宋_GB2312" w:hint="eastAsia"/>
          <w:sz w:val="24"/>
          <w:highlight w:val="yellow"/>
        </w:rPr>
        <w:t>网络切片控制平面架构</w:t>
      </w:r>
      <w:r>
        <w:rPr>
          <w:rFonts w:ascii="仿宋_GB2312" w:eastAsia="仿宋_GB2312" w:hint="eastAsia"/>
          <w:sz w:val="24"/>
        </w:rPr>
        <w:t>，支持电力业务适配性弹性调度；</w:t>
      </w:r>
    </w:p>
    <w:p w14:paraId="33B1BC8A" w14:textId="77777777" w:rsidR="00B36A14" w:rsidRDefault="00C504D6">
      <w:pPr>
        <w:pStyle w:val="ac"/>
        <w:numPr>
          <w:ilvl w:val="0"/>
          <w:numId w:val="12"/>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研究电网典型应用场景的网络</w:t>
      </w:r>
      <w:r w:rsidRPr="00D600F0">
        <w:rPr>
          <w:rFonts w:ascii="仿宋_GB2312" w:eastAsia="仿宋_GB2312" w:hint="eastAsia"/>
          <w:sz w:val="24"/>
          <w:highlight w:val="yellow"/>
        </w:rPr>
        <w:t>切片管理方案</w:t>
      </w:r>
      <w:r>
        <w:rPr>
          <w:rFonts w:ascii="仿宋_GB2312" w:eastAsia="仿宋_GB2312" w:hint="eastAsia"/>
          <w:sz w:val="24"/>
        </w:rPr>
        <w:t>，构建网络切片的</w:t>
      </w:r>
      <w:r w:rsidRPr="00D600F0">
        <w:rPr>
          <w:rFonts w:ascii="仿宋_GB2312" w:eastAsia="仿宋_GB2312" w:hint="eastAsia"/>
          <w:sz w:val="24"/>
          <w:highlight w:val="yellow"/>
        </w:rPr>
        <w:t>管理模型</w:t>
      </w:r>
      <w:r>
        <w:rPr>
          <w:rFonts w:ascii="仿宋_GB2312" w:eastAsia="仿宋_GB2312" w:hint="eastAsia"/>
          <w:sz w:val="24"/>
        </w:rPr>
        <w:t>，为</w:t>
      </w:r>
      <w:proofErr w:type="gramStart"/>
      <w:r>
        <w:rPr>
          <w:rFonts w:ascii="仿宋_GB2312" w:eastAsia="仿宋_GB2312" w:hint="eastAsia"/>
          <w:sz w:val="24"/>
        </w:rPr>
        <w:t>研发</w:t>
      </w:r>
      <w:r>
        <w:rPr>
          <w:rFonts w:ascii="仿宋_GB2312" w:eastAsia="仿宋_GB2312" w:hint="eastAsia"/>
          <w:sz w:val="24"/>
        </w:rPr>
        <w:lastRenderedPageBreak/>
        <w:t>管</w:t>
      </w:r>
      <w:proofErr w:type="gramEnd"/>
      <w:r>
        <w:rPr>
          <w:rFonts w:ascii="仿宋_GB2312" w:eastAsia="仿宋_GB2312" w:hint="eastAsia"/>
          <w:sz w:val="24"/>
        </w:rPr>
        <w:t>控系统奠定技术基础；</w:t>
      </w:r>
    </w:p>
    <w:p w14:paraId="449AB76D" w14:textId="77777777" w:rsidR="00B36A14" w:rsidRDefault="00C504D6">
      <w:pPr>
        <w:pStyle w:val="ac"/>
        <w:numPr>
          <w:ilvl w:val="0"/>
          <w:numId w:val="12"/>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研究满足电力业务的</w:t>
      </w:r>
      <w:r w:rsidRPr="00D600F0">
        <w:rPr>
          <w:rFonts w:ascii="仿宋_GB2312" w:eastAsia="仿宋_GB2312" w:hint="eastAsia"/>
          <w:sz w:val="24"/>
          <w:highlight w:val="yellow"/>
        </w:rPr>
        <w:t>网络切片自动化、智能化全生命周期管理方法</w:t>
      </w:r>
      <w:r>
        <w:rPr>
          <w:rFonts w:ascii="仿宋_GB2312" w:eastAsia="仿宋_GB2312" w:hint="eastAsia"/>
          <w:sz w:val="24"/>
        </w:rPr>
        <w:t>；</w:t>
      </w:r>
    </w:p>
    <w:p w14:paraId="7E7B9A66" w14:textId="77777777" w:rsidR="00B36A14" w:rsidRDefault="00C504D6">
      <w:pPr>
        <w:pStyle w:val="3"/>
      </w:pPr>
      <w:r>
        <w:rPr>
          <w:rFonts w:hint="eastAsia"/>
        </w:rPr>
        <w:t>基于电力典型业务场景的灵活以太网技术应用验证</w:t>
      </w:r>
    </w:p>
    <w:p w14:paraId="66DF3808" w14:textId="77777777" w:rsidR="00B36A14" w:rsidRDefault="00C504D6">
      <w:pPr>
        <w:pStyle w:val="ac"/>
        <w:numPr>
          <w:ilvl w:val="2"/>
          <w:numId w:val="13"/>
        </w:numPr>
        <w:tabs>
          <w:tab w:val="left" w:pos="460"/>
        </w:tabs>
        <w:adjustRightInd w:val="0"/>
        <w:snapToGrid w:val="0"/>
        <w:spacing w:line="360" w:lineRule="auto"/>
        <w:ind w:leftChars="-1" w:left="-2" w:firstLineChars="177" w:firstLine="425"/>
        <w:jc w:val="left"/>
        <w:rPr>
          <w:rFonts w:ascii="仿宋_GB2312" w:eastAsia="仿宋_GB2312"/>
          <w:sz w:val="24"/>
        </w:rPr>
      </w:pPr>
      <w:r>
        <w:rPr>
          <w:rFonts w:ascii="仿宋_GB2312" w:eastAsia="仿宋_GB2312" w:hint="eastAsia"/>
          <w:sz w:val="24"/>
        </w:rPr>
        <w:t>基于灵活以太网的切片网络安全隔离性能验证；</w:t>
      </w:r>
    </w:p>
    <w:p w14:paraId="1C758A36" w14:textId="77777777" w:rsidR="00B36A14" w:rsidRDefault="00C504D6">
      <w:pPr>
        <w:pStyle w:val="ac"/>
        <w:numPr>
          <w:ilvl w:val="0"/>
          <w:numId w:val="12"/>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基于灵活以太网的切片网络承载电力保护业务的可行性验证，覆盖无线专网、光线专网、5G、wifi6等网络场景进行测试验证；</w:t>
      </w:r>
    </w:p>
    <w:p w14:paraId="64440465" w14:textId="77777777" w:rsidR="00B36A14" w:rsidRDefault="00C504D6">
      <w:pPr>
        <w:pStyle w:val="20"/>
        <w:numPr>
          <w:ilvl w:val="1"/>
          <w:numId w:val="1"/>
        </w:numPr>
      </w:pPr>
      <w:r>
        <w:tab/>
      </w:r>
      <w:r>
        <w:rPr>
          <w:rFonts w:hint="eastAsia"/>
        </w:rPr>
        <w:t>实施方案</w:t>
      </w:r>
    </w:p>
    <w:p w14:paraId="20697B2C" w14:textId="77777777" w:rsidR="00B36A14" w:rsidRDefault="00C504D6">
      <w:pPr>
        <w:pStyle w:val="3"/>
      </w:pPr>
      <w:r>
        <w:rPr>
          <w:rFonts w:hint="eastAsia"/>
        </w:rPr>
        <w:t>适用于电力业务的基于灵活以太网技术的切片网络框架研究</w:t>
      </w:r>
    </w:p>
    <w:p w14:paraId="09A710B8" w14:textId="77777777" w:rsidR="00B36A14" w:rsidRDefault="00C504D6">
      <w:pPr>
        <w:adjustRightInd w:val="0"/>
        <w:snapToGrid w:val="0"/>
        <w:spacing w:line="360" w:lineRule="auto"/>
        <w:ind w:firstLineChars="200" w:firstLine="480"/>
        <w:rPr>
          <w:rFonts w:eastAsia="仿宋_GB2312"/>
          <w:sz w:val="24"/>
        </w:rPr>
      </w:pPr>
      <w:r>
        <w:rPr>
          <w:rFonts w:ascii="仿宋_GB2312" w:eastAsia="仿宋_GB2312" w:hint="eastAsia"/>
          <w:sz w:val="24"/>
        </w:rPr>
        <w:t>分析智能电网当前问题和未来的业务需求，设计满足电力业务未来演进需求的基</w:t>
      </w:r>
      <w:r>
        <w:rPr>
          <w:rFonts w:eastAsia="仿宋_GB2312" w:hint="eastAsia"/>
          <w:sz w:val="24"/>
        </w:rPr>
        <w:t>于灵活以太网技术的切片网络框架</w:t>
      </w:r>
    </w:p>
    <w:p w14:paraId="69390C21"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sz w:val="24"/>
        </w:rPr>
        <w:t>FlexE</w:t>
      </w:r>
      <w:proofErr w:type="spellEnd"/>
      <w:r>
        <w:rPr>
          <w:rFonts w:eastAsia="仿宋_GB2312"/>
          <w:sz w:val="24"/>
        </w:rPr>
        <w:t>技术的自身特点及其捆绑、通道化、子速率的主要功能，可以实现超大带宽接口、带宽按需分配、</w:t>
      </w:r>
      <w:r>
        <w:rPr>
          <w:rFonts w:eastAsia="仿宋_GB2312" w:hint="eastAsia"/>
          <w:sz w:val="24"/>
        </w:rPr>
        <w:t>硬管道物理隔离、网络切片、低时延保障等应用。同</w:t>
      </w:r>
      <w:r>
        <w:rPr>
          <w:rFonts w:eastAsia="仿宋_GB2312"/>
          <w:sz w:val="24"/>
        </w:rPr>
        <w:t>时，结合</w:t>
      </w:r>
      <w:r>
        <w:rPr>
          <w:rFonts w:eastAsia="仿宋_GB2312"/>
          <w:sz w:val="24"/>
        </w:rPr>
        <w:t>SDN/NFV</w:t>
      </w:r>
      <w:r>
        <w:rPr>
          <w:rFonts w:eastAsia="仿宋_GB2312"/>
          <w:sz w:val="24"/>
        </w:rPr>
        <w:t>、云技术，可以更好地满足</w:t>
      </w:r>
      <w:r>
        <w:rPr>
          <w:rFonts w:eastAsia="仿宋_GB2312" w:hint="eastAsia"/>
          <w:sz w:val="24"/>
        </w:rPr>
        <w:t>智能电网</w:t>
      </w:r>
      <w:r>
        <w:rPr>
          <w:rFonts w:eastAsia="仿宋_GB2312"/>
          <w:sz w:val="24"/>
        </w:rPr>
        <w:t>网络切片、硬管道大客户专线、物联网、</w:t>
      </w:r>
      <w:r>
        <w:rPr>
          <w:rFonts w:eastAsia="仿宋_GB2312"/>
          <w:sz w:val="24"/>
        </w:rPr>
        <w:t>VR/AR</w:t>
      </w:r>
      <w:r>
        <w:rPr>
          <w:rFonts w:eastAsia="仿宋_GB2312"/>
          <w:sz w:val="24"/>
        </w:rPr>
        <w:t>等业务发展需求。需要通过网络资源的分割、切片，来保障不同</w:t>
      </w:r>
      <w:r>
        <w:rPr>
          <w:rFonts w:eastAsia="仿宋_GB2312" w:hint="eastAsia"/>
          <w:sz w:val="24"/>
        </w:rPr>
        <w:t>的智能电网</w:t>
      </w:r>
      <w:r>
        <w:rPr>
          <w:rFonts w:eastAsia="仿宋_GB2312"/>
          <w:sz w:val="24"/>
        </w:rPr>
        <w:t>业务的</w:t>
      </w:r>
      <w:r>
        <w:rPr>
          <w:rFonts w:eastAsia="仿宋_GB2312"/>
          <w:sz w:val="24"/>
        </w:rPr>
        <w:t>SLA</w:t>
      </w:r>
      <w:r>
        <w:rPr>
          <w:rFonts w:eastAsia="仿宋_GB2312"/>
          <w:sz w:val="24"/>
        </w:rPr>
        <w:t>，保障不同业务承载的隔离性、安全性和可靠性。</w:t>
      </w:r>
      <w:proofErr w:type="spellStart"/>
      <w:r>
        <w:rPr>
          <w:rFonts w:eastAsia="仿宋_GB2312"/>
          <w:sz w:val="24"/>
        </w:rPr>
        <w:t>FlexE</w:t>
      </w:r>
      <w:proofErr w:type="spellEnd"/>
      <w:r>
        <w:rPr>
          <w:rFonts w:eastAsia="仿宋_GB2312"/>
          <w:sz w:val="24"/>
        </w:rPr>
        <w:t>通道化功能，可以实现不同的</w:t>
      </w:r>
      <w:proofErr w:type="spellStart"/>
      <w:r>
        <w:rPr>
          <w:rFonts w:eastAsia="仿宋_GB2312"/>
          <w:sz w:val="24"/>
        </w:rPr>
        <w:t>FlexEClient</w:t>
      </w:r>
      <w:proofErr w:type="spellEnd"/>
      <w:r>
        <w:rPr>
          <w:rFonts w:eastAsia="仿宋_GB2312"/>
          <w:sz w:val="24"/>
        </w:rPr>
        <w:t>的物理切片和物理隔离，使得网络可以通过</w:t>
      </w:r>
      <w:proofErr w:type="spellStart"/>
      <w:r w:rsidRPr="00D600F0">
        <w:rPr>
          <w:rFonts w:eastAsia="仿宋_GB2312"/>
          <w:sz w:val="24"/>
          <w:highlight w:val="yellow"/>
        </w:rPr>
        <w:t>FlexE</w:t>
      </w:r>
      <w:proofErr w:type="spellEnd"/>
      <w:r w:rsidRPr="00D600F0">
        <w:rPr>
          <w:rFonts w:eastAsia="仿宋_GB2312"/>
          <w:sz w:val="24"/>
          <w:highlight w:val="yellow"/>
        </w:rPr>
        <w:t>（硬隔离）、</w:t>
      </w:r>
      <w:r w:rsidRPr="00D600F0">
        <w:rPr>
          <w:rFonts w:eastAsia="仿宋_GB2312"/>
          <w:sz w:val="24"/>
          <w:highlight w:val="yellow"/>
        </w:rPr>
        <w:t>VPN</w:t>
      </w:r>
      <w:r w:rsidRPr="00D600F0">
        <w:rPr>
          <w:rFonts w:eastAsia="仿宋_GB2312"/>
          <w:sz w:val="24"/>
          <w:highlight w:val="yellow"/>
        </w:rPr>
        <w:t>（软隔离）相结合</w:t>
      </w:r>
      <w:r>
        <w:rPr>
          <w:rFonts w:eastAsia="仿宋_GB2312"/>
          <w:sz w:val="24"/>
        </w:rPr>
        <w:t>的方式，更好地满足</w:t>
      </w:r>
      <w:r>
        <w:rPr>
          <w:rFonts w:eastAsia="仿宋_GB2312" w:hint="eastAsia"/>
          <w:sz w:val="24"/>
        </w:rPr>
        <w:t>智能电网</w:t>
      </w:r>
      <w:r>
        <w:rPr>
          <w:rFonts w:eastAsia="仿宋_GB2312"/>
          <w:sz w:val="24"/>
        </w:rPr>
        <w:t>网络切片需求。</w:t>
      </w:r>
    </w:p>
    <w:p w14:paraId="4C932B0C"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noProof/>
          <w:sz w:val="24"/>
        </w:rPr>
        <w:drawing>
          <wp:inline distT="0" distB="0" distL="0" distR="0" wp14:anchorId="213ABC82" wp14:editId="655E8018">
            <wp:extent cx="3589655" cy="235521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rcRect r="3614" b="10714"/>
                    <a:stretch>
                      <a:fillRect/>
                    </a:stretch>
                  </pic:blipFill>
                  <pic:spPr>
                    <a:xfrm>
                      <a:off x="0" y="0"/>
                      <a:ext cx="3614258" cy="2371218"/>
                    </a:xfrm>
                    <a:prstGeom prst="rect">
                      <a:avLst/>
                    </a:prstGeom>
                    <a:ln>
                      <a:noFill/>
                    </a:ln>
                  </pic:spPr>
                </pic:pic>
              </a:graphicData>
            </a:graphic>
          </wp:inline>
        </w:drawing>
      </w:r>
    </w:p>
    <w:p w14:paraId="44E75C20" w14:textId="77777777" w:rsidR="00B36A14" w:rsidRDefault="00C504D6">
      <w:pPr>
        <w:adjustRightInd w:val="0"/>
        <w:snapToGrid w:val="0"/>
        <w:spacing w:line="360" w:lineRule="auto"/>
        <w:ind w:left="420" w:firstLine="420"/>
        <w:jc w:val="center"/>
        <w:rPr>
          <w:rFonts w:ascii="仿宋_GB2312" w:eastAsia="仿宋_GB2312"/>
          <w:sz w:val="24"/>
        </w:rPr>
      </w:pPr>
      <w:r>
        <w:rPr>
          <w:rFonts w:ascii="仿宋_GB2312" w:eastAsia="仿宋_GB2312" w:hint="eastAsia"/>
          <w:sz w:val="24"/>
        </w:rPr>
        <w:t>图4</w:t>
      </w:r>
      <w:r>
        <w:rPr>
          <w:rFonts w:ascii="仿宋_GB2312" w:eastAsia="仿宋_GB2312"/>
          <w:sz w:val="24"/>
        </w:rPr>
        <w:t>-1</w:t>
      </w:r>
      <w:r>
        <w:rPr>
          <w:rFonts w:ascii="仿宋_GB2312" w:eastAsia="仿宋_GB2312" w:hint="eastAsia"/>
          <w:sz w:val="24"/>
        </w:rPr>
        <w:t xml:space="preserve"> </w:t>
      </w:r>
      <w:r>
        <w:rPr>
          <w:rFonts w:ascii="仿宋_GB2312" w:eastAsia="仿宋_GB2312"/>
          <w:sz w:val="24"/>
        </w:rPr>
        <w:t>基于</w:t>
      </w:r>
      <w:r>
        <w:rPr>
          <w:rFonts w:ascii="仿宋_GB2312" w:eastAsia="仿宋_GB2312" w:hint="eastAsia"/>
          <w:sz w:val="24"/>
        </w:rPr>
        <w:t>灵活以太网</w:t>
      </w:r>
      <w:r>
        <w:rPr>
          <w:rFonts w:ascii="仿宋_GB2312" w:eastAsia="仿宋_GB2312"/>
          <w:sz w:val="24"/>
        </w:rPr>
        <w:t>技术的切片网络框架</w:t>
      </w:r>
    </w:p>
    <w:p w14:paraId="7AC61F9F" w14:textId="77777777" w:rsidR="00B36A14" w:rsidRDefault="00C504D6">
      <w:pPr>
        <w:pStyle w:val="ac"/>
        <w:numPr>
          <w:ilvl w:val="0"/>
          <w:numId w:val="14"/>
        </w:numPr>
        <w:adjustRightInd w:val="0"/>
        <w:snapToGrid w:val="0"/>
        <w:spacing w:line="360" w:lineRule="auto"/>
        <w:ind w:leftChars="-1" w:left="-2" w:firstLineChars="177" w:firstLine="425"/>
        <w:jc w:val="left"/>
        <w:rPr>
          <w:rFonts w:ascii="仿宋_GB2312" w:eastAsia="仿宋_GB2312"/>
          <w:sz w:val="24"/>
        </w:rPr>
      </w:pPr>
      <w:r>
        <w:rPr>
          <w:rFonts w:ascii="仿宋_GB2312" w:eastAsia="仿宋_GB2312" w:hint="eastAsia"/>
          <w:sz w:val="24"/>
        </w:rPr>
        <w:t>研究为满足智能电网各种业务的差异化需求（确定性时延、大带宽、安全隔离等），基于灵活以太网技术的切片网络需要支持哪些关键技术，如何改进和提升</w:t>
      </w:r>
    </w:p>
    <w:p w14:paraId="1DB81B76"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针对智能电网各种业务的差异化需求</w:t>
      </w:r>
      <w:r>
        <w:rPr>
          <w:rFonts w:eastAsia="仿宋_GB2312"/>
          <w:sz w:val="24"/>
        </w:rPr>
        <w:t>，</w:t>
      </w:r>
      <w:r>
        <w:rPr>
          <w:rFonts w:eastAsia="仿宋_GB2312" w:hint="eastAsia"/>
          <w:sz w:val="24"/>
        </w:rPr>
        <w:t>考虑确定性时延、大带宽、安全隔离三种网络</w:t>
      </w:r>
      <w:r>
        <w:rPr>
          <w:rFonts w:eastAsia="仿宋_GB2312" w:hint="eastAsia"/>
          <w:sz w:val="24"/>
        </w:rPr>
        <w:lastRenderedPageBreak/>
        <w:t>切片</w:t>
      </w:r>
      <w:r>
        <w:rPr>
          <w:rFonts w:eastAsia="仿宋_GB2312"/>
          <w:sz w:val="24"/>
        </w:rPr>
        <w:t>，基于每个切片创建每个</w:t>
      </w:r>
      <w:r>
        <w:rPr>
          <w:rFonts w:eastAsia="仿宋_GB2312" w:hint="eastAsia"/>
          <w:sz w:val="24"/>
        </w:rPr>
        <w:t>用户</w:t>
      </w:r>
      <w:r>
        <w:rPr>
          <w:rFonts w:eastAsia="仿宋_GB2312"/>
          <w:sz w:val="24"/>
        </w:rPr>
        <w:t>具体业务的</w:t>
      </w:r>
      <w:r>
        <w:rPr>
          <w:rFonts w:eastAsia="仿宋_GB2312"/>
          <w:sz w:val="24"/>
        </w:rPr>
        <w:t>VPN</w:t>
      </w:r>
      <w:r>
        <w:rPr>
          <w:rFonts w:eastAsia="仿宋_GB2312"/>
          <w:sz w:val="24"/>
        </w:rPr>
        <w:t>，切片间的业务隔离通过端到端</w:t>
      </w:r>
      <w:proofErr w:type="spellStart"/>
      <w:r>
        <w:rPr>
          <w:rFonts w:eastAsia="仿宋_GB2312"/>
          <w:sz w:val="24"/>
        </w:rPr>
        <w:t>FlexE</w:t>
      </w:r>
      <w:proofErr w:type="spellEnd"/>
      <w:r>
        <w:rPr>
          <w:rFonts w:eastAsia="仿宋_GB2312"/>
          <w:sz w:val="24"/>
        </w:rPr>
        <w:t>接口进行硬隔离，同时</w:t>
      </w:r>
      <w:r>
        <w:rPr>
          <w:rFonts w:eastAsia="仿宋_GB2312" w:hint="eastAsia"/>
          <w:sz w:val="24"/>
        </w:rPr>
        <w:t>切片</w:t>
      </w:r>
      <w:r>
        <w:rPr>
          <w:rFonts w:eastAsia="仿宋_GB2312"/>
          <w:sz w:val="24"/>
        </w:rPr>
        <w:t>内的业务通过</w:t>
      </w:r>
      <w:r>
        <w:rPr>
          <w:rFonts w:eastAsia="仿宋_GB2312"/>
          <w:sz w:val="24"/>
        </w:rPr>
        <w:t>VPN</w:t>
      </w:r>
      <w:r>
        <w:rPr>
          <w:rFonts w:eastAsia="仿宋_GB2312"/>
          <w:sz w:val="24"/>
        </w:rPr>
        <w:t>隔离和</w:t>
      </w:r>
      <w:r>
        <w:rPr>
          <w:rFonts w:eastAsia="仿宋_GB2312"/>
          <w:sz w:val="24"/>
        </w:rPr>
        <w:t>QoS</w:t>
      </w:r>
      <w:r>
        <w:rPr>
          <w:rFonts w:eastAsia="仿宋_GB2312"/>
          <w:sz w:val="24"/>
        </w:rPr>
        <w:t>保证端到</w:t>
      </w:r>
      <w:proofErr w:type="gramStart"/>
      <w:r>
        <w:rPr>
          <w:rFonts w:eastAsia="仿宋_GB2312"/>
          <w:sz w:val="24"/>
        </w:rPr>
        <w:t>端业务</w:t>
      </w:r>
      <w:proofErr w:type="gramEnd"/>
      <w:r>
        <w:rPr>
          <w:rFonts w:eastAsia="仿宋_GB2312"/>
          <w:sz w:val="24"/>
        </w:rPr>
        <w:t>隔离和带宽。</w:t>
      </w:r>
    </w:p>
    <w:p w14:paraId="3B024BB8"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对于大带宽切片</w:t>
      </w:r>
      <w:r>
        <w:rPr>
          <w:rFonts w:eastAsia="仿宋_GB2312"/>
          <w:sz w:val="24"/>
        </w:rPr>
        <w:t>场景，主要是需要通过</w:t>
      </w:r>
      <w:r>
        <w:rPr>
          <w:rFonts w:eastAsia="仿宋_GB2312" w:hint="eastAsia"/>
          <w:sz w:val="24"/>
        </w:rPr>
        <w:t>切片</w:t>
      </w:r>
      <w:r>
        <w:rPr>
          <w:rFonts w:eastAsia="仿宋_GB2312"/>
          <w:sz w:val="24"/>
        </w:rPr>
        <w:t>保证大带宽场景，优选带宽资源保证和视频业务时延保证的网络资源划到</w:t>
      </w:r>
      <w:r>
        <w:rPr>
          <w:rFonts w:eastAsia="仿宋_GB2312" w:hint="eastAsia"/>
          <w:sz w:val="24"/>
        </w:rPr>
        <w:t>该切片网络</w:t>
      </w:r>
      <w:r>
        <w:rPr>
          <w:rFonts w:eastAsia="仿宋_GB2312"/>
          <w:sz w:val="24"/>
        </w:rPr>
        <w:t>中。</w:t>
      </w:r>
    </w:p>
    <w:p w14:paraId="621FA11E"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对于确定性时延</w:t>
      </w:r>
      <w:r>
        <w:rPr>
          <w:rFonts w:eastAsia="仿宋_GB2312"/>
          <w:sz w:val="24"/>
        </w:rPr>
        <w:t>场景，由于该场景对承载时延提出比较严格的要求，需要通过切片网络来保证，可采用如下措施</w:t>
      </w:r>
      <w:r>
        <w:rPr>
          <w:rFonts w:eastAsia="仿宋_GB2312" w:hint="eastAsia"/>
          <w:sz w:val="24"/>
        </w:rPr>
        <w:t>。通过网络组网调整，业务部署架构调整下沉，减少业</w:t>
      </w:r>
      <w:r>
        <w:rPr>
          <w:rFonts w:eastAsia="仿宋_GB2312"/>
          <w:sz w:val="24"/>
        </w:rPr>
        <w:t>务端到端的光纤传输距离，当前光纤传输时延为</w:t>
      </w:r>
      <w:r>
        <w:rPr>
          <w:rFonts w:eastAsia="仿宋_GB2312"/>
          <w:sz w:val="24"/>
        </w:rPr>
        <w:t>5μs/km</w:t>
      </w:r>
      <w:r>
        <w:rPr>
          <w:rFonts w:eastAsia="仿宋_GB2312"/>
          <w:sz w:val="24"/>
        </w:rPr>
        <w:t>，所以光纤传输距离是影响业务端到端时延的最重要因素之一。通过对网络的切片，将需要低时延保障的业务划入单独</w:t>
      </w:r>
      <w:r>
        <w:rPr>
          <w:rFonts w:eastAsia="仿宋_GB2312" w:hint="eastAsia"/>
          <w:sz w:val="24"/>
        </w:rPr>
        <w:t>切片中，通过切片网络内的控制调优功能，优选出路径最优、最</w:t>
      </w:r>
      <w:r>
        <w:rPr>
          <w:rFonts w:eastAsia="仿宋_GB2312"/>
          <w:sz w:val="24"/>
        </w:rPr>
        <w:t>符合时延保障的链路。</w:t>
      </w:r>
      <w:r>
        <w:rPr>
          <w:rFonts w:eastAsia="仿宋_GB2312" w:hint="eastAsia"/>
          <w:sz w:val="24"/>
        </w:rPr>
        <w:t>端到</w:t>
      </w:r>
      <w:proofErr w:type="gramStart"/>
      <w:r>
        <w:rPr>
          <w:rFonts w:eastAsia="仿宋_GB2312" w:hint="eastAsia"/>
          <w:sz w:val="24"/>
        </w:rPr>
        <w:t>端业务</w:t>
      </w:r>
      <w:proofErr w:type="gramEnd"/>
      <w:r>
        <w:rPr>
          <w:rFonts w:eastAsia="仿宋_GB2312" w:hint="eastAsia"/>
          <w:sz w:val="24"/>
        </w:rPr>
        <w:t>路径上的节点数量也是影响时延的因素之</w:t>
      </w:r>
      <w:r>
        <w:rPr>
          <w:rFonts w:eastAsia="仿宋_GB2312"/>
          <w:sz w:val="24"/>
        </w:rPr>
        <w:t>一，通过切片网络内的控制调优功能，优选出路径上节点最优、最符合时延保障的链路。</w:t>
      </w:r>
    </w:p>
    <w:p w14:paraId="7274DC7A"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针对安全隔离</w:t>
      </w:r>
      <w:r>
        <w:rPr>
          <w:rFonts w:eastAsia="仿宋_GB2312"/>
          <w:sz w:val="24"/>
        </w:rPr>
        <w:t>的业务场景，建议按照业务类型分为多个网络切片实例，切片间的业务在网络侧通过端到端</w:t>
      </w:r>
      <w:proofErr w:type="spellStart"/>
      <w:r>
        <w:rPr>
          <w:rFonts w:eastAsia="仿宋_GB2312"/>
          <w:sz w:val="24"/>
        </w:rPr>
        <w:t>FlexE</w:t>
      </w:r>
      <w:proofErr w:type="spellEnd"/>
      <w:r>
        <w:rPr>
          <w:rFonts w:eastAsia="仿宋_GB2312"/>
          <w:sz w:val="24"/>
        </w:rPr>
        <w:t>进行硬隔离，同时切片内的客户业务通过</w:t>
      </w:r>
      <w:r>
        <w:rPr>
          <w:rFonts w:eastAsia="仿宋_GB2312"/>
          <w:sz w:val="24"/>
        </w:rPr>
        <w:t xml:space="preserve"> VPN</w:t>
      </w:r>
      <w:r>
        <w:rPr>
          <w:rFonts w:eastAsia="仿宋_GB2312"/>
          <w:sz w:val="24"/>
        </w:rPr>
        <w:t>隔离和</w:t>
      </w:r>
      <w:r>
        <w:rPr>
          <w:rFonts w:eastAsia="仿宋_GB2312"/>
          <w:sz w:val="24"/>
        </w:rPr>
        <w:t>QoS</w:t>
      </w:r>
      <w:r>
        <w:rPr>
          <w:rFonts w:eastAsia="仿宋_GB2312"/>
          <w:sz w:val="24"/>
        </w:rPr>
        <w:t>保证端到</w:t>
      </w:r>
      <w:proofErr w:type="gramStart"/>
      <w:r>
        <w:rPr>
          <w:rFonts w:eastAsia="仿宋_GB2312"/>
          <w:sz w:val="24"/>
        </w:rPr>
        <w:t>端业务</w:t>
      </w:r>
      <w:proofErr w:type="gramEnd"/>
      <w:r>
        <w:rPr>
          <w:rFonts w:eastAsia="仿宋_GB2312"/>
          <w:sz w:val="24"/>
        </w:rPr>
        <w:t>隔离和带宽</w:t>
      </w:r>
      <w:r>
        <w:rPr>
          <w:rFonts w:eastAsia="仿宋_GB2312" w:hint="eastAsia"/>
          <w:sz w:val="24"/>
        </w:rPr>
        <w:t>。</w:t>
      </w:r>
    </w:p>
    <w:p w14:paraId="083B39B2" w14:textId="77777777" w:rsidR="00B36A14" w:rsidRDefault="00C504D6">
      <w:pPr>
        <w:pStyle w:val="ac"/>
        <w:numPr>
          <w:ilvl w:val="0"/>
          <w:numId w:val="14"/>
        </w:numPr>
        <w:adjustRightInd w:val="0"/>
        <w:snapToGrid w:val="0"/>
        <w:spacing w:line="360" w:lineRule="auto"/>
        <w:ind w:left="0" w:firstLineChars="0" w:firstLine="426"/>
        <w:jc w:val="left"/>
        <w:rPr>
          <w:rFonts w:ascii="仿宋_GB2312" w:eastAsia="仿宋_GB2312"/>
          <w:sz w:val="24"/>
        </w:rPr>
      </w:pPr>
      <w:r>
        <w:rPr>
          <w:rFonts w:ascii="仿宋_GB2312" w:eastAsia="仿宋_GB2312" w:hint="eastAsia"/>
          <w:sz w:val="24"/>
        </w:rPr>
        <w:t>研究灵活以太网技术在电网使用的典型应用场景（保护业务专线、无线专网回传网、5G切片网络等）</w:t>
      </w:r>
    </w:p>
    <w:p w14:paraId="6321216D"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sz w:val="24"/>
        </w:rPr>
        <w:t>uRLLC</w:t>
      </w:r>
      <w:proofErr w:type="spellEnd"/>
      <w:r>
        <w:rPr>
          <w:rFonts w:eastAsia="仿宋_GB2312"/>
          <w:sz w:val="24"/>
        </w:rPr>
        <w:t>作为</w:t>
      </w:r>
      <w:r>
        <w:rPr>
          <w:rFonts w:eastAsia="仿宋_GB2312"/>
          <w:sz w:val="24"/>
        </w:rPr>
        <w:t>5G</w:t>
      </w:r>
      <w:r>
        <w:rPr>
          <w:rFonts w:eastAsia="仿宋_GB2312"/>
          <w:sz w:val="24"/>
        </w:rPr>
        <w:t>三大应用场景之一，具有超低时延、超高可靠性的特点，将在车联网（自动驾驶、远程驾驶）、工业制造（实时生产监控、云机器人控制）等领域广泛应用。</w:t>
      </w:r>
    </w:p>
    <w:p w14:paraId="090C428B" w14:textId="77777777" w:rsidR="00B36A14" w:rsidRDefault="00C504D6">
      <w:pPr>
        <w:adjustRightInd w:val="0"/>
        <w:snapToGrid w:val="0"/>
        <w:spacing w:line="360" w:lineRule="auto"/>
        <w:ind w:firstLineChars="200" w:firstLine="480"/>
        <w:rPr>
          <w:rFonts w:eastAsia="仿宋_GB2312"/>
          <w:sz w:val="24"/>
        </w:rPr>
      </w:pPr>
      <w:proofErr w:type="spellStart"/>
      <w:r>
        <w:rPr>
          <w:rFonts w:eastAsia="仿宋_GB2312"/>
          <w:sz w:val="24"/>
        </w:rPr>
        <w:t>FlexE</w:t>
      </w:r>
      <w:proofErr w:type="spellEnd"/>
      <w:r>
        <w:rPr>
          <w:rFonts w:eastAsia="仿宋_GB2312"/>
          <w:sz w:val="24"/>
        </w:rPr>
        <w:t>技术介于</w:t>
      </w:r>
      <w:r>
        <w:rPr>
          <w:rFonts w:eastAsia="仿宋_GB2312"/>
          <w:sz w:val="24"/>
        </w:rPr>
        <w:t>MAC</w:t>
      </w:r>
      <w:r>
        <w:rPr>
          <w:rFonts w:eastAsia="仿宋_GB2312"/>
          <w:sz w:val="24"/>
        </w:rPr>
        <w:t>层、</w:t>
      </w:r>
      <w:r>
        <w:rPr>
          <w:rFonts w:eastAsia="仿宋_GB2312"/>
          <w:sz w:val="24"/>
        </w:rPr>
        <w:t>PCS</w:t>
      </w:r>
      <w:r>
        <w:rPr>
          <w:rFonts w:eastAsia="仿宋_GB2312"/>
          <w:sz w:val="24"/>
        </w:rPr>
        <w:t>层之间，端到端传输过程不必绕经上层网络，使其传输时延大大降低，并且</w:t>
      </w:r>
      <w:proofErr w:type="spellStart"/>
      <w:r>
        <w:rPr>
          <w:rFonts w:eastAsia="仿宋_GB2312"/>
          <w:sz w:val="24"/>
        </w:rPr>
        <w:t>FlexE</w:t>
      </w:r>
      <w:proofErr w:type="spellEnd"/>
      <w:r>
        <w:rPr>
          <w:rFonts w:eastAsia="仿宋_GB2312"/>
          <w:sz w:val="24"/>
        </w:rPr>
        <w:t>构建的管道为硬管道，可以大大提升传输的可靠性。因此，在</w:t>
      </w:r>
      <w:r>
        <w:rPr>
          <w:rFonts w:eastAsia="仿宋_GB2312"/>
          <w:sz w:val="24"/>
        </w:rPr>
        <w:t>VPN</w:t>
      </w:r>
      <w:r>
        <w:rPr>
          <w:rFonts w:eastAsia="仿宋_GB2312"/>
          <w:sz w:val="24"/>
        </w:rPr>
        <w:t>技术构建软管道的基础上，通过</w:t>
      </w:r>
      <w:proofErr w:type="spellStart"/>
      <w:r>
        <w:rPr>
          <w:rFonts w:eastAsia="仿宋_GB2312"/>
          <w:sz w:val="24"/>
        </w:rPr>
        <w:t>FlexE</w:t>
      </w:r>
      <w:proofErr w:type="spellEnd"/>
      <w:r>
        <w:rPr>
          <w:rFonts w:eastAsia="仿宋_GB2312"/>
          <w:sz w:val="24"/>
        </w:rPr>
        <w:t>技术构建端到端的硬管道，实现</w:t>
      </w:r>
      <w:r>
        <w:rPr>
          <w:rFonts w:eastAsia="仿宋_GB2312"/>
          <w:sz w:val="24"/>
        </w:rPr>
        <w:t>“</w:t>
      </w:r>
      <w:r>
        <w:rPr>
          <w:rFonts w:eastAsia="仿宋_GB2312"/>
          <w:sz w:val="24"/>
        </w:rPr>
        <w:t>软管道</w:t>
      </w:r>
      <w:r>
        <w:rPr>
          <w:rFonts w:eastAsia="仿宋_GB2312"/>
          <w:sz w:val="24"/>
        </w:rPr>
        <w:t>+</w:t>
      </w:r>
      <w:r>
        <w:rPr>
          <w:rFonts w:eastAsia="仿宋_GB2312"/>
          <w:sz w:val="24"/>
        </w:rPr>
        <w:t>硬管道</w:t>
      </w:r>
      <w:r>
        <w:rPr>
          <w:rFonts w:eastAsia="仿宋_GB2312"/>
          <w:sz w:val="24"/>
        </w:rPr>
        <w:t>”</w:t>
      </w:r>
      <w:r>
        <w:rPr>
          <w:rFonts w:eastAsia="仿宋_GB2312"/>
          <w:sz w:val="24"/>
        </w:rPr>
        <w:t>相结合的方式，为不同重要等级、不同业务需求的应用提供差异化的服务，既能最大限度利用网络资源，又能为</w:t>
      </w:r>
      <w:proofErr w:type="spellStart"/>
      <w:r>
        <w:rPr>
          <w:rFonts w:eastAsia="仿宋_GB2312"/>
          <w:sz w:val="24"/>
        </w:rPr>
        <w:t>uRLLC</w:t>
      </w:r>
      <w:proofErr w:type="spellEnd"/>
      <w:r>
        <w:rPr>
          <w:rFonts w:eastAsia="仿宋_GB2312"/>
          <w:sz w:val="24"/>
        </w:rPr>
        <w:t>等高价值应用提供可靠保障。</w:t>
      </w:r>
    </w:p>
    <w:p w14:paraId="36619036" w14:textId="77777777" w:rsidR="00B36A14" w:rsidRDefault="00C504D6">
      <w:pPr>
        <w:ind w:firstLine="420"/>
        <w:jc w:val="center"/>
        <w:rPr>
          <w:rFonts w:ascii="黑体" w:eastAsia="黑体" w:hAnsi="黑体"/>
          <w:sz w:val="28"/>
          <w:szCs w:val="28"/>
        </w:rPr>
      </w:pPr>
      <w:r>
        <w:rPr>
          <w:noProof/>
        </w:rPr>
        <w:lastRenderedPageBreak/>
        <w:drawing>
          <wp:inline distT="0" distB="0" distL="0" distR="0" wp14:anchorId="756513C0" wp14:editId="41B39054">
            <wp:extent cx="3276600" cy="2114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rcRect b="8112"/>
                    <a:stretch>
                      <a:fillRect/>
                    </a:stretch>
                  </pic:blipFill>
                  <pic:spPr>
                    <a:xfrm>
                      <a:off x="0" y="0"/>
                      <a:ext cx="3276884" cy="2114733"/>
                    </a:xfrm>
                    <a:prstGeom prst="rect">
                      <a:avLst/>
                    </a:prstGeom>
                    <a:ln>
                      <a:noFill/>
                    </a:ln>
                  </pic:spPr>
                </pic:pic>
              </a:graphicData>
            </a:graphic>
          </wp:inline>
        </w:drawing>
      </w:r>
    </w:p>
    <w:p w14:paraId="57E6268E" w14:textId="77777777" w:rsidR="00B36A14" w:rsidRDefault="00C504D6">
      <w:pPr>
        <w:adjustRightInd w:val="0"/>
        <w:snapToGrid w:val="0"/>
        <w:spacing w:line="360" w:lineRule="auto"/>
        <w:ind w:left="420" w:firstLine="420"/>
        <w:jc w:val="center"/>
        <w:rPr>
          <w:rFonts w:ascii="仿宋_GB2312" w:eastAsia="仿宋_GB2312"/>
          <w:sz w:val="24"/>
        </w:rPr>
      </w:pPr>
      <w:r>
        <w:rPr>
          <w:rFonts w:ascii="仿宋_GB2312" w:eastAsia="仿宋_GB2312" w:hint="eastAsia"/>
          <w:sz w:val="24"/>
        </w:rPr>
        <w:t>图4</w:t>
      </w:r>
      <w:r>
        <w:rPr>
          <w:rFonts w:ascii="仿宋_GB2312" w:eastAsia="仿宋_GB2312"/>
          <w:sz w:val="24"/>
        </w:rPr>
        <w:t>-2</w:t>
      </w:r>
      <w:r>
        <w:rPr>
          <w:rFonts w:ascii="仿宋_GB2312" w:eastAsia="仿宋_GB2312" w:hint="eastAsia"/>
          <w:sz w:val="24"/>
        </w:rPr>
        <w:t xml:space="preserve"> Flex在5G切片中的应用</w:t>
      </w:r>
    </w:p>
    <w:p w14:paraId="3362059B" w14:textId="77777777" w:rsidR="00B36A14" w:rsidRDefault="00C504D6">
      <w:pPr>
        <w:pStyle w:val="3"/>
      </w:pPr>
      <w:r>
        <w:rPr>
          <w:rFonts w:hint="eastAsia"/>
        </w:rPr>
        <w:t>基于电力典型业务场景的灵活以太网组网技术及控制策略研究</w:t>
      </w:r>
    </w:p>
    <w:p w14:paraId="527DD3FD" w14:textId="77777777" w:rsidR="00B36A14" w:rsidRDefault="00C504D6">
      <w:pPr>
        <w:pStyle w:val="ac"/>
        <w:numPr>
          <w:ilvl w:val="0"/>
          <w:numId w:val="15"/>
        </w:numPr>
        <w:adjustRightInd w:val="0"/>
        <w:snapToGrid w:val="0"/>
        <w:spacing w:line="360" w:lineRule="auto"/>
        <w:ind w:left="1" w:firstLineChars="177" w:firstLine="425"/>
        <w:jc w:val="left"/>
        <w:rPr>
          <w:rFonts w:ascii="仿宋_GB2312" w:eastAsia="仿宋_GB2312"/>
          <w:sz w:val="24"/>
        </w:rPr>
      </w:pPr>
      <w:r>
        <w:rPr>
          <w:rFonts w:ascii="仿宋_GB2312" w:eastAsia="仿宋_GB2312" w:hint="eastAsia"/>
          <w:sz w:val="24"/>
        </w:rPr>
        <w:t>研究基于灵活以太网的切片网络如何满足电网业务安全隔离的要求；</w:t>
      </w:r>
    </w:p>
    <w:p w14:paraId="403A7218" w14:textId="77777777" w:rsidR="00B36A14" w:rsidRDefault="00C504D6">
      <w:pPr>
        <w:adjustRightInd w:val="0"/>
        <w:snapToGrid w:val="0"/>
        <w:spacing w:line="360" w:lineRule="auto"/>
        <w:jc w:val="center"/>
        <w:rPr>
          <w:rFonts w:eastAsia="仿宋_GB2312"/>
          <w:sz w:val="24"/>
        </w:rPr>
      </w:pPr>
      <w:r>
        <w:rPr>
          <w:rFonts w:eastAsia="仿宋_GB2312" w:hint="eastAsia"/>
          <w:noProof/>
          <w:sz w:val="24"/>
        </w:rPr>
        <w:drawing>
          <wp:inline distT="0" distB="0" distL="0" distR="0" wp14:anchorId="20B4CFCB" wp14:editId="53945A17">
            <wp:extent cx="5403850" cy="17291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4939" cy="1742427"/>
                    </a:xfrm>
                    <a:prstGeom prst="rect">
                      <a:avLst/>
                    </a:prstGeom>
                  </pic:spPr>
                </pic:pic>
              </a:graphicData>
            </a:graphic>
          </wp:inline>
        </w:drawing>
      </w:r>
    </w:p>
    <w:p w14:paraId="1D37CCC0" w14:textId="77777777" w:rsidR="00B36A14" w:rsidRDefault="00C504D6">
      <w:pPr>
        <w:adjustRightInd w:val="0"/>
        <w:snapToGrid w:val="0"/>
        <w:spacing w:line="360" w:lineRule="auto"/>
        <w:jc w:val="center"/>
        <w:rPr>
          <w:rFonts w:eastAsia="仿宋_GB2312"/>
          <w:sz w:val="24"/>
        </w:rPr>
      </w:pPr>
      <w:r>
        <w:rPr>
          <w:rFonts w:eastAsia="仿宋_GB2312" w:hint="eastAsia"/>
          <w:sz w:val="24"/>
        </w:rPr>
        <w:t>图</w:t>
      </w:r>
      <w:r>
        <w:rPr>
          <w:rFonts w:eastAsia="仿宋_GB2312" w:hint="eastAsia"/>
          <w:sz w:val="24"/>
        </w:rPr>
        <w:t>4</w:t>
      </w:r>
      <w:r>
        <w:rPr>
          <w:rFonts w:eastAsia="仿宋_GB2312"/>
          <w:sz w:val="24"/>
        </w:rPr>
        <w:t>-3</w:t>
      </w:r>
      <w:r>
        <w:rPr>
          <w:rFonts w:eastAsia="仿宋_GB2312" w:hint="eastAsia"/>
          <w:sz w:val="24"/>
        </w:rPr>
        <w:t xml:space="preserve"> </w:t>
      </w:r>
      <w:r>
        <w:rPr>
          <w:rFonts w:eastAsia="仿宋_GB2312" w:hint="eastAsia"/>
          <w:sz w:val="24"/>
        </w:rPr>
        <w:t>基于时隙的</w:t>
      </w:r>
      <w:proofErr w:type="spellStart"/>
      <w:r>
        <w:rPr>
          <w:rFonts w:eastAsia="仿宋_GB2312" w:hint="eastAsia"/>
          <w:sz w:val="24"/>
        </w:rPr>
        <w:t>FlexE</w:t>
      </w:r>
      <w:proofErr w:type="spellEnd"/>
      <w:r>
        <w:rPr>
          <w:rFonts w:eastAsia="仿宋_GB2312" w:hint="eastAsia"/>
          <w:sz w:val="24"/>
        </w:rPr>
        <w:t>隔离</w:t>
      </w:r>
    </w:p>
    <w:p w14:paraId="00B6A6EA" w14:textId="77777777" w:rsidR="00B36A14" w:rsidRDefault="00C504D6">
      <w:pPr>
        <w:adjustRightInd w:val="0"/>
        <w:snapToGrid w:val="0"/>
        <w:spacing w:line="360" w:lineRule="auto"/>
        <w:ind w:firstLineChars="200" w:firstLine="480"/>
        <w:rPr>
          <w:rFonts w:eastAsia="仿宋_GB2312"/>
          <w:sz w:val="24"/>
        </w:rPr>
      </w:pPr>
      <w:r>
        <w:rPr>
          <w:rFonts w:eastAsia="仿宋_GB2312"/>
          <w:sz w:val="24"/>
        </w:rPr>
        <w:t>基于</w:t>
      </w:r>
      <w:r>
        <w:rPr>
          <w:rFonts w:eastAsia="仿宋_GB2312" w:hint="eastAsia"/>
          <w:sz w:val="24"/>
        </w:rPr>
        <w:t>灵活以太网</w:t>
      </w:r>
      <w:r>
        <w:rPr>
          <w:rFonts w:eastAsia="仿宋_GB2312"/>
          <w:sz w:val="24"/>
        </w:rPr>
        <w:t>实现电网业务安全的硬隔离方案，如</w:t>
      </w:r>
      <w:r>
        <w:rPr>
          <w:rFonts w:eastAsia="仿宋_GB2312" w:hint="eastAsia"/>
          <w:sz w:val="24"/>
        </w:rPr>
        <w:t>上</w:t>
      </w:r>
      <w:r>
        <w:rPr>
          <w:rFonts w:eastAsia="仿宋_GB2312"/>
          <w:sz w:val="24"/>
        </w:rPr>
        <w:t>图所示，通过在以太网的物理编码子层（</w:t>
      </w:r>
      <w:r>
        <w:rPr>
          <w:rFonts w:eastAsia="仿宋_GB2312"/>
          <w:sz w:val="24"/>
        </w:rPr>
        <w:t>PCS</w:t>
      </w:r>
      <w:r>
        <w:rPr>
          <w:rFonts w:eastAsia="仿宋_GB2312"/>
          <w:sz w:val="24"/>
        </w:rPr>
        <w:t>）引入一个时分复用（</w:t>
      </w:r>
      <w:r>
        <w:rPr>
          <w:rFonts w:eastAsia="仿宋_GB2312"/>
          <w:sz w:val="24"/>
        </w:rPr>
        <w:t>TDM</w:t>
      </w:r>
      <w:r>
        <w:rPr>
          <w:rFonts w:eastAsia="仿宋_GB2312"/>
          <w:sz w:val="24"/>
        </w:rPr>
        <w:t>）的</w:t>
      </w:r>
      <w:r>
        <w:rPr>
          <w:rFonts w:eastAsia="仿宋_GB2312"/>
          <w:sz w:val="24"/>
        </w:rPr>
        <w:t>Flex</w:t>
      </w:r>
      <w:r>
        <w:rPr>
          <w:rFonts w:eastAsia="仿宋_GB2312"/>
          <w:sz w:val="24"/>
        </w:rPr>
        <w:t>垫层（</w:t>
      </w:r>
      <w:r>
        <w:rPr>
          <w:rFonts w:eastAsia="仿宋_GB2312"/>
          <w:sz w:val="24"/>
        </w:rPr>
        <w:t>Shim</w:t>
      </w:r>
      <w:r>
        <w:rPr>
          <w:rFonts w:eastAsia="仿宋_GB2312"/>
          <w:sz w:val="24"/>
        </w:rPr>
        <w:t>），实现了</w:t>
      </w:r>
      <w:r>
        <w:rPr>
          <w:rFonts w:eastAsia="仿宋_GB2312"/>
          <w:sz w:val="24"/>
        </w:rPr>
        <w:t> MAC</w:t>
      </w:r>
      <w:r>
        <w:rPr>
          <w:rFonts w:eastAsia="仿宋_GB2312"/>
          <w:sz w:val="24"/>
        </w:rPr>
        <w:t>层和</w:t>
      </w:r>
      <w:r>
        <w:rPr>
          <w:rFonts w:eastAsia="仿宋_GB2312"/>
          <w:sz w:val="24"/>
        </w:rPr>
        <w:t>PHY</w:t>
      </w:r>
      <w:r>
        <w:rPr>
          <w:rFonts w:eastAsia="仿宋_GB2312"/>
          <w:sz w:val="24"/>
        </w:rPr>
        <w:t>层接口收发器的解耦，从而提升以太网组网灵活性。</w:t>
      </w:r>
      <w:proofErr w:type="spellStart"/>
      <w:r>
        <w:rPr>
          <w:rFonts w:eastAsia="仿宋_GB2312"/>
          <w:sz w:val="24"/>
        </w:rPr>
        <w:t>FlexE</w:t>
      </w:r>
      <w:proofErr w:type="spellEnd"/>
      <w:r>
        <w:rPr>
          <w:rFonts w:eastAsia="仿宋_GB2312"/>
          <w:sz w:val="24"/>
        </w:rPr>
        <w:t>使用</w:t>
      </w:r>
      <w:r>
        <w:rPr>
          <w:rFonts w:eastAsia="仿宋_GB2312"/>
          <w:sz w:val="24"/>
        </w:rPr>
        <w:t>Calendar</w:t>
      </w:r>
      <w:r>
        <w:rPr>
          <w:rFonts w:eastAsia="仿宋_GB2312"/>
          <w:sz w:val="24"/>
        </w:rPr>
        <w:t>分配每个子</w:t>
      </w:r>
      <w:r>
        <w:rPr>
          <w:rFonts w:eastAsia="仿宋_GB2312"/>
          <w:sz w:val="24"/>
        </w:rPr>
        <w:t> Calendars</w:t>
      </w:r>
      <w:r>
        <w:rPr>
          <w:rFonts w:eastAsia="仿宋_GB2312"/>
          <w:sz w:val="24"/>
        </w:rPr>
        <w:t>上的</w:t>
      </w:r>
      <w:r>
        <w:rPr>
          <w:rFonts w:eastAsia="仿宋_GB2312"/>
          <w:sz w:val="24"/>
        </w:rPr>
        <w:t>66</w:t>
      </w:r>
      <w:r>
        <w:rPr>
          <w:rFonts w:eastAsia="仿宋_GB2312"/>
          <w:sz w:val="24"/>
        </w:rPr>
        <w:t>比特块给</w:t>
      </w:r>
      <w:proofErr w:type="spellStart"/>
      <w:r>
        <w:rPr>
          <w:rFonts w:eastAsia="仿宋_GB2312"/>
          <w:sz w:val="24"/>
        </w:rPr>
        <w:t>FlexE</w:t>
      </w:r>
      <w:proofErr w:type="spellEnd"/>
      <w:r>
        <w:rPr>
          <w:rFonts w:eastAsia="仿宋_GB2312"/>
          <w:sz w:val="24"/>
        </w:rPr>
        <w:t>客户（网络切片</w:t>
      </w:r>
      <w:r>
        <w:rPr>
          <w:rFonts w:eastAsia="仿宋_GB2312" w:hint="eastAsia"/>
          <w:sz w:val="24"/>
        </w:rPr>
        <w:t>）</w:t>
      </w:r>
      <w:r>
        <w:rPr>
          <w:rFonts w:eastAsia="仿宋_GB2312"/>
          <w:sz w:val="24"/>
        </w:rPr>
        <w:t>。每</w:t>
      </w:r>
      <w:r>
        <w:rPr>
          <w:rFonts w:eastAsia="仿宋_GB2312"/>
          <w:sz w:val="24"/>
        </w:rPr>
        <w:t> 100G</w:t>
      </w:r>
      <w:r>
        <w:rPr>
          <w:rFonts w:eastAsia="仿宋_GB2312"/>
          <w:sz w:val="24"/>
        </w:rPr>
        <w:t>物理介质相关子层（</w:t>
      </w:r>
      <w:r>
        <w:rPr>
          <w:rFonts w:eastAsia="仿宋_GB2312"/>
          <w:sz w:val="24"/>
        </w:rPr>
        <w:t>PMD</w:t>
      </w:r>
      <w:r>
        <w:rPr>
          <w:rFonts w:eastAsia="仿宋_GB2312"/>
          <w:sz w:val="24"/>
        </w:rPr>
        <w:t>）分为</w:t>
      </w:r>
      <w:r>
        <w:rPr>
          <w:rFonts w:eastAsia="仿宋_GB2312"/>
          <w:sz w:val="24"/>
        </w:rPr>
        <w:t>20</w:t>
      </w:r>
      <w:r>
        <w:rPr>
          <w:rFonts w:eastAsia="仿宋_GB2312"/>
          <w:sz w:val="24"/>
        </w:rPr>
        <w:t>个时隙，颗粒度是</w:t>
      </w:r>
      <w:r>
        <w:rPr>
          <w:rFonts w:eastAsia="仿宋_GB2312"/>
          <w:sz w:val="24"/>
        </w:rPr>
        <w:t>5G</w:t>
      </w:r>
      <w:r>
        <w:rPr>
          <w:rFonts w:eastAsia="仿宋_GB2312"/>
          <w:sz w:val="24"/>
        </w:rPr>
        <w:t>。</w:t>
      </w:r>
      <w:proofErr w:type="spellStart"/>
      <w:r>
        <w:rPr>
          <w:rFonts w:eastAsia="仿宋_GB2312"/>
          <w:sz w:val="24"/>
        </w:rPr>
        <w:t>FlexE</w:t>
      </w:r>
      <w:proofErr w:type="spellEnd"/>
      <w:r>
        <w:rPr>
          <w:rFonts w:eastAsia="仿宋_GB2312"/>
          <w:sz w:val="24"/>
        </w:rPr>
        <w:t xml:space="preserve"> Shim</w:t>
      </w:r>
      <w:r>
        <w:rPr>
          <w:rFonts w:eastAsia="仿宋_GB2312"/>
          <w:sz w:val="24"/>
        </w:rPr>
        <w:t>层有</w:t>
      </w:r>
      <w:r>
        <w:rPr>
          <w:rFonts w:eastAsia="仿宋_GB2312"/>
          <w:sz w:val="24"/>
        </w:rPr>
        <w:t>n×10</w:t>
      </w:r>
      <w:r>
        <w:rPr>
          <w:rFonts w:eastAsia="仿宋_GB2312"/>
          <w:sz w:val="24"/>
        </w:rPr>
        <w:t>个</w:t>
      </w:r>
      <w:r>
        <w:rPr>
          <w:rFonts w:eastAsia="仿宋_GB2312"/>
          <w:sz w:val="24"/>
        </w:rPr>
        <w:t>5G</w:t>
      </w:r>
      <w:r>
        <w:rPr>
          <w:rFonts w:eastAsia="仿宋_GB2312"/>
          <w:sz w:val="24"/>
        </w:rPr>
        <w:t>时隙。</w:t>
      </w:r>
      <w:proofErr w:type="spellStart"/>
      <w:r>
        <w:rPr>
          <w:rFonts w:eastAsia="仿宋_GB2312"/>
          <w:sz w:val="24"/>
        </w:rPr>
        <w:t>FlexE</w:t>
      </w:r>
      <w:proofErr w:type="spellEnd"/>
      <w:r>
        <w:rPr>
          <w:rFonts w:eastAsia="仿宋_GB2312"/>
          <w:sz w:val="24"/>
        </w:rPr>
        <w:t>客户的</w:t>
      </w:r>
      <w:r>
        <w:rPr>
          <w:rFonts w:eastAsia="仿宋_GB2312"/>
          <w:sz w:val="24"/>
        </w:rPr>
        <w:t> 64B/66B</w:t>
      </w:r>
      <w:r>
        <w:rPr>
          <w:rFonts w:eastAsia="仿宋_GB2312"/>
          <w:sz w:val="24"/>
        </w:rPr>
        <w:t>按照时隙方式插到</w:t>
      </w:r>
      <w:proofErr w:type="spellStart"/>
      <w:r>
        <w:rPr>
          <w:rFonts w:eastAsia="仿宋_GB2312"/>
          <w:sz w:val="24"/>
        </w:rPr>
        <w:t>FlexE</w:t>
      </w:r>
      <w:proofErr w:type="spellEnd"/>
      <w:r>
        <w:rPr>
          <w:rFonts w:eastAsia="仿宋_GB2312"/>
          <w:sz w:val="24"/>
        </w:rPr>
        <w:t xml:space="preserve"> Shim</w:t>
      </w:r>
      <w:r>
        <w:rPr>
          <w:rFonts w:eastAsia="仿宋_GB2312"/>
          <w:sz w:val="24"/>
        </w:rPr>
        <w:t>层。</w:t>
      </w:r>
      <w:proofErr w:type="spellStart"/>
      <w:r>
        <w:rPr>
          <w:rFonts w:eastAsia="仿宋_GB2312"/>
          <w:sz w:val="24"/>
        </w:rPr>
        <w:t>FlexE</w:t>
      </w:r>
      <w:proofErr w:type="spellEnd"/>
      <w:r>
        <w:rPr>
          <w:rFonts w:eastAsia="仿宋_GB2312"/>
          <w:sz w:val="24"/>
        </w:rPr>
        <w:t>客户在</w:t>
      </w:r>
      <w:proofErr w:type="spellStart"/>
      <w:r>
        <w:rPr>
          <w:rFonts w:eastAsia="仿宋_GB2312"/>
          <w:sz w:val="24"/>
        </w:rPr>
        <w:t>FlexE</w:t>
      </w:r>
      <w:proofErr w:type="spellEnd"/>
      <w:r>
        <w:rPr>
          <w:rFonts w:eastAsia="仿宋_GB2312"/>
          <w:sz w:val="24"/>
        </w:rPr>
        <w:t xml:space="preserve"> Shim</w:t>
      </w:r>
      <w:r>
        <w:rPr>
          <w:rFonts w:eastAsia="仿宋_GB2312"/>
          <w:sz w:val="24"/>
        </w:rPr>
        <w:t>层占用时隙采用灵活方式，通过</w:t>
      </w:r>
      <w:r>
        <w:rPr>
          <w:rFonts w:eastAsia="仿宋_GB2312"/>
          <w:sz w:val="24"/>
        </w:rPr>
        <w:t> </w:t>
      </w:r>
      <w:proofErr w:type="spellStart"/>
      <w:r>
        <w:rPr>
          <w:rFonts w:eastAsia="仿宋_GB2312"/>
          <w:sz w:val="24"/>
        </w:rPr>
        <w:t>FlexE</w:t>
      </w:r>
      <w:proofErr w:type="spellEnd"/>
      <w:r>
        <w:rPr>
          <w:rFonts w:eastAsia="仿宋_GB2312"/>
          <w:sz w:val="24"/>
        </w:rPr>
        <w:t>开销指明时隙被哪个</w:t>
      </w:r>
      <w:r>
        <w:rPr>
          <w:rFonts w:eastAsia="仿宋_GB2312" w:hint="eastAsia"/>
          <w:sz w:val="24"/>
        </w:rPr>
        <w:t>电力</w:t>
      </w:r>
      <w:r>
        <w:rPr>
          <w:rFonts w:eastAsia="仿宋_GB2312"/>
          <w:sz w:val="24"/>
        </w:rPr>
        <w:t>业务占用。</w:t>
      </w:r>
      <w:r>
        <w:rPr>
          <w:rFonts w:eastAsia="仿宋_GB2312"/>
          <w:sz w:val="24"/>
        </w:rPr>
        <w:t> </w:t>
      </w:r>
      <w:proofErr w:type="spellStart"/>
      <w:r>
        <w:rPr>
          <w:rFonts w:eastAsia="仿宋_GB2312"/>
          <w:sz w:val="24"/>
        </w:rPr>
        <w:t>FlexE</w:t>
      </w:r>
      <w:proofErr w:type="spellEnd"/>
      <w:r>
        <w:rPr>
          <w:rFonts w:eastAsia="仿宋_GB2312"/>
          <w:sz w:val="24"/>
        </w:rPr>
        <w:t>通过</w:t>
      </w:r>
      <w:r>
        <w:rPr>
          <w:rFonts w:eastAsia="仿宋_GB2312"/>
          <w:sz w:val="24"/>
        </w:rPr>
        <w:t> Shim</w:t>
      </w:r>
      <w:r>
        <w:rPr>
          <w:rFonts w:eastAsia="仿宋_GB2312"/>
          <w:sz w:val="24"/>
        </w:rPr>
        <w:t>层的时隙配置支持多个客户</w:t>
      </w:r>
      <w:r>
        <w:rPr>
          <w:rFonts w:eastAsia="仿宋_GB2312" w:hint="eastAsia"/>
          <w:sz w:val="24"/>
        </w:rPr>
        <w:t>电力</w:t>
      </w:r>
      <w:r>
        <w:rPr>
          <w:rFonts w:eastAsia="仿宋_GB2312"/>
          <w:sz w:val="24"/>
        </w:rPr>
        <w:t>业务，实现承载不同客户</w:t>
      </w:r>
      <w:r>
        <w:rPr>
          <w:rFonts w:eastAsia="仿宋_GB2312" w:hint="eastAsia"/>
          <w:sz w:val="24"/>
        </w:rPr>
        <w:t>电力</w:t>
      </w:r>
      <w:r>
        <w:rPr>
          <w:rFonts w:eastAsia="仿宋_GB2312"/>
          <w:sz w:val="24"/>
        </w:rPr>
        <w:t>业务的网络切片之间的物理隔离。基于时隙调度的</w:t>
      </w:r>
      <w:proofErr w:type="spellStart"/>
      <w:r>
        <w:rPr>
          <w:rFonts w:eastAsia="仿宋_GB2312"/>
          <w:sz w:val="24"/>
        </w:rPr>
        <w:t>FlexE</w:t>
      </w:r>
      <w:proofErr w:type="spellEnd"/>
      <w:r>
        <w:rPr>
          <w:rFonts w:eastAsia="仿宋_GB2312"/>
          <w:sz w:val="24"/>
        </w:rPr>
        <w:t>分片将物理以太网端口划分为多个以太网弹性管道，使得承载网络既具备以太网统计复用、网络效率高的特点，又具备类似于</w:t>
      </w:r>
      <w:r>
        <w:rPr>
          <w:rFonts w:eastAsia="仿宋_GB2312"/>
          <w:sz w:val="24"/>
        </w:rPr>
        <w:t>TDM</w:t>
      </w:r>
      <w:r>
        <w:rPr>
          <w:rFonts w:eastAsia="仿宋_GB2312"/>
          <w:sz w:val="24"/>
        </w:rPr>
        <w:t>独占时隙、隔离性好的特性。</w:t>
      </w:r>
    </w:p>
    <w:p w14:paraId="7A2E0538" w14:textId="77777777" w:rsidR="00B36A14" w:rsidRDefault="00C504D6">
      <w:pPr>
        <w:pStyle w:val="ac"/>
        <w:numPr>
          <w:ilvl w:val="0"/>
          <w:numId w:val="15"/>
        </w:numPr>
        <w:adjustRightInd w:val="0"/>
        <w:snapToGrid w:val="0"/>
        <w:spacing w:line="360" w:lineRule="auto"/>
        <w:ind w:left="1" w:firstLineChars="177" w:firstLine="425"/>
        <w:jc w:val="left"/>
        <w:rPr>
          <w:rFonts w:ascii="仿宋_GB2312" w:eastAsia="仿宋_GB2312"/>
          <w:sz w:val="24"/>
        </w:rPr>
      </w:pPr>
      <w:r>
        <w:rPr>
          <w:rFonts w:ascii="仿宋_GB2312" w:eastAsia="仿宋_GB2312" w:hint="eastAsia"/>
          <w:sz w:val="24"/>
        </w:rPr>
        <w:t>研究基于灵活以太网的切片网络如何能够满足电力保护业务确定性时延、高可靠的要求；</w:t>
      </w:r>
    </w:p>
    <w:p w14:paraId="528B279C"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lastRenderedPageBreak/>
        <w:t>基于</w:t>
      </w:r>
      <w:proofErr w:type="spellStart"/>
      <w:r>
        <w:rPr>
          <w:rFonts w:eastAsia="仿宋_GB2312" w:hint="eastAsia"/>
          <w:sz w:val="24"/>
        </w:rPr>
        <w:t>FlexE</w:t>
      </w:r>
      <w:proofErr w:type="spellEnd"/>
      <w:r>
        <w:rPr>
          <w:rFonts w:eastAsia="仿宋_GB2312" w:hint="eastAsia"/>
          <w:sz w:val="24"/>
        </w:rPr>
        <w:t>技术提出了新一代输变电</w:t>
      </w:r>
      <w:r>
        <w:rPr>
          <w:rFonts w:eastAsia="仿宋_GB2312" w:hint="eastAsia"/>
          <w:sz w:val="24"/>
        </w:rPr>
        <w:t>IP</w:t>
      </w:r>
      <w:r>
        <w:rPr>
          <w:rFonts w:eastAsia="仿宋_GB2312" w:hint="eastAsia"/>
          <w:sz w:val="24"/>
        </w:rPr>
        <w:t>通信网建网理念，将输变电</w:t>
      </w:r>
      <w:r>
        <w:rPr>
          <w:rFonts w:eastAsia="仿宋_GB2312" w:hint="eastAsia"/>
          <w:sz w:val="24"/>
        </w:rPr>
        <w:t>IP</w:t>
      </w:r>
      <w:r>
        <w:rPr>
          <w:rFonts w:eastAsia="仿宋_GB2312" w:hint="eastAsia"/>
          <w:sz w:val="24"/>
        </w:rPr>
        <w:t>通信网划分成多个物理隔离的网络分片，并为各个分片配置相应的网络资源。继电保护业务通过其中一个分片独立承载，与其他电力业务隔离，能够完全保证继电保护业务不受其他业务干扰，从而满足继电保护业务对低时延、低抖动和双向时延</w:t>
      </w:r>
      <w:proofErr w:type="gramStart"/>
      <w:r>
        <w:rPr>
          <w:rFonts w:eastAsia="仿宋_GB2312" w:hint="eastAsia"/>
          <w:sz w:val="24"/>
        </w:rPr>
        <w:t>差一致</w:t>
      </w:r>
      <w:proofErr w:type="gramEnd"/>
      <w:r>
        <w:rPr>
          <w:rFonts w:eastAsia="仿宋_GB2312" w:hint="eastAsia"/>
          <w:sz w:val="24"/>
        </w:rPr>
        <w:t>的通信需求。其他分片可根据各电力业务的不同需求，灵活配置带宽，实现高效承载。</w:t>
      </w:r>
    </w:p>
    <w:p w14:paraId="3F7B7133" w14:textId="77777777" w:rsidR="00B36A14" w:rsidRDefault="00C504D6">
      <w:pPr>
        <w:pStyle w:val="ac"/>
        <w:numPr>
          <w:ilvl w:val="0"/>
          <w:numId w:val="15"/>
        </w:numPr>
        <w:adjustRightInd w:val="0"/>
        <w:snapToGrid w:val="0"/>
        <w:spacing w:line="360" w:lineRule="auto"/>
        <w:ind w:left="0" w:firstLineChars="177" w:firstLine="425"/>
        <w:jc w:val="left"/>
        <w:rPr>
          <w:rFonts w:ascii="仿宋_GB2312" w:eastAsia="仿宋_GB2312"/>
          <w:sz w:val="24"/>
        </w:rPr>
      </w:pPr>
      <w:r>
        <w:rPr>
          <w:rFonts w:ascii="仿宋_GB2312" w:eastAsia="仿宋_GB2312" w:hint="eastAsia"/>
          <w:sz w:val="24"/>
        </w:rPr>
        <w:t>研究基于灵活以太网的切片网络如何实现无线专网回传网络统一承载生产控制业务和管理业务的需求；</w:t>
      </w:r>
    </w:p>
    <w:p w14:paraId="7DB29015" w14:textId="77777777" w:rsidR="00B36A14" w:rsidRDefault="00C504D6">
      <w:pPr>
        <w:adjustRightInd w:val="0"/>
        <w:snapToGrid w:val="0"/>
        <w:spacing w:line="360" w:lineRule="auto"/>
        <w:ind w:firstLineChars="200" w:firstLine="480"/>
        <w:rPr>
          <w:rFonts w:eastAsia="仿宋_GB2312"/>
          <w:sz w:val="24"/>
        </w:rPr>
      </w:pPr>
      <w:r>
        <w:rPr>
          <w:rFonts w:eastAsia="仿宋_GB2312"/>
          <w:sz w:val="24"/>
        </w:rPr>
        <w:t>5G</w:t>
      </w:r>
      <w:r>
        <w:rPr>
          <w:rFonts w:eastAsia="仿宋_GB2312"/>
          <w:sz w:val="24"/>
        </w:rPr>
        <w:t>智能电网解决方案安全体系主要包括终端、网络和业务三个层次，业务层面主要是电力业务系统，根据电力行业及国家相关要求，电力生产控制类业务通过</w:t>
      </w:r>
      <w:proofErr w:type="spellStart"/>
      <w:r>
        <w:rPr>
          <w:rFonts w:eastAsia="仿宋_GB2312"/>
          <w:sz w:val="24"/>
        </w:rPr>
        <w:t>5G</w:t>
      </w:r>
      <w:proofErr w:type="spellEnd"/>
      <w:r>
        <w:rPr>
          <w:rFonts w:eastAsia="仿宋_GB2312"/>
          <w:sz w:val="24"/>
        </w:rPr>
        <w:t>公网进入电力业务平台前，将接入安全接入区，进行必要</w:t>
      </w:r>
      <w:proofErr w:type="gramStart"/>
      <w:r>
        <w:rPr>
          <w:rFonts w:eastAsia="仿宋_GB2312"/>
          <w:sz w:val="24"/>
        </w:rPr>
        <w:t>的网闸隔离</w:t>
      </w:r>
      <w:proofErr w:type="gramEnd"/>
      <w:r>
        <w:rPr>
          <w:rFonts w:eastAsia="仿宋_GB2312"/>
          <w:sz w:val="24"/>
        </w:rPr>
        <w:t>。</w:t>
      </w:r>
      <w:r>
        <w:rPr>
          <w:rFonts w:eastAsia="仿宋_GB2312"/>
          <w:sz w:val="24"/>
        </w:rPr>
        <w:t>5G</w:t>
      </w:r>
      <w:r>
        <w:rPr>
          <w:rFonts w:eastAsia="仿宋_GB2312"/>
          <w:sz w:val="24"/>
        </w:rPr>
        <w:t>智能电网安全手段，重点聚焦在网络和终端侧。在采用</w:t>
      </w:r>
      <w:r>
        <w:rPr>
          <w:rFonts w:eastAsia="仿宋_GB2312"/>
          <w:sz w:val="24"/>
        </w:rPr>
        <w:t>5G</w:t>
      </w:r>
      <w:r>
        <w:rPr>
          <w:rFonts w:eastAsia="仿宋_GB2312"/>
          <w:sz w:val="24"/>
        </w:rPr>
        <w:t>专网时，整个网络采用</w:t>
      </w:r>
      <w:r>
        <w:rPr>
          <w:rFonts w:eastAsia="仿宋_GB2312"/>
          <w:sz w:val="24"/>
        </w:rPr>
        <w:t>5G SA</w:t>
      </w:r>
      <w:r>
        <w:rPr>
          <w:rFonts w:eastAsia="仿宋_GB2312"/>
          <w:sz w:val="24"/>
        </w:rPr>
        <w:t>独立组网模式，网络属于电力企业所独有，</w:t>
      </w:r>
      <w:proofErr w:type="gramStart"/>
      <w:r>
        <w:rPr>
          <w:rFonts w:eastAsia="仿宋_GB2312"/>
          <w:sz w:val="24"/>
        </w:rPr>
        <w:t>核心网</w:t>
      </w:r>
      <w:proofErr w:type="gramEnd"/>
      <w:r>
        <w:rPr>
          <w:rFonts w:eastAsia="仿宋_GB2312"/>
          <w:sz w:val="24"/>
        </w:rPr>
        <w:t>同时支持用户面和控制面功能，企业的生产信息流在通过</w:t>
      </w:r>
      <w:r>
        <w:rPr>
          <w:rFonts w:eastAsia="仿宋_GB2312"/>
          <w:sz w:val="24"/>
        </w:rPr>
        <w:t>5G</w:t>
      </w:r>
      <w:r>
        <w:rPr>
          <w:rFonts w:eastAsia="仿宋_GB2312"/>
          <w:sz w:val="24"/>
        </w:rPr>
        <w:t>网络传输时</w:t>
      </w:r>
      <w:r>
        <w:rPr>
          <w:rFonts w:eastAsia="仿宋_GB2312" w:hint="eastAsia"/>
          <w:sz w:val="24"/>
        </w:rPr>
        <w:t>，</w:t>
      </w:r>
      <w:r>
        <w:rPr>
          <w:rFonts w:eastAsia="仿宋_GB2312"/>
          <w:sz w:val="24"/>
        </w:rPr>
        <w:t>局限在电力企业指定地域内部，从而保证其传输的信息数据是安全性。</w:t>
      </w:r>
    </w:p>
    <w:p w14:paraId="464E7EAC" w14:textId="77777777" w:rsidR="00B36A14" w:rsidRDefault="00C504D6">
      <w:pPr>
        <w:pStyle w:val="ac"/>
        <w:numPr>
          <w:ilvl w:val="0"/>
          <w:numId w:val="15"/>
        </w:numPr>
        <w:adjustRightInd w:val="0"/>
        <w:snapToGrid w:val="0"/>
        <w:spacing w:line="360" w:lineRule="auto"/>
        <w:ind w:left="993" w:firstLineChars="0" w:hanging="426"/>
        <w:jc w:val="left"/>
        <w:rPr>
          <w:rFonts w:ascii="仿宋_GB2312" w:eastAsia="仿宋_GB2312"/>
          <w:sz w:val="24"/>
        </w:rPr>
      </w:pPr>
      <w:r>
        <w:rPr>
          <w:rFonts w:ascii="仿宋_GB2312" w:eastAsia="仿宋_GB2312" w:hint="eastAsia"/>
          <w:sz w:val="24"/>
        </w:rPr>
        <w:t>研究运营商5G切片网络如何满足电力业务端到</w:t>
      </w:r>
      <w:proofErr w:type="gramStart"/>
      <w:r>
        <w:rPr>
          <w:rFonts w:ascii="仿宋_GB2312" w:eastAsia="仿宋_GB2312" w:hint="eastAsia"/>
          <w:sz w:val="24"/>
        </w:rPr>
        <w:t>端安</w:t>
      </w:r>
      <w:proofErr w:type="gramEnd"/>
      <w:r>
        <w:rPr>
          <w:rFonts w:ascii="仿宋_GB2312" w:eastAsia="仿宋_GB2312" w:hint="eastAsia"/>
          <w:sz w:val="24"/>
        </w:rPr>
        <w:t>全隔离的需求</w:t>
      </w:r>
    </w:p>
    <w:p w14:paraId="4C5E6EDD" w14:textId="77777777" w:rsidR="00B36A14" w:rsidRPr="002C747A" w:rsidRDefault="00C504D6">
      <w:pPr>
        <w:adjustRightInd w:val="0"/>
        <w:snapToGrid w:val="0"/>
        <w:spacing w:line="360" w:lineRule="auto"/>
        <w:ind w:firstLineChars="200" w:firstLine="480"/>
        <w:rPr>
          <w:rFonts w:eastAsia="仿宋_GB2312"/>
          <w:sz w:val="24"/>
        </w:rPr>
      </w:pPr>
      <w:r>
        <w:rPr>
          <w:rFonts w:eastAsia="仿宋_GB2312" w:hint="eastAsia"/>
          <w:sz w:val="24"/>
        </w:rPr>
        <w:t>电力行业是</w:t>
      </w:r>
      <w:r>
        <w:rPr>
          <w:rFonts w:eastAsia="仿宋_GB2312" w:hint="eastAsia"/>
          <w:sz w:val="24"/>
        </w:rPr>
        <w:t>5G</w:t>
      </w:r>
      <w:r>
        <w:rPr>
          <w:rFonts w:eastAsia="仿宋_GB2312" w:hint="eastAsia"/>
          <w:sz w:val="24"/>
        </w:rPr>
        <w:t>技术探索的行业应用之一。差动保护和配网自动化三遥是电网中两类典型的业务。两类业务可以由一个智能电力终端（</w:t>
      </w:r>
      <w:r>
        <w:rPr>
          <w:rFonts w:eastAsia="仿宋_GB2312" w:hint="eastAsia"/>
          <w:sz w:val="24"/>
        </w:rPr>
        <w:t>DTU</w:t>
      </w:r>
      <w:r>
        <w:rPr>
          <w:rFonts w:eastAsia="仿宋_GB2312" w:hint="eastAsia"/>
          <w:sz w:val="24"/>
        </w:rPr>
        <w:t>）承载。智能</w:t>
      </w:r>
      <w:r>
        <w:rPr>
          <w:rFonts w:eastAsia="仿宋_GB2312" w:hint="eastAsia"/>
          <w:sz w:val="24"/>
        </w:rPr>
        <w:t>DTU</w:t>
      </w:r>
      <w:r>
        <w:rPr>
          <w:rFonts w:eastAsia="仿宋_GB2312" w:hint="eastAsia"/>
          <w:sz w:val="24"/>
        </w:rPr>
        <w:t>通过</w:t>
      </w:r>
      <w:r>
        <w:rPr>
          <w:rFonts w:eastAsia="仿宋_GB2312" w:hint="eastAsia"/>
          <w:sz w:val="24"/>
        </w:rPr>
        <w:t>CPE</w:t>
      </w:r>
      <w:r>
        <w:rPr>
          <w:rFonts w:eastAsia="仿宋_GB2312" w:hint="eastAsia"/>
          <w:sz w:val="24"/>
        </w:rPr>
        <w:t>接入</w:t>
      </w:r>
      <w:r>
        <w:rPr>
          <w:rFonts w:eastAsia="仿宋_GB2312" w:hint="eastAsia"/>
          <w:sz w:val="24"/>
        </w:rPr>
        <w:t>5G</w:t>
      </w:r>
      <w:r>
        <w:rPr>
          <w:rFonts w:eastAsia="仿宋_GB2312" w:hint="eastAsia"/>
          <w:sz w:val="24"/>
        </w:rPr>
        <w:t>网络。</w:t>
      </w:r>
      <w:r>
        <w:rPr>
          <w:rFonts w:eastAsia="仿宋_GB2312" w:hint="eastAsia"/>
          <w:sz w:val="24"/>
        </w:rPr>
        <w:t>CPE</w:t>
      </w:r>
      <w:r>
        <w:rPr>
          <w:rFonts w:eastAsia="仿宋_GB2312" w:hint="eastAsia"/>
          <w:sz w:val="24"/>
        </w:rPr>
        <w:t>作为</w:t>
      </w:r>
      <w:r>
        <w:rPr>
          <w:rFonts w:eastAsia="仿宋_GB2312" w:hint="eastAsia"/>
          <w:sz w:val="24"/>
        </w:rPr>
        <w:t>5G</w:t>
      </w:r>
      <w:r>
        <w:rPr>
          <w:rFonts w:eastAsia="仿宋_GB2312" w:hint="eastAsia"/>
          <w:sz w:val="24"/>
        </w:rPr>
        <w:t>网络的接入终端，配备一张</w:t>
      </w:r>
      <w:r>
        <w:rPr>
          <w:rFonts w:eastAsia="仿宋_GB2312" w:hint="eastAsia"/>
          <w:sz w:val="24"/>
        </w:rPr>
        <w:t>SIM</w:t>
      </w:r>
      <w:r>
        <w:rPr>
          <w:rFonts w:eastAsia="仿宋_GB2312" w:hint="eastAsia"/>
          <w:sz w:val="24"/>
        </w:rPr>
        <w:t>卡。</w:t>
      </w:r>
      <w:r w:rsidRPr="002C747A">
        <w:rPr>
          <w:rFonts w:eastAsia="仿宋_GB2312" w:hint="eastAsia"/>
          <w:sz w:val="24"/>
        </w:rPr>
        <w:t>差动保护业务通过</w:t>
      </w:r>
      <w:r w:rsidRPr="002C747A">
        <w:rPr>
          <w:rFonts w:eastAsia="仿宋_GB2312" w:hint="eastAsia"/>
          <w:sz w:val="24"/>
        </w:rPr>
        <w:t> 5G</w:t>
      </w:r>
      <w:r w:rsidRPr="002C747A">
        <w:rPr>
          <w:rFonts w:eastAsia="仿宋_GB2312" w:hint="eastAsia"/>
          <w:sz w:val="24"/>
        </w:rPr>
        <w:t>网络实现在两个</w:t>
      </w:r>
      <w:r w:rsidRPr="002C747A">
        <w:rPr>
          <w:rFonts w:eastAsia="仿宋_GB2312" w:hint="eastAsia"/>
          <w:sz w:val="24"/>
        </w:rPr>
        <w:t> DTU</w:t>
      </w:r>
      <w:r w:rsidRPr="002C747A">
        <w:rPr>
          <w:rFonts w:eastAsia="仿宋_GB2312" w:hint="eastAsia"/>
          <w:sz w:val="24"/>
        </w:rPr>
        <w:t>之间交互，而配网自动化三</w:t>
      </w:r>
      <w:proofErr w:type="gramStart"/>
      <w:r w:rsidRPr="002C747A">
        <w:rPr>
          <w:rFonts w:eastAsia="仿宋_GB2312" w:hint="eastAsia"/>
          <w:sz w:val="24"/>
        </w:rPr>
        <w:t>遥业务</w:t>
      </w:r>
      <w:proofErr w:type="gramEnd"/>
      <w:r w:rsidRPr="002C747A">
        <w:rPr>
          <w:rFonts w:eastAsia="仿宋_GB2312" w:hint="eastAsia"/>
          <w:sz w:val="24"/>
        </w:rPr>
        <w:t>由</w:t>
      </w:r>
      <w:r w:rsidRPr="002C747A">
        <w:rPr>
          <w:rFonts w:eastAsia="仿宋_GB2312" w:hint="eastAsia"/>
          <w:sz w:val="24"/>
        </w:rPr>
        <w:t>DTU</w:t>
      </w:r>
      <w:r w:rsidRPr="002C747A">
        <w:rPr>
          <w:rFonts w:eastAsia="仿宋_GB2312" w:hint="eastAsia"/>
          <w:sz w:val="24"/>
        </w:rPr>
        <w:t>经过</w:t>
      </w:r>
      <w:r w:rsidRPr="002C747A">
        <w:rPr>
          <w:rFonts w:eastAsia="仿宋_GB2312" w:hint="eastAsia"/>
          <w:sz w:val="24"/>
        </w:rPr>
        <w:t>5G</w:t>
      </w:r>
      <w:r w:rsidRPr="002C747A">
        <w:rPr>
          <w:rFonts w:eastAsia="仿宋_GB2312" w:hint="eastAsia"/>
          <w:sz w:val="24"/>
        </w:rPr>
        <w:t>网络流向业务主站。两类业务</w:t>
      </w:r>
      <w:r w:rsidRPr="002C747A">
        <w:rPr>
          <w:rFonts w:eastAsia="仿宋_GB2312" w:hint="eastAsia"/>
          <w:sz w:val="24"/>
          <w:highlight w:val="yellow"/>
        </w:rPr>
        <w:t>对外需要实现物理隔离，两类业务之间需要实现逻辑隔离</w:t>
      </w:r>
      <w:r w:rsidRPr="002C747A">
        <w:rPr>
          <w:rFonts w:eastAsia="仿宋_GB2312" w:hint="eastAsia"/>
          <w:sz w:val="24"/>
        </w:rPr>
        <w:t>。切片包含的所有网络功能都使用运营商电信云中独立的服务器加载，以实现电力业务与外界业务的物理隔离。</w:t>
      </w:r>
    </w:p>
    <w:p w14:paraId="5DD00114" w14:textId="77777777" w:rsidR="00B36A14" w:rsidRPr="002C747A" w:rsidRDefault="00C504D6">
      <w:pPr>
        <w:adjustRightInd w:val="0"/>
        <w:snapToGrid w:val="0"/>
        <w:spacing w:line="360" w:lineRule="auto"/>
        <w:ind w:firstLineChars="200" w:firstLine="480"/>
        <w:rPr>
          <w:rFonts w:eastAsia="仿宋_GB2312"/>
          <w:sz w:val="24"/>
        </w:rPr>
      </w:pPr>
      <w:r w:rsidRPr="002C747A">
        <w:rPr>
          <w:rFonts w:eastAsia="仿宋_GB2312" w:hint="eastAsia"/>
          <w:sz w:val="24"/>
        </w:rPr>
        <w:t>网络切片端到端的安全隔离包括切片在接入网、</w:t>
      </w:r>
      <w:proofErr w:type="gramStart"/>
      <w:r w:rsidRPr="002C747A">
        <w:rPr>
          <w:rFonts w:eastAsia="仿宋_GB2312" w:hint="eastAsia"/>
          <w:sz w:val="24"/>
        </w:rPr>
        <w:t>承载网和核心网</w:t>
      </w:r>
      <w:proofErr w:type="gramEnd"/>
      <w:r w:rsidRPr="002C747A">
        <w:rPr>
          <w:rFonts w:eastAsia="仿宋_GB2312" w:hint="eastAsia"/>
          <w:sz w:val="24"/>
        </w:rPr>
        <w:t>的隔离实现。</w:t>
      </w:r>
    </w:p>
    <w:p w14:paraId="0FC65295" w14:textId="77777777" w:rsidR="00B36A14" w:rsidRDefault="00C504D6">
      <w:pPr>
        <w:pStyle w:val="ac"/>
        <w:numPr>
          <w:ilvl w:val="0"/>
          <w:numId w:val="16"/>
        </w:numPr>
        <w:adjustRightInd w:val="0"/>
        <w:snapToGrid w:val="0"/>
        <w:spacing w:line="360" w:lineRule="auto"/>
        <w:ind w:firstLineChars="0" w:hanging="5"/>
        <w:rPr>
          <w:rFonts w:eastAsia="仿宋_GB2312"/>
          <w:sz w:val="24"/>
        </w:rPr>
      </w:pPr>
      <w:r>
        <w:rPr>
          <w:rFonts w:eastAsia="仿宋_GB2312" w:hint="eastAsia"/>
          <w:sz w:val="24"/>
        </w:rPr>
        <w:t>接入网</w:t>
      </w:r>
    </w:p>
    <w:p w14:paraId="465ACA56"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接入网络由无线空口和基础处理资源构成，</w:t>
      </w:r>
      <w:r>
        <w:rPr>
          <w:rFonts w:eastAsia="仿宋_GB2312"/>
          <w:sz w:val="24"/>
        </w:rPr>
        <w:t>5</w:t>
      </w:r>
      <w:r>
        <w:rPr>
          <w:rFonts w:eastAsia="仿宋_GB2312" w:hint="eastAsia"/>
          <w:sz w:val="24"/>
        </w:rPr>
        <w:t>G</w:t>
      </w:r>
      <w:r>
        <w:rPr>
          <w:rFonts w:eastAsia="仿宋_GB2312" w:hint="eastAsia"/>
          <w:sz w:val="24"/>
        </w:rPr>
        <w:t>正交频分多址（</w:t>
      </w:r>
      <w:r>
        <w:rPr>
          <w:rFonts w:eastAsia="仿宋_GB2312" w:hint="eastAsia"/>
          <w:sz w:val="24"/>
        </w:rPr>
        <w:t>OFDMA</w:t>
      </w:r>
      <w:r>
        <w:rPr>
          <w:rFonts w:eastAsia="仿宋_GB2312" w:hint="eastAsia"/>
          <w:sz w:val="24"/>
        </w:rPr>
        <w:t>）系统中，无线频谱从时域、频域、空域维度被划分为不同的资源块，用于承载数据在无线空口的传输。无线频谱资源的隔离可以分为物理隔离和逻辑隔离。物理隔离是给网络切片分配专用频谱带宽，这时分配给切片的资源块是连续的。逻辑隔离是资源</w:t>
      </w:r>
      <w:proofErr w:type="gramStart"/>
      <w:r>
        <w:rPr>
          <w:rFonts w:eastAsia="仿宋_GB2312" w:hint="eastAsia"/>
          <w:sz w:val="24"/>
        </w:rPr>
        <w:t>块按照</w:t>
      </w:r>
      <w:proofErr w:type="gramEnd"/>
      <w:r>
        <w:rPr>
          <w:rFonts w:eastAsia="仿宋_GB2312" w:hint="eastAsia"/>
          <w:sz w:val="24"/>
        </w:rPr>
        <w:t>不同切片的要求按需分配，这时分配给每个切片的资源块是不连续的，多个切片共享总的频谱资源。</w:t>
      </w:r>
    </w:p>
    <w:p w14:paraId="24112587"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无线频谱资源无论采用物理隔离还是逻辑隔离，由于资源块的正交性，两者的隔离能力相当，但是物理隔离方式下，使用专用频谱的覆盖范围和覆盖效果通常不如共享频谱。当数据文件较大，或者用户处于小区边缘时，由于无法使用更宽的频谱传输，使得采用频</w:t>
      </w:r>
      <w:r>
        <w:rPr>
          <w:rFonts w:eastAsia="仿宋_GB2312" w:hint="eastAsia"/>
          <w:sz w:val="24"/>
        </w:rPr>
        <w:lastRenderedPageBreak/>
        <w:t>谱物理隔离方式的切片往往无法达到很高的传输速率。此外，物理隔离方式实现成本较高，资源分配不够灵活，尤其是频谱租赁代价高昂。而逻辑隔离可以在共享频谱的情况下由基站</w:t>
      </w:r>
      <w:proofErr w:type="gramStart"/>
      <w:r>
        <w:rPr>
          <w:rFonts w:eastAsia="仿宋_GB2312" w:hint="eastAsia"/>
          <w:sz w:val="24"/>
        </w:rPr>
        <w:t>调度器</w:t>
      </w:r>
      <w:proofErr w:type="gramEnd"/>
      <w:r>
        <w:rPr>
          <w:rFonts w:eastAsia="仿宋_GB2312" w:hint="eastAsia"/>
          <w:sz w:val="24"/>
        </w:rPr>
        <w:t>动态调配资源块以满足不同切片的传输要求，有利于提高频谱资源的利用率，因此，行业应用在无特殊要求的情况下，</w:t>
      </w:r>
      <w:r w:rsidRPr="002C747A">
        <w:rPr>
          <w:rFonts w:eastAsia="仿宋_GB2312" w:hint="eastAsia"/>
          <w:sz w:val="24"/>
          <w:highlight w:val="yellow"/>
        </w:rPr>
        <w:t>首选逻辑隔离方案来满足网络切片在无线空口侧的隔离要求。</w:t>
      </w:r>
    </w:p>
    <w:p w14:paraId="40D96F2E" w14:textId="77777777" w:rsidR="00B36A14" w:rsidRDefault="00C504D6">
      <w:pPr>
        <w:pStyle w:val="ac"/>
        <w:numPr>
          <w:ilvl w:val="0"/>
          <w:numId w:val="16"/>
        </w:numPr>
        <w:adjustRightInd w:val="0"/>
        <w:snapToGrid w:val="0"/>
        <w:spacing w:line="360" w:lineRule="auto"/>
        <w:ind w:firstLineChars="0" w:hanging="5"/>
        <w:rPr>
          <w:rFonts w:eastAsia="仿宋_GB2312"/>
          <w:sz w:val="24"/>
        </w:rPr>
      </w:pPr>
      <w:r>
        <w:rPr>
          <w:rFonts w:eastAsia="仿宋_GB2312" w:hint="eastAsia"/>
          <w:sz w:val="24"/>
        </w:rPr>
        <w:t>承载网</w:t>
      </w:r>
    </w:p>
    <w:p w14:paraId="708B07F5"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网络依托数据中心部署，跨越数据中心的物理通信链路需要承载多个切片的业务数据，网络切片在承载网络的隔离也可通过基于网络机制的软隔离或基于灵活以太网的硬隔离技术实现。</w:t>
      </w:r>
    </w:p>
    <w:p w14:paraId="20BD3073" w14:textId="77777777" w:rsidR="00B36A14" w:rsidRDefault="00C504D6">
      <w:pPr>
        <w:pStyle w:val="ac"/>
        <w:numPr>
          <w:ilvl w:val="0"/>
          <w:numId w:val="16"/>
        </w:numPr>
        <w:adjustRightInd w:val="0"/>
        <w:snapToGrid w:val="0"/>
        <w:spacing w:line="360" w:lineRule="auto"/>
        <w:ind w:firstLineChars="0" w:hanging="5"/>
        <w:rPr>
          <w:rFonts w:eastAsia="仿宋_GB2312"/>
          <w:sz w:val="24"/>
        </w:rPr>
      </w:pPr>
      <w:r>
        <w:rPr>
          <w:rFonts w:eastAsia="仿宋_GB2312" w:hint="eastAsia"/>
          <w:sz w:val="24"/>
        </w:rPr>
        <w:t>核心网</w:t>
      </w:r>
    </w:p>
    <w:p w14:paraId="14F87BBB"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核心网络基于虚拟化基础设施构建，其部署架构分为资源层、网络功能层和管理编排层。网络切片的安全隔离可通过切片对应基础资源层的隔离、网络层的隔离以及管理层隔离的三级隔离方式实现。根据应用对安全的需求，可提供物理隔离和逻辑隔离两种隔离方案。物理隔离是为网络切片分配独立的物理资源，各网络切片独占物理资源，互不影响，类似于传统物理专网。</w:t>
      </w:r>
    </w:p>
    <w:p w14:paraId="1BAF6125"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逻辑隔离是对建立在共享资源池上的多个网络切片建立隔离机制。在资源层的隔离可参考</w:t>
      </w:r>
      <w:r>
        <w:rPr>
          <w:rFonts w:eastAsia="仿宋_GB2312" w:hint="eastAsia"/>
          <w:sz w:val="24"/>
        </w:rPr>
        <w:t>NFV</w:t>
      </w:r>
      <w:r>
        <w:rPr>
          <w:rFonts w:eastAsia="仿宋_GB2312" w:hint="eastAsia"/>
          <w:sz w:val="24"/>
        </w:rPr>
        <w:t>隔离机制。网络层的</w:t>
      </w:r>
      <w:r>
        <w:rPr>
          <w:rFonts w:eastAsia="仿宋_GB2312" w:hint="eastAsia"/>
          <w:sz w:val="24"/>
        </w:rPr>
        <w:t>NF</w:t>
      </w:r>
      <w:r>
        <w:rPr>
          <w:rFonts w:eastAsia="仿宋_GB2312" w:hint="eastAsia"/>
          <w:sz w:val="24"/>
        </w:rPr>
        <w:t>隔离分为切片之间的隔离和切片内的隔离。切片之间</w:t>
      </w:r>
      <w:r>
        <w:rPr>
          <w:rFonts w:eastAsia="仿宋_GB2312" w:hint="eastAsia"/>
          <w:sz w:val="24"/>
        </w:rPr>
        <w:t>NF</w:t>
      </w:r>
      <w:r>
        <w:rPr>
          <w:rFonts w:eastAsia="仿宋_GB2312" w:hint="eastAsia"/>
          <w:sz w:val="24"/>
        </w:rPr>
        <w:t>的隔离基于虚拟机或者容器的隔离机制。切片内部多个</w:t>
      </w:r>
      <w:r>
        <w:rPr>
          <w:rFonts w:eastAsia="仿宋_GB2312" w:hint="eastAsia"/>
          <w:sz w:val="24"/>
        </w:rPr>
        <w:t> NF</w:t>
      </w:r>
      <w:r>
        <w:rPr>
          <w:rFonts w:eastAsia="仿宋_GB2312" w:hint="eastAsia"/>
          <w:sz w:val="24"/>
        </w:rPr>
        <w:t>由于功能不同，对安全的要求也不同，</w:t>
      </w:r>
      <w:r w:rsidRPr="002C747A">
        <w:rPr>
          <w:rFonts w:eastAsia="仿宋_GB2312" w:hint="eastAsia"/>
          <w:sz w:val="24"/>
          <w:highlight w:val="yellow"/>
        </w:rPr>
        <w:t>例如</w:t>
      </w:r>
      <w:r w:rsidRPr="002C747A">
        <w:rPr>
          <w:rFonts w:eastAsia="仿宋_GB2312" w:hint="eastAsia"/>
          <w:sz w:val="24"/>
          <w:highlight w:val="yellow"/>
        </w:rPr>
        <w:t>UDM</w:t>
      </w:r>
      <w:r w:rsidRPr="002C747A">
        <w:rPr>
          <w:rFonts w:eastAsia="仿宋_GB2312" w:hint="eastAsia"/>
          <w:sz w:val="24"/>
          <w:highlight w:val="yellow"/>
        </w:rPr>
        <w:t>用于存储和处理用户签约数据，其对于安全的要求要高于其他</w:t>
      </w:r>
      <w:r w:rsidRPr="002C747A">
        <w:rPr>
          <w:rFonts w:eastAsia="仿宋_GB2312" w:hint="eastAsia"/>
          <w:sz w:val="24"/>
          <w:highlight w:val="yellow"/>
        </w:rPr>
        <w:t>NF</w:t>
      </w:r>
      <w:r w:rsidRPr="002C747A">
        <w:rPr>
          <w:rFonts w:eastAsia="仿宋_GB2312" w:hint="eastAsia"/>
          <w:sz w:val="24"/>
          <w:highlight w:val="yellow"/>
        </w:rPr>
        <w:t>，因此切片内的多个</w:t>
      </w:r>
      <w:r w:rsidRPr="002C747A">
        <w:rPr>
          <w:rFonts w:eastAsia="仿宋_GB2312" w:hint="eastAsia"/>
          <w:sz w:val="24"/>
          <w:highlight w:val="yellow"/>
        </w:rPr>
        <w:t> NF</w:t>
      </w:r>
      <w:r w:rsidRPr="002C747A">
        <w:rPr>
          <w:rFonts w:eastAsia="仿宋_GB2312" w:hint="eastAsia"/>
          <w:sz w:val="24"/>
          <w:highlight w:val="yellow"/>
        </w:rPr>
        <w:t>也存在隔离需求，可以通过划分安全域的方式</w:t>
      </w:r>
      <w:r w:rsidRPr="002C747A">
        <w:rPr>
          <w:rFonts w:eastAsia="仿宋_GB2312" w:hint="eastAsia"/>
          <w:sz w:val="24"/>
          <w:highlight w:val="yellow"/>
        </w:rPr>
        <w:t xml:space="preserve">  </w:t>
      </w:r>
      <w:r w:rsidRPr="002C747A">
        <w:rPr>
          <w:rFonts w:eastAsia="仿宋_GB2312" w:hint="eastAsia"/>
          <w:sz w:val="24"/>
          <w:highlight w:val="yellow"/>
        </w:rPr>
        <w:t>将多个</w:t>
      </w:r>
      <w:r w:rsidRPr="002C747A">
        <w:rPr>
          <w:rFonts w:eastAsia="仿宋_GB2312" w:hint="eastAsia"/>
          <w:sz w:val="24"/>
          <w:highlight w:val="yellow"/>
        </w:rPr>
        <w:t>NF</w:t>
      </w:r>
      <w:r w:rsidRPr="002C747A">
        <w:rPr>
          <w:rFonts w:eastAsia="仿宋_GB2312" w:hint="eastAsia"/>
          <w:sz w:val="24"/>
          <w:highlight w:val="yellow"/>
        </w:rPr>
        <w:t>置于不同的安全域，并在安全域之间配置安全策略实现</w:t>
      </w:r>
      <w:r w:rsidRPr="002C747A">
        <w:rPr>
          <w:rFonts w:eastAsia="仿宋_GB2312" w:hint="eastAsia"/>
          <w:sz w:val="24"/>
          <w:highlight w:val="yellow"/>
        </w:rPr>
        <w:t>NF</w:t>
      </w:r>
      <w:r w:rsidRPr="002C747A">
        <w:rPr>
          <w:rFonts w:eastAsia="仿宋_GB2312" w:hint="eastAsia"/>
          <w:sz w:val="24"/>
          <w:highlight w:val="yellow"/>
        </w:rPr>
        <w:t>的隔离。</w:t>
      </w:r>
      <w:r>
        <w:rPr>
          <w:rFonts w:eastAsia="仿宋_GB2312" w:hint="eastAsia"/>
          <w:sz w:val="24"/>
        </w:rPr>
        <w:t>对于</w:t>
      </w:r>
      <w:r>
        <w:rPr>
          <w:rFonts w:eastAsia="仿宋_GB2312" w:hint="eastAsia"/>
          <w:sz w:val="24"/>
        </w:rPr>
        <w:t> NF</w:t>
      </w:r>
      <w:r>
        <w:rPr>
          <w:rFonts w:eastAsia="仿宋_GB2312" w:hint="eastAsia"/>
          <w:sz w:val="24"/>
        </w:rPr>
        <w:t>之间存在通信的需求，在通信连接建立之前需要首先进行认证。切片在管理层的隔离通过为使用切片的租户分配不同的账号和权限，每个租户仅能对属于自己的切片进行管理维护，无权对其他租户的切片实施管理。另外，需要通过通道加密等机制保证管理接口的安全。</w:t>
      </w:r>
    </w:p>
    <w:p w14:paraId="322E825D" w14:textId="77777777" w:rsidR="00B36A14" w:rsidRDefault="00C504D6">
      <w:pPr>
        <w:pStyle w:val="3"/>
      </w:pPr>
      <w:r>
        <w:rPr>
          <w:rFonts w:hint="eastAsia"/>
        </w:rPr>
        <w:t>基于电力典型业务场景的灵活以太网控制及运行技术研究</w:t>
      </w:r>
      <w:r>
        <w:tab/>
      </w:r>
    </w:p>
    <w:p w14:paraId="3D4BECEC" w14:textId="77777777" w:rsidR="00B36A14" w:rsidRDefault="00C504D6">
      <w:pPr>
        <w:pStyle w:val="ac"/>
        <w:numPr>
          <w:ilvl w:val="0"/>
          <w:numId w:val="17"/>
        </w:numPr>
        <w:adjustRightInd w:val="0"/>
        <w:snapToGrid w:val="0"/>
        <w:spacing w:line="360" w:lineRule="auto"/>
        <w:ind w:firstLineChars="0"/>
        <w:jc w:val="left"/>
        <w:rPr>
          <w:rFonts w:ascii="仿宋_GB2312" w:eastAsia="仿宋_GB2312"/>
          <w:sz w:val="24"/>
        </w:rPr>
      </w:pPr>
      <w:r>
        <w:rPr>
          <w:rFonts w:ascii="仿宋_GB2312" w:eastAsia="仿宋_GB2312" w:hint="eastAsia"/>
          <w:sz w:val="24"/>
        </w:rPr>
        <w:t>研究满足电网业务和网络资源灵活调度的网络切片控制平面架构</w:t>
      </w:r>
    </w:p>
    <w:p w14:paraId="24CCE9FC"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网络切片技术将基础的物理网络逻辑分割，通过云和虚拟化技术共享同一套物理基础设施，从而为不同性能要求的业务应用提供定制化的网络服务。电力物联网不同业务场景通信需求差异较大，智能互联下</w:t>
      </w:r>
      <w:r>
        <w:rPr>
          <w:rFonts w:eastAsia="仿宋_GB2312" w:hint="eastAsia"/>
          <w:sz w:val="24"/>
        </w:rPr>
        <w:t>5G</w:t>
      </w:r>
      <w:r>
        <w:rPr>
          <w:rFonts w:eastAsia="仿宋_GB2312" w:hint="eastAsia"/>
          <w:sz w:val="24"/>
        </w:rPr>
        <w:t>网络切片架构应实现按业务匹配、协同自治和统筹共享标准的资源应用模式。</w:t>
      </w:r>
    </w:p>
    <w:p w14:paraId="643930A0" w14:textId="77777777" w:rsidR="00B36A14" w:rsidRDefault="00C504D6">
      <w:pPr>
        <w:adjustRightInd w:val="0"/>
        <w:snapToGrid w:val="0"/>
        <w:spacing w:line="360" w:lineRule="auto"/>
        <w:ind w:firstLineChars="200" w:firstLine="480"/>
        <w:rPr>
          <w:rFonts w:ascii="仿宋_GB2312" w:eastAsia="仿宋_GB2312"/>
          <w:sz w:val="24"/>
        </w:rPr>
      </w:pPr>
      <w:r>
        <w:rPr>
          <w:rFonts w:eastAsia="仿宋_GB2312" w:hint="eastAsia"/>
          <w:sz w:val="24"/>
        </w:rPr>
        <w:lastRenderedPageBreak/>
        <w:t>适应电力业务和网络资源灵活调度的网络切片控制平面</w:t>
      </w:r>
      <w:r>
        <w:rPr>
          <w:rFonts w:eastAsia="仿宋_GB2312"/>
          <w:sz w:val="24"/>
        </w:rPr>
        <w:t>架构如</w:t>
      </w:r>
      <w:r>
        <w:rPr>
          <w:rFonts w:eastAsia="仿宋_GB2312" w:hint="eastAsia"/>
          <w:sz w:val="24"/>
        </w:rPr>
        <w:t>下图</w:t>
      </w:r>
      <w:r>
        <w:rPr>
          <w:rFonts w:eastAsia="仿宋_GB2312"/>
          <w:sz w:val="24"/>
        </w:rPr>
        <w:t>所示</w:t>
      </w:r>
      <w:r>
        <w:rPr>
          <w:rFonts w:eastAsia="仿宋_GB2312" w:hint="eastAsia"/>
          <w:sz w:val="24"/>
        </w:rPr>
        <w:t>，</w:t>
      </w:r>
      <w:r>
        <w:rPr>
          <w:rFonts w:eastAsia="仿宋_GB2312"/>
          <w:sz w:val="24"/>
        </w:rPr>
        <w:t>网络管控系统可提供标准的北向接口</w:t>
      </w:r>
      <w:r>
        <w:rPr>
          <w:rFonts w:eastAsia="仿宋_GB2312"/>
          <w:sz w:val="24"/>
        </w:rPr>
        <w:t>(NBI)</w:t>
      </w:r>
      <w:r>
        <w:rPr>
          <w:rFonts w:eastAsia="仿宋_GB2312"/>
          <w:sz w:val="24"/>
        </w:rPr>
        <w:t>，为上层管控系统使用。管控系统本身分为多域</w:t>
      </w:r>
      <w:proofErr w:type="gramStart"/>
      <w:r>
        <w:rPr>
          <w:rFonts w:eastAsia="仿宋_GB2312"/>
          <w:sz w:val="24"/>
        </w:rPr>
        <w:t>和单域进行</w:t>
      </w:r>
      <w:proofErr w:type="gramEnd"/>
      <w:r>
        <w:rPr>
          <w:rFonts w:eastAsia="仿宋_GB2312"/>
          <w:sz w:val="24"/>
        </w:rPr>
        <w:t>多层混合部署，整个管控架构具备可扩展性，并实现</w:t>
      </w:r>
      <w:r>
        <w:rPr>
          <w:rFonts w:eastAsia="仿宋_GB2312" w:hint="eastAsia"/>
          <w:sz w:val="24"/>
        </w:rPr>
        <w:t>多个电力业务场景</w:t>
      </w:r>
      <w:r>
        <w:rPr>
          <w:rFonts w:eastAsia="仿宋_GB2312"/>
          <w:sz w:val="24"/>
        </w:rPr>
        <w:t>、多</w:t>
      </w:r>
      <w:r>
        <w:rPr>
          <w:rFonts w:eastAsia="仿宋_GB2312" w:hint="eastAsia"/>
          <w:sz w:val="24"/>
        </w:rPr>
        <w:t>个业务</w:t>
      </w:r>
      <w:r>
        <w:rPr>
          <w:rFonts w:eastAsia="仿宋_GB2312"/>
          <w:sz w:val="24"/>
        </w:rPr>
        <w:t>区域之间的业务编排和切片编排，提升承载网络切片、业务发放和多层网络运</w:t>
      </w:r>
      <w:r>
        <w:rPr>
          <w:rFonts w:ascii="仿宋_GB2312" w:eastAsia="仿宋_GB2312"/>
          <w:sz w:val="24"/>
        </w:rPr>
        <w:t>维的效能。</w:t>
      </w:r>
    </w:p>
    <w:p w14:paraId="010B604B" w14:textId="77777777" w:rsidR="00B36A14" w:rsidRDefault="00C504D6">
      <w:pPr>
        <w:widowControl/>
        <w:jc w:val="center"/>
        <w:rPr>
          <w:rFonts w:ascii="宋体" w:hAnsi="宋体" w:cs="宋体"/>
          <w:kern w:val="0"/>
          <w:sz w:val="24"/>
        </w:rPr>
      </w:pPr>
      <w:r>
        <w:rPr>
          <w:rFonts w:ascii="宋体" w:hAnsi="宋体" w:cs="宋体" w:hint="eastAsia"/>
          <w:noProof/>
          <w:kern w:val="0"/>
          <w:sz w:val="24"/>
        </w:rPr>
        <w:drawing>
          <wp:inline distT="0" distB="0" distL="0" distR="0" wp14:anchorId="7D50F8CC" wp14:editId="26659F26">
            <wp:extent cx="4232910" cy="38080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4503" cy="3827528"/>
                    </a:xfrm>
                    <a:prstGeom prst="rect">
                      <a:avLst/>
                    </a:prstGeom>
                  </pic:spPr>
                </pic:pic>
              </a:graphicData>
            </a:graphic>
          </wp:inline>
        </w:drawing>
      </w:r>
    </w:p>
    <w:p w14:paraId="2C79BB85"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图4</w:t>
      </w:r>
      <w:r>
        <w:rPr>
          <w:rFonts w:ascii="仿宋_GB2312" w:eastAsia="仿宋_GB2312"/>
          <w:sz w:val="24"/>
        </w:rPr>
        <w:t>-4</w:t>
      </w:r>
      <w:r>
        <w:rPr>
          <w:rFonts w:ascii="仿宋_GB2312" w:eastAsia="仿宋_GB2312" w:hint="eastAsia"/>
          <w:sz w:val="24"/>
        </w:rPr>
        <w:t xml:space="preserve"> 网络切片控制平面架构</w:t>
      </w:r>
    </w:p>
    <w:p w14:paraId="551B9F7A" w14:textId="77777777" w:rsidR="00B36A14" w:rsidRDefault="00C504D6">
      <w:pPr>
        <w:pStyle w:val="ac"/>
        <w:numPr>
          <w:ilvl w:val="0"/>
          <w:numId w:val="18"/>
        </w:numPr>
        <w:adjustRightInd w:val="0"/>
        <w:snapToGrid w:val="0"/>
        <w:spacing w:line="360" w:lineRule="auto"/>
        <w:ind w:firstLineChars="0"/>
        <w:jc w:val="left"/>
        <w:rPr>
          <w:rFonts w:ascii="仿宋_GB2312" w:eastAsia="仿宋_GB2312"/>
          <w:sz w:val="24"/>
        </w:rPr>
      </w:pPr>
      <w:r>
        <w:rPr>
          <w:rFonts w:ascii="仿宋_GB2312" w:eastAsia="仿宋_GB2312" w:hint="eastAsia"/>
          <w:sz w:val="24"/>
        </w:rPr>
        <w:t>研究电网典型应用场景的网络切片管理方案；</w:t>
      </w:r>
    </w:p>
    <w:p w14:paraId="1FC1FF93"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面向电网典型应用场景的网络切片管理方案</w:t>
      </w:r>
      <w:r>
        <w:rPr>
          <w:rFonts w:eastAsia="仿宋_GB2312"/>
          <w:sz w:val="24"/>
        </w:rPr>
        <w:t>包括准备阶段、调试阶段、操作阶段、退役阶段</w:t>
      </w:r>
      <w:r>
        <w:rPr>
          <w:rFonts w:eastAsia="仿宋_GB2312"/>
          <w:sz w:val="24"/>
        </w:rPr>
        <w:t>4</w:t>
      </w:r>
      <w:r>
        <w:rPr>
          <w:rFonts w:eastAsia="仿宋_GB2312"/>
          <w:sz w:val="24"/>
        </w:rPr>
        <w:t>个不同的阶段</w:t>
      </w:r>
      <w:r>
        <w:rPr>
          <w:rFonts w:eastAsia="仿宋_GB2312" w:hint="eastAsia"/>
          <w:sz w:val="24"/>
        </w:rPr>
        <w:t>。</w:t>
      </w:r>
    </w:p>
    <w:p w14:paraId="707669F0" w14:textId="77777777" w:rsidR="00B36A14" w:rsidRDefault="00C504D6">
      <w:pPr>
        <w:adjustRightInd w:val="0"/>
        <w:snapToGrid w:val="0"/>
        <w:spacing w:line="360" w:lineRule="auto"/>
        <w:ind w:firstLineChars="200" w:firstLine="480"/>
        <w:rPr>
          <w:rFonts w:eastAsia="仿宋_GB2312"/>
          <w:sz w:val="24"/>
        </w:rPr>
      </w:pPr>
      <w:r>
        <w:rPr>
          <w:rFonts w:eastAsia="仿宋_GB2312"/>
          <w:sz w:val="24"/>
        </w:rPr>
        <w:t xml:space="preserve"> (1)</w:t>
      </w:r>
      <w:r>
        <w:rPr>
          <w:rFonts w:eastAsia="仿宋_GB2312"/>
          <w:sz w:val="24"/>
        </w:rPr>
        <w:t>资源信息交互</w:t>
      </w:r>
      <w:r>
        <w:rPr>
          <w:rFonts w:eastAsia="仿宋_GB2312" w:hint="eastAsia"/>
          <w:sz w:val="24"/>
        </w:rPr>
        <w:t>：</w:t>
      </w:r>
      <w:r>
        <w:rPr>
          <w:rFonts w:eastAsia="仿宋_GB2312"/>
          <w:sz w:val="24"/>
        </w:rPr>
        <w:t>在网络切片之前，承载网络管控系统将其资源和网络切片能力信息进行抽象，和上层的管控系统进行交互，同时也可以和上层管控系统交互策略信息。</w:t>
      </w:r>
    </w:p>
    <w:p w14:paraId="09CB1D98" w14:textId="77777777" w:rsidR="00B36A14" w:rsidRDefault="00C504D6">
      <w:pPr>
        <w:adjustRightInd w:val="0"/>
        <w:snapToGrid w:val="0"/>
        <w:spacing w:line="360" w:lineRule="auto"/>
        <w:ind w:firstLineChars="200" w:firstLine="480"/>
        <w:rPr>
          <w:rFonts w:eastAsia="仿宋_GB2312"/>
          <w:sz w:val="24"/>
        </w:rPr>
      </w:pPr>
      <w:r>
        <w:rPr>
          <w:rFonts w:eastAsia="仿宋_GB2312"/>
          <w:sz w:val="24"/>
        </w:rPr>
        <w:t>(2)</w:t>
      </w:r>
      <w:r>
        <w:rPr>
          <w:rFonts w:eastAsia="仿宋_GB2312"/>
          <w:sz w:val="24"/>
        </w:rPr>
        <w:t>切片操作</w:t>
      </w:r>
      <w:r>
        <w:rPr>
          <w:rFonts w:eastAsia="仿宋_GB2312" w:hint="eastAsia"/>
          <w:sz w:val="24"/>
        </w:rPr>
        <w:t>：</w:t>
      </w:r>
      <w:r>
        <w:rPr>
          <w:rFonts w:eastAsia="仿宋_GB2312"/>
          <w:sz w:val="24"/>
        </w:rPr>
        <w:t>承载网络管控系统接收到上层管控系统的</w:t>
      </w:r>
      <w:proofErr w:type="gramStart"/>
      <w:r>
        <w:rPr>
          <w:rFonts w:eastAsia="仿宋_GB2312"/>
          <w:sz w:val="24"/>
        </w:rPr>
        <w:t>子网络</w:t>
      </w:r>
      <w:proofErr w:type="gramEnd"/>
      <w:r>
        <w:rPr>
          <w:rFonts w:eastAsia="仿宋_GB2312"/>
          <w:sz w:val="24"/>
        </w:rPr>
        <w:t>切片请求后，自动地发起切片网络的创建，包括切片资源的规划、切片资源的标记、切片资源的分配等。切片生命周期结束后，删除切片网络承载的业务，释放切片网络占用的资源。</w:t>
      </w:r>
    </w:p>
    <w:p w14:paraId="503AF801" w14:textId="77777777" w:rsidR="00B36A14" w:rsidRDefault="00C504D6">
      <w:pPr>
        <w:adjustRightInd w:val="0"/>
        <w:snapToGrid w:val="0"/>
        <w:spacing w:line="360" w:lineRule="auto"/>
        <w:ind w:firstLineChars="200" w:firstLine="480"/>
        <w:rPr>
          <w:rFonts w:eastAsia="仿宋_GB2312"/>
          <w:sz w:val="24"/>
        </w:rPr>
      </w:pPr>
      <w:r>
        <w:rPr>
          <w:rFonts w:eastAsia="仿宋_GB2312"/>
          <w:sz w:val="24"/>
        </w:rPr>
        <w:t>(3)</w:t>
      </w:r>
      <w:r>
        <w:rPr>
          <w:rFonts w:eastAsia="仿宋_GB2312"/>
          <w:sz w:val="24"/>
        </w:rPr>
        <w:t>切片维护</w:t>
      </w:r>
      <w:r>
        <w:rPr>
          <w:rFonts w:eastAsia="仿宋_GB2312" w:hint="eastAsia"/>
          <w:sz w:val="24"/>
        </w:rPr>
        <w:t>：</w:t>
      </w:r>
      <w:r>
        <w:rPr>
          <w:rFonts w:eastAsia="仿宋_GB2312"/>
          <w:sz w:val="24"/>
        </w:rPr>
        <w:t>承载网络管控系统对切片网络进行监测，包括告警、流量、时延等性能信息。承载网络管控系统可以基于网络监测结果，对分配给切片的资源进行优化和调整，保障切片网络的</w:t>
      </w:r>
      <w:r>
        <w:rPr>
          <w:rFonts w:eastAsia="仿宋_GB2312"/>
          <w:sz w:val="24"/>
        </w:rPr>
        <w:t>SLA</w:t>
      </w:r>
      <w:r>
        <w:rPr>
          <w:rFonts w:eastAsia="仿宋_GB2312"/>
          <w:sz w:val="24"/>
        </w:rPr>
        <w:t>资源。</w:t>
      </w:r>
    </w:p>
    <w:p w14:paraId="01492984" w14:textId="77777777" w:rsidR="00B36A14" w:rsidRDefault="00C504D6">
      <w:pPr>
        <w:adjustRightInd w:val="0"/>
        <w:snapToGrid w:val="0"/>
        <w:spacing w:line="360" w:lineRule="auto"/>
        <w:ind w:firstLineChars="200" w:firstLine="480"/>
        <w:rPr>
          <w:rFonts w:eastAsia="仿宋_GB2312"/>
          <w:sz w:val="24"/>
        </w:rPr>
      </w:pPr>
      <w:r>
        <w:rPr>
          <w:rFonts w:eastAsia="仿宋_GB2312"/>
          <w:sz w:val="24"/>
        </w:rPr>
        <w:t>在切片编排管理过程中，通过如</w:t>
      </w:r>
      <w:r>
        <w:rPr>
          <w:rFonts w:eastAsia="仿宋_GB2312" w:hint="eastAsia"/>
          <w:sz w:val="24"/>
        </w:rPr>
        <w:t>下</w:t>
      </w:r>
      <w:r>
        <w:rPr>
          <w:rFonts w:eastAsia="仿宋_GB2312"/>
          <w:sz w:val="24"/>
        </w:rPr>
        <w:t>表所示的业务编排映射模板，将上层网络的切片需</w:t>
      </w:r>
      <w:r>
        <w:rPr>
          <w:rFonts w:eastAsia="仿宋_GB2312"/>
          <w:sz w:val="24"/>
        </w:rPr>
        <w:lastRenderedPageBreak/>
        <w:t>求与承载网络资源进行映射，将切片的需求指标映射到具体的网络切片创建策略及资源分配策略上，完成从用户需求到具体的切片创建、管理、监控、优化、操作的映射，满足切片网络业务的多样化服务质量</w:t>
      </w:r>
      <w:r>
        <w:rPr>
          <w:rFonts w:eastAsia="仿宋_GB2312"/>
          <w:sz w:val="24"/>
        </w:rPr>
        <w:t>(QoS)</w:t>
      </w:r>
      <w:r>
        <w:rPr>
          <w:rFonts w:eastAsia="仿宋_GB2312"/>
          <w:sz w:val="24"/>
        </w:rPr>
        <w:t>保障需求。</w:t>
      </w:r>
    </w:p>
    <w:p w14:paraId="6ECA56B0" w14:textId="77777777" w:rsidR="00B36A14" w:rsidRDefault="00B36A14">
      <w:pPr>
        <w:adjustRightInd w:val="0"/>
        <w:snapToGrid w:val="0"/>
        <w:spacing w:line="360" w:lineRule="auto"/>
        <w:ind w:firstLineChars="200" w:firstLine="480"/>
        <w:rPr>
          <w:rFonts w:eastAsia="仿宋_GB2312"/>
          <w:sz w:val="24"/>
        </w:rPr>
      </w:pPr>
    </w:p>
    <w:p w14:paraId="636C7E72"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表4</w:t>
      </w:r>
      <w:r>
        <w:rPr>
          <w:rFonts w:ascii="仿宋_GB2312" w:eastAsia="仿宋_GB2312"/>
          <w:sz w:val="24"/>
        </w:rPr>
        <w:t>-1</w:t>
      </w:r>
      <w:r>
        <w:rPr>
          <w:rFonts w:ascii="仿宋_GB2312" w:eastAsia="仿宋_GB2312" w:hint="eastAsia"/>
          <w:sz w:val="24"/>
        </w:rPr>
        <w:t xml:space="preserve"> </w:t>
      </w:r>
      <w:r w:rsidRPr="00C1760E">
        <w:rPr>
          <w:rFonts w:ascii="仿宋_GB2312" w:eastAsia="仿宋_GB2312"/>
          <w:sz w:val="24"/>
          <w:highlight w:val="yellow"/>
        </w:rPr>
        <w:t>业务编排映射模板</w:t>
      </w:r>
    </w:p>
    <w:tbl>
      <w:tblPr>
        <w:tblStyle w:val="ab"/>
        <w:tblW w:w="934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5"/>
        <w:gridCol w:w="3115"/>
        <w:gridCol w:w="3116"/>
      </w:tblGrid>
      <w:tr w:rsidR="00B36A14" w14:paraId="3E46483B" w14:textId="77777777">
        <w:tc>
          <w:tcPr>
            <w:tcW w:w="3115" w:type="dxa"/>
            <w:tcBorders>
              <w:top w:val="single" w:sz="4" w:space="0" w:color="auto"/>
              <w:bottom w:val="single" w:sz="4" w:space="0" w:color="auto"/>
            </w:tcBorders>
          </w:tcPr>
          <w:p w14:paraId="543BBEFE"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网络切片需求 </w:t>
            </w:r>
          </w:p>
        </w:tc>
        <w:tc>
          <w:tcPr>
            <w:tcW w:w="3115" w:type="dxa"/>
            <w:tcBorders>
              <w:top w:val="single" w:sz="4" w:space="0" w:color="auto"/>
              <w:bottom w:val="single" w:sz="4" w:space="0" w:color="auto"/>
            </w:tcBorders>
          </w:tcPr>
          <w:p w14:paraId="131AFF7A"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网络切片需求 </w:t>
            </w:r>
          </w:p>
        </w:tc>
        <w:tc>
          <w:tcPr>
            <w:tcW w:w="3116" w:type="dxa"/>
            <w:tcBorders>
              <w:top w:val="single" w:sz="4" w:space="0" w:color="auto"/>
              <w:bottom w:val="single" w:sz="4" w:space="0" w:color="auto"/>
            </w:tcBorders>
          </w:tcPr>
          <w:p w14:paraId="0DC79FB3"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5G 承载网络切片策略 </w:t>
            </w:r>
          </w:p>
        </w:tc>
      </w:tr>
      <w:tr w:rsidR="00B36A14" w14:paraId="573AEABD" w14:textId="77777777">
        <w:tc>
          <w:tcPr>
            <w:tcW w:w="3115" w:type="dxa"/>
            <w:tcBorders>
              <w:top w:val="single" w:sz="4" w:space="0" w:color="auto"/>
            </w:tcBorders>
          </w:tcPr>
          <w:p w14:paraId="294DCDBC"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接入站点 </w:t>
            </w:r>
          </w:p>
        </w:tc>
        <w:tc>
          <w:tcPr>
            <w:tcW w:w="3115" w:type="dxa"/>
            <w:tcBorders>
              <w:top w:val="single" w:sz="4" w:space="0" w:color="auto"/>
            </w:tcBorders>
          </w:tcPr>
          <w:p w14:paraId="28DA7805"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站点</w:t>
            </w:r>
          </w:p>
        </w:tc>
        <w:tc>
          <w:tcPr>
            <w:tcW w:w="3116" w:type="dxa"/>
            <w:tcBorders>
              <w:top w:val="single" w:sz="4" w:space="0" w:color="auto"/>
            </w:tcBorders>
          </w:tcPr>
          <w:p w14:paraId="603B1FAC"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hint="eastAsia"/>
                <w:szCs w:val="21"/>
              </w:rPr>
              <w:t>节点/端口</w:t>
            </w:r>
          </w:p>
        </w:tc>
      </w:tr>
      <w:tr w:rsidR="00B36A14" w14:paraId="74F193FD" w14:textId="77777777">
        <w:tc>
          <w:tcPr>
            <w:tcW w:w="3115" w:type="dxa"/>
          </w:tcPr>
          <w:p w14:paraId="0A4C4C06"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业务连接属性</w:t>
            </w:r>
          </w:p>
        </w:tc>
        <w:tc>
          <w:tcPr>
            <w:tcW w:w="3115" w:type="dxa"/>
          </w:tcPr>
          <w:p w14:paraId="2C0D4338"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点对点、点到多点 </w:t>
            </w:r>
          </w:p>
        </w:tc>
        <w:tc>
          <w:tcPr>
            <w:tcW w:w="3116" w:type="dxa"/>
          </w:tcPr>
          <w:p w14:paraId="13D8884C"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L2 VPN</w:t>
            </w:r>
            <w:r>
              <w:rPr>
                <w:rFonts w:ascii="仿宋_GB2312" w:eastAsia="仿宋_GB2312" w:hint="eastAsia"/>
                <w:szCs w:val="21"/>
              </w:rPr>
              <w:t>/</w:t>
            </w:r>
            <w:r>
              <w:rPr>
                <w:rFonts w:ascii="仿宋_GB2312" w:eastAsia="仿宋_GB2312"/>
                <w:szCs w:val="21"/>
              </w:rPr>
              <w:t>L3 VPN</w:t>
            </w:r>
          </w:p>
        </w:tc>
      </w:tr>
      <w:tr w:rsidR="00B36A14" w14:paraId="68F2EB5E" w14:textId="77777777">
        <w:tc>
          <w:tcPr>
            <w:tcW w:w="3115" w:type="dxa"/>
          </w:tcPr>
          <w:p w14:paraId="72C73C94"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业务类型与带宽</w:t>
            </w:r>
          </w:p>
        </w:tc>
        <w:tc>
          <w:tcPr>
            <w:tcW w:w="3115" w:type="dxa"/>
          </w:tcPr>
          <w:p w14:paraId="606BFAB7"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GE/10GE</w:t>
            </w:r>
          </w:p>
        </w:tc>
        <w:tc>
          <w:tcPr>
            <w:tcW w:w="3116" w:type="dxa"/>
          </w:tcPr>
          <w:p w14:paraId="297E2F8D"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GE/10GE接入端口 </w:t>
            </w:r>
          </w:p>
        </w:tc>
      </w:tr>
      <w:tr w:rsidR="00B36A14" w14:paraId="6685B5EA" w14:textId="77777777">
        <w:tc>
          <w:tcPr>
            <w:tcW w:w="3115" w:type="dxa"/>
          </w:tcPr>
          <w:p w14:paraId="4A3C695D"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时延</w:t>
            </w:r>
          </w:p>
        </w:tc>
        <w:tc>
          <w:tcPr>
            <w:tcW w:w="3115" w:type="dxa"/>
          </w:tcPr>
          <w:p w14:paraId="0AA2E410"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10ms </w:t>
            </w:r>
          </w:p>
        </w:tc>
        <w:tc>
          <w:tcPr>
            <w:tcW w:w="3116" w:type="dxa"/>
          </w:tcPr>
          <w:p w14:paraId="2613F409"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时延规划、监测、保障 </w:t>
            </w:r>
          </w:p>
        </w:tc>
      </w:tr>
      <w:tr w:rsidR="00B36A14" w14:paraId="46508018" w14:textId="77777777">
        <w:tc>
          <w:tcPr>
            <w:tcW w:w="3115" w:type="dxa"/>
          </w:tcPr>
          <w:p w14:paraId="32A0B823"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业务隔离性 </w:t>
            </w:r>
          </w:p>
        </w:tc>
        <w:tc>
          <w:tcPr>
            <w:tcW w:w="3115" w:type="dxa"/>
          </w:tcPr>
          <w:p w14:paraId="5AC4E04B"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隔离 / 非隔离 </w:t>
            </w:r>
          </w:p>
        </w:tc>
        <w:tc>
          <w:tcPr>
            <w:tcW w:w="3116" w:type="dxa"/>
          </w:tcPr>
          <w:p w14:paraId="4DDD8552"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VN 规划/监测/保障 </w:t>
            </w:r>
          </w:p>
        </w:tc>
      </w:tr>
      <w:tr w:rsidR="00B36A14" w14:paraId="59B10499" w14:textId="77777777">
        <w:tc>
          <w:tcPr>
            <w:tcW w:w="3115" w:type="dxa"/>
          </w:tcPr>
          <w:p w14:paraId="194EE260"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按需调整 </w:t>
            </w:r>
          </w:p>
        </w:tc>
        <w:tc>
          <w:tcPr>
            <w:tcW w:w="3115" w:type="dxa"/>
          </w:tcPr>
          <w:p w14:paraId="024F458F"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是/否 </w:t>
            </w:r>
          </w:p>
        </w:tc>
        <w:tc>
          <w:tcPr>
            <w:tcW w:w="3116" w:type="dxa"/>
          </w:tcPr>
          <w:p w14:paraId="362C39C5"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软隔离 / 硬隔离 </w:t>
            </w:r>
          </w:p>
        </w:tc>
      </w:tr>
      <w:tr w:rsidR="00B36A14" w14:paraId="18115ADE" w14:textId="77777777">
        <w:tc>
          <w:tcPr>
            <w:tcW w:w="3115" w:type="dxa"/>
          </w:tcPr>
          <w:p w14:paraId="770A3DBE"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业务可靠性 </w:t>
            </w:r>
          </w:p>
        </w:tc>
        <w:tc>
          <w:tcPr>
            <w:tcW w:w="3115" w:type="dxa"/>
          </w:tcPr>
          <w:p w14:paraId="5EEF8BE5"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99. 999% </w:t>
            </w:r>
          </w:p>
        </w:tc>
        <w:tc>
          <w:tcPr>
            <w:tcW w:w="3116" w:type="dxa"/>
          </w:tcPr>
          <w:p w14:paraId="26D6C35C" w14:textId="77777777" w:rsidR="00B36A14" w:rsidRDefault="00C504D6">
            <w:pPr>
              <w:adjustRightInd w:val="0"/>
              <w:snapToGrid w:val="0"/>
              <w:ind w:leftChars="202" w:left="424"/>
              <w:jc w:val="center"/>
              <w:rPr>
                <w:rFonts w:ascii="仿宋_GB2312" w:eastAsia="仿宋_GB2312"/>
                <w:szCs w:val="21"/>
              </w:rPr>
            </w:pPr>
            <w:r>
              <w:rPr>
                <w:rFonts w:ascii="仿宋_GB2312" w:eastAsia="仿宋_GB2312"/>
                <w:szCs w:val="21"/>
              </w:rPr>
              <w:t xml:space="preserve">VN 调整 </w:t>
            </w:r>
          </w:p>
        </w:tc>
      </w:tr>
    </w:tbl>
    <w:p w14:paraId="6CD7C432" w14:textId="77777777" w:rsidR="00B36A14" w:rsidRDefault="00B36A14">
      <w:pPr>
        <w:adjustRightInd w:val="0"/>
        <w:snapToGrid w:val="0"/>
        <w:ind w:leftChars="202" w:left="424" w:firstLineChars="200" w:firstLine="480"/>
        <w:jc w:val="left"/>
        <w:rPr>
          <w:rFonts w:ascii="仿宋_GB2312" w:eastAsia="仿宋_GB2312"/>
          <w:sz w:val="24"/>
        </w:rPr>
      </w:pPr>
    </w:p>
    <w:p w14:paraId="2C8EB24B" w14:textId="77777777" w:rsidR="00B36A14" w:rsidRDefault="00C504D6">
      <w:pPr>
        <w:pStyle w:val="ac"/>
        <w:numPr>
          <w:ilvl w:val="0"/>
          <w:numId w:val="19"/>
        </w:numPr>
        <w:adjustRightInd w:val="0"/>
        <w:snapToGrid w:val="0"/>
        <w:spacing w:line="360" w:lineRule="auto"/>
        <w:ind w:firstLineChars="0"/>
        <w:jc w:val="left"/>
        <w:rPr>
          <w:rFonts w:ascii="仿宋_GB2312" w:eastAsia="仿宋_GB2312"/>
          <w:sz w:val="24"/>
        </w:rPr>
      </w:pPr>
      <w:r>
        <w:rPr>
          <w:rFonts w:ascii="仿宋_GB2312" w:eastAsia="仿宋_GB2312" w:hint="eastAsia"/>
          <w:sz w:val="24"/>
        </w:rPr>
        <w:t>研究满足电力业务的网络切片自动化、智能化全生命周期管理方法；</w:t>
      </w:r>
    </w:p>
    <w:p w14:paraId="795AB219" w14:textId="77777777" w:rsidR="00B36A14" w:rsidRDefault="00C504D6">
      <w:pPr>
        <w:adjustRightInd w:val="0"/>
        <w:snapToGrid w:val="0"/>
        <w:spacing w:line="360" w:lineRule="auto"/>
        <w:ind w:firstLineChars="200" w:firstLine="480"/>
        <w:rPr>
          <w:rFonts w:eastAsia="仿宋_GB2312"/>
          <w:sz w:val="24"/>
        </w:rPr>
      </w:pPr>
      <w:r>
        <w:rPr>
          <w:rFonts w:eastAsia="仿宋_GB2312"/>
          <w:sz w:val="24"/>
        </w:rPr>
        <w:t>考虑电网业务场景接入的多样性、电力信息传输的不确定性</w:t>
      </w:r>
      <w:r>
        <w:rPr>
          <w:rFonts w:eastAsia="仿宋_GB2312" w:hint="eastAsia"/>
          <w:sz w:val="24"/>
        </w:rPr>
        <w:t>，</w:t>
      </w:r>
      <w:r>
        <w:rPr>
          <w:rFonts w:eastAsia="仿宋_GB2312"/>
          <w:sz w:val="24"/>
        </w:rPr>
        <w:t>5G</w:t>
      </w:r>
      <w:r>
        <w:rPr>
          <w:rFonts w:eastAsia="仿宋_GB2312"/>
          <w:sz w:val="24"/>
        </w:rPr>
        <w:t>切片管理也应逐步向自主化、动态化发展</w:t>
      </w:r>
      <w:r>
        <w:rPr>
          <w:rFonts w:eastAsia="仿宋_GB2312" w:hint="eastAsia"/>
          <w:sz w:val="24"/>
        </w:rPr>
        <w:t>，</w:t>
      </w:r>
      <w:r>
        <w:rPr>
          <w:rFonts w:eastAsia="仿宋_GB2312"/>
          <w:sz w:val="24"/>
        </w:rPr>
        <w:t>实现切片的</w:t>
      </w:r>
      <w:r>
        <w:rPr>
          <w:rFonts w:eastAsia="仿宋_GB2312" w:hint="eastAsia"/>
          <w:sz w:val="24"/>
        </w:rPr>
        <w:t>自动</w:t>
      </w:r>
      <w:r>
        <w:rPr>
          <w:rFonts w:eastAsia="仿宋_GB2312"/>
          <w:sz w:val="24"/>
        </w:rPr>
        <w:t>化管理</w:t>
      </w:r>
      <w:r>
        <w:rPr>
          <w:rFonts w:eastAsia="仿宋_GB2312" w:hint="eastAsia"/>
          <w:sz w:val="24"/>
        </w:rPr>
        <w:t>和全生命周期管理</w:t>
      </w:r>
      <w:r>
        <w:rPr>
          <w:rFonts w:eastAsia="仿宋_GB2312"/>
          <w:sz w:val="24"/>
        </w:rPr>
        <w:t>。电力物联网</w:t>
      </w:r>
      <w:r>
        <w:rPr>
          <w:rFonts w:eastAsia="仿宋_GB2312"/>
          <w:sz w:val="24"/>
        </w:rPr>
        <w:t>5G</w:t>
      </w:r>
      <w:r>
        <w:rPr>
          <w:rFonts w:eastAsia="仿宋_GB2312"/>
          <w:sz w:val="24"/>
        </w:rPr>
        <w:t>切片全过程管理流程如图所示</w:t>
      </w:r>
      <w:r>
        <w:rPr>
          <w:rFonts w:eastAsia="仿宋_GB2312" w:hint="eastAsia"/>
          <w:sz w:val="24"/>
        </w:rPr>
        <w:t>，</w:t>
      </w:r>
      <w:r>
        <w:rPr>
          <w:rFonts w:eastAsia="仿宋_GB2312"/>
          <w:sz w:val="24"/>
        </w:rPr>
        <w:t>由图可见</w:t>
      </w:r>
      <w:r>
        <w:rPr>
          <w:rFonts w:eastAsia="仿宋_GB2312" w:hint="eastAsia"/>
          <w:sz w:val="24"/>
        </w:rPr>
        <w:t>，</w:t>
      </w:r>
      <w:r>
        <w:rPr>
          <w:rFonts w:eastAsia="仿宋_GB2312"/>
          <w:sz w:val="24"/>
        </w:rPr>
        <w:t>切片全生命周期过程的动态、智能化管理</w:t>
      </w:r>
      <w:r>
        <w:rPr>
          <w:rFonts w:eastAsia="仿宋_GB2312" w:hint="eastAsia"/>
          <w:sz w:val="24"/>
        </w:rPr>
        <w:t>，</w:t>
      </w:r>
      <w:r>
        <w:rPr>
          <w:rFonts w:eastAsia="仿宋_GB2312"/>
          <w:sz w:val="24"/>
        </w:rPr>
        <w:t>需基于</w:t>
      </w:r>
      <w:r>
        <w:rPr>
          <w:rFonts w:eastAsia="仿宋_GB2312"/>
          <w:sz w:val="24"/>
        </w:rPr>
        <w:t>AI</w:t>
      </w:r>
      <w:r>
        <w:rPr>
          <w:rFonts w:eastAsia="仿宋_GB2312"/>
          <w:sz w:val="24"/>
        </w:rPr>
        <w:t>支持模块流量预测模型的规律预测结果</w:t>
      </w:r>
      <w:r>
        <w:rPr>
          <w:rFonts w:eastAsia="仿宋_GB2312" w:hint="eastAsia"/>
          <w:sz w:val="24"/>
        </w:rPr>
        <w:t>，</w:t>
      </w:r>
      <w:r>
        <w:rPr>
          <w:rFonts w:eastAsia="仿宋_GB2312"/>
          <w:sz w:val="24"/>
        </w:rPr>
        <w:t>以电力业务数据传输需求为触发点</w:t>
      </w:r>
      <w:r>
        <w:rPr>
          <w:rFonts w:eastAsia="仿宋_GB2312" w:hint="eastAsia"/>
          <w:sz w:val="24"/>
        </w:rPr>
        <w:t>，</w:t>
      </w:r>
      <w:r>
        <w:rPr>
          <w:rFonts w:eastAsia="仿宋_GB2312"/>
          <w:sz w:val="24"/>
        </w:rPr>
        <w:t>在</w:t>
      </w:r>
      <w:r>
        <w:rPr>
          <w:rFonts w:eastAsia="仿宋_GB2312"/>
          <w:sz w:val="24"/>
        </w:rPr>
        <w:t>5G</w:t>
      </w:r>
      <w:r>
        <w:rPr>
          <w:rFonts w:eastAsia="仿宋_GB2312"/>
          <w:sz w:val="24"/>
        </w:rPr>
        <w:t>网络能力开放功能模块的支持下</w:t>
      </w:r>
      <w:r>
        <w:rPr>
          <w:rFonts w:eastAsia="仿宋_GB2312" w:hint="eastAsia"/>
          <w:sz w:val="24"/>
        </w:rPr>
        <w:t>，</w:t>
      </w:r>
      <w:r>
        <w:rPr>
          <w:rFonts w:eastAsia="仿宋_GB2312"/>
          <w:sz w:val="24"/>
        </w:rPr>
        <w:t>通过切片</w:t>
      </w:r>
      <w:r>
        <w:rPr>
          <w:rFonts w:eastAsia="仿宋_GB2312" w:hint="eastAsia"/>
          <w:sz w:val="24"/>
        </w:rPr>
        <w:t>“</w:t>
      </w:r>
      <w:r>
        <w:rPr>
          <w:rFonts w:eastAsia="仿宋_GB2312"/>
          <w:sz w:val="24"/>
        </w:rPr>
        <w:t>创建</w:t>
      </w:r>
      <w:r>
        <w:rPr>
          <w:rFonts w:eastAsia="仿宋_GB2312"/>
          <w:sz w:val="24"/>
        </w:rPr>
        <w:t>—</w:t>
      </w:r>
      <w:r>
        <w:rPr>
          <w:rFonts w:eastAsia="仿宋_GB2312"/>
          <w:sz w:val="24"/>
        </w:rPr>
        <w:t>应用</w:t>
      </w:r>
      <w:r>
        <w:rPr>
          <w:rFonts w:eastAsia="仿宋_GB2312"/>
          <w:sz w:val="24"/>
        </w:rPr>
        <w:t>—</w:t>
      </w:r>
      <w:r>
        <w:rPr>
          <w:rFonts w:eastAsia="仿宋_GB2312"/>
          <w:sz w:val="24"/>
        </w:rPr>
        <w:t>更新</w:t>
      </w:r>
      <w:r>
        <w:rPr>
          <w:rFonts w:eastAsia="仿宋_GB2312"/>
          <w:sz w:val="24"/>
        </w:rPr>
        <w:t>—</w:t>
      </w:r>
      <w:r>
        <w:rPr>
          <w:rFonts w:eastAsia="仿宋_GB2312"/>
          <w:sz w:val="24"/>
        </w:rPr>
        <w:t>释放与回收</w:t>
      </w:r>
      <w:r>
        <w:rPr>
          <w:rFonts w:eastAsia="仿宋_GB2312"/>
          <w:sz w:val="24"/>
        </w:rPr>
        <w:t>—</w:t>
      </w:r>
      <w:r>
        <w:rPr>
          <w:rFonts w:eastAsia="仿宋_GB2312"/>
          <w:sz w:val="24"/>
        </w:rPr>
        <w:t>再分配</w:t>
      </w:r>
      <w:r>
        <w:rPr>
          <w:rFonts w:eastAsia="仿宋_GB2312" w:hint="eastAsia"/>
          <w:sz w:val="24"/>
        </w:rPr>
        <w:t>”</w:t>
      </w:r>
      <w:r>
        <w:rPr>
          <w:rFonts w:eastAsia="仿宋_GB2312"/>
          <w:sz w:val="24"/>
        </w:rPr>
        <w:t>全过程追踪</w:t>
      </w:r>
      <w:r>
        <w:rPr>
          <w:rFonts w:eastAsia="仿宋_GB2312" w:hint="eastAsia"/>
          <w:sz w:val="24"/>
        </w:rPr>
        <w:t>，</w:t>
      </w:r>
      <w:r>
        <w:rPr>
          <w:rFonts w:eastAsia="仿宋_GB2312"/>
          <w:sz w:val="24"/>
        </w:rPr>
        <w:t>密切关注切片资源当前和未来一定阶段的应用情况</w:t>
      </w:r>
      <w:r>
        <w:rPr>
          <w:rFonts w:eastAsia="仿宋_GB2312" w:hint="eastAsia"/>
          <w:sz w:val="24"/>
        </w:rPr>
        <w:t>，</w:t>
      </w:r>
      <w:r>
        <w:rPr>
          <w:rFonts w:eastAsia="仿宋_GB2312"/>
          <w:sz w:val="24"/>
        </w:rPr>
        <w:t>按需分配。</w:t>
      </w:r>
    </w:p>
    <w:p w14:paraId="276F5488"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noProof/>
          <w:sz w:val="24"/>
        </w:rPr>
        <w:drawing>
          <wp:inline distT="0" distB="0" distL="0" distR="0" wp14:anchorId="23974428" wp14:editId="7D1E73B7">
            <wp:extent cx="4343400" cy="3193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68720" cy="3212294"/>
                    </a:xfrm>
                    <a:prstGeom prst="rect">
                      <a:avLst/>
                    </a:prstGeom>
                  </pic:spPr>
                </pic:pic>
              </a:graphicData>
            </a:graphic>
          </wp:inline>
        </w:drawing>
      </w:r>
    </w:p>
    <w:p w14:paraId="750AAB29"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图4</w:t>
      </w:r>
      <w:r>
        <w:rPr>
          <w:rFonts w:ascii="仿宋_GB2312" w:eastAsia="仿宋_GB2312"/>
          <w:sz w:val="24"/>
        </w:rPr>
        <w:t>-5</w:t>
      </w:r>
      <w:r>
        <w:rPr>
          <w:rFonts w:ascii="仿宋_GB2312" w:eastAsia="仿宋_GB2312" w:hint="eastAsia"/>
          <w:sz w:val="24"/>
        </w:rPr>
        <w:t xml:space="preserve"> 切片全过程管理流程</w:t>
      </w:r>
    </w:p>
    <w:p w14:paraId="35554838" w14:textId="77777777" w:rsidR="00B36A14" w:rsidRDefault="00B36A14">
      <w:pPr>
        <w:adjustRightInd w:val="0"/>
        <w:snapToGrid w:val="0"/>
        <w:spacing w:line="360" w:lineRule="auto"/>
        <w:jc w:val="center"/>
        <w:rPr>
          <w:rFonts w:ascii="仿宋_GB2312" w:eastAsia="仿宋_GB2312"/>
          <w:sz w:val="24"/>
        </w:rPr>
      </w:pPr>
    </w:p>
    <w:p w14:paraId="23C05DCB" w14:textId="77777777" w:rsidR="00B36A14" w:rsidRDefault="00C504D6">
      <w:pPr>
        <w:pStyle w:val="3"/>
      </w:pPr>
      <w:r>
        <w:rPr>
          <w:rFonts w:hint="eastAsia"/>
        </w:rPr>
        <w:t>基于电力典型业务场景的灵活以太网技术应用验证</w:t>
      </w:r>
    </w:p>
    <w:p w14:paraId="25DAF93C" w14:textId="77777777" w:rsidR="00B36A14" w:rsidRDefault="00C504D6">
      <w:pPr>
        <w:adjustRightInd w:val="0"/>
        <w:snapToGrid w:val="0"/>
        <w:spacing w:line="360" w:lineRule="auto"/>
        <w:ind w:leftChars="400" w:left="840"/>
        <w:jc w:val="center"/>
        <w:rPr>
          <w:rFonts w:ascii="仿宋_GB2312" w:eastAsia="仿宋_GB2312"/>
          <w:sz w:val="24"/>
        </w:rPr>
      </w:pPr>
      <w:r>
        <w:rPr>
          <w:rFonts w:hint="eastAsia"/>
          <w:noProof/>
        </w:rPr>
        <w:drawing>
          <wp:inline distT="0" distB="0" distL="0" distR="0" wp14:anchorId="144A34BC" wp14:editId="7DD5D082">
            <wp:extent cx="4786630" cy="14046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809413" cy="1411672"/>
                    </a:xfrm>
                    <a:prstGeom prst="rect">
                      <a:avLst/>
                    </a:prstGeom>
                    <a:noFill/>
                    <a:ln>
                      <a:noFill/>
                    </a:ln>
                  </pic:spPr>
                </pic:pic>
              </a:graphicData>
            </a:graphic>
          </wp:inline>
        </w:drawing>
      </w:r>
    </w:p>
    <w:p w14:paraId="5C982705" w14:textId="77777777" w:rsidR="00B36A14" w:rsidRDefault="00C504D6">
      <w:pPr>
        <w:adjustRightInd w:val="0"/>
        <w:snapToGrid w:val="0"/>
        <w:spacing w:line="360" w:lineRule="auto"/>
        <w:ind w:leftChars="400" w:left="840"/>
        <w:jc w:val="center"/>
        <w:rPr>
          <w:rFonts w:ascii="仿宋_GB2312" w:eastAsia="仿宋_GB2312"/>
          <w:sz w:val="24"/>
        </w:rPr>
      </w:pPr>
      <w:r>
        <w:rPr>
          <w:rFonts w:ascii="仿宋_GB2312" w:eastAsia="仿宋_GB2312" w:hint="eastAsia"/>
          <w:sz w:val="24"/>
        </w:rPr>
        <w:t>图4</w:t>
      </w:r>
      <w:r>
        <w:rPr>
          <w:rFonts w:ascii="仿宋_GB2312" w:eastAsia="仿宋_GB2312"/>
          <w:sz w:val="24"/>
        </w:rPr>
        <w:t xml:space="preserve">-6 </w:t>
      </w:r>
      <w:r>
        <w:rPr>
          <w:rFonts w:ascii="仿宋_GB2312" w:eastAsia="仿宋_GB2312" w:hint="eastAsia"/>
          <w:sz w:val="24"/>
        </w:rPr>
        <w:t>5</w:t>
      </w:r>
      <w:r>
        <w:rPr>
          <w:rFonts w:ascii="仿宋_GB2312" w:eastAsia="仿宋_GB2312"/>
          <w:sz w:val="24"/>
        </w:rPr>
        <w:t>G核心网</w:t>
      </w:r>
      <w:r>
        <w:rPr>
          <w:rFonts w:ascii="仿宋_GB2312" w:eastAsia="仿宋_GB2312" w:hint="eastAsia"/>
          <w:sz w:val="24"/>
        </w:rPr>
        <w:t>、</w:t>
      </w:r>
      <w:r>
        <w:rPr>
          <w:rFonts w:ascii="仿宋_GB2312" w:eastAsia="仿宋_GB2312"/>
          <w:sz w:val="24"/>
        </w:rPr>
        <w:t>无线接入网</w:t>
      </w:r>
      <w:r>
        <w:rPr>
          <w:rFonts w:ascii="仿宋_GB2312" w:eastAsia="仿宋_GB2312" w:hint="eastAsia"/>
          <w:sz w:val="24"/>
        </w:rPr>
        <w:t>以及承载网</w:t>
      </w:r>
    </w:p>
    <w:p w14:paraId="541DDBCF" w14:textId="77777777" w:rsidR="00B36A14" w:rsidRDefault="00C504D6">
      <w:pPr>
        <w:adjustRightInd w:val="0"/>
        <w:snapToGrid w:val="0"/>
        <w:spacing w:line="360" w:lineRule="auto"/>
        <w:ind w:firstLineChars="200" w:firstLine="480"/>
        <w:jc w:val="left"/>
        <w:rPr>
          <w:rFonts w:ascii="仿宋_GB2312" w:eastAsia="仿宋_GB2312"/>
          <w:sz w:val="24"/>
        </w:rPr>
      </w:pPr>
      <w:r>
        <w:rPr>
          <w:rFonts w:ascii="仿宋_GB2312" w:eastAsia="仿宋_GB2312" w:hint="eastAsia"/>
          <w:sz w:val="24"/>
        </w:rPr>
        <w:t>上图主要包括5</w:t>
      </w:r>
      <w:r>
        <w:rPr>
          <w:rFonts w:ascii="仿宋_GB2312" w:eastAsia="仿宋_GB2312"/>
          <w:sz w:val="24"/>
        </w:rPr>
        <w:t>G核心网</w:t>
      </w:r>
      <w:r>
        <w:rPr>
          <w:rFonts w:ascii="仿宋_GB2312" w:eastAsia="仿宋_GB2312" w:hint="eastAsia"/>
          <w:sz w:val="24"/>
        </w:rPr>
        <w:t>、</w:t>
      </w:r>
      <w:r>
        <w:rPr>
          <w:rFonts w:ascii="仿宋_GB2312" w:eastAsia="仿宋_GB2312"/>
          <w:sz w:val="24"/>
        </w:rPr>
        <w:t>无线接入网</w:t>
      </w:r>
      <w:r>
        <w:rPr>
          <w:rFonts w:ascii="仿宋_GB2312" w:eastAsia="仿宋_GB2312" w:hint="eastAsia"/>
          <w:sz w:val="24"/>
        </w:rPr>
        <w:t>以及承载网。</w:t>
      </w:r>
    </w:p>
    <w:p w14:paraId="18866ABE" w14:textId="77777777" w:rsidR="00B36A14" w:rsidRDefault="00C504D6">
      <w:pPr>
        <w:pStyle w:val="ac"/>
        <w:numPr>
          <w:ilvl w:val="0"/>
          <w:numId w:val="20"/>
        </w:numPr>
        <w:adjustRightInd w:val="0"/>
        <w:snapToGrid w:val="0"/>
        <w:spacing w:line="360" w:lineRule="auto"/>
        <w:ind w:left="0" w:firstLine="480"/>
        <w:jc w:val="left"/>
        <w:rPr>
          <w:rFonts w:ascii="仿宋_GB2312" w:eastAsia="仿宋_GB2312"/>
          <w:sz w:val="24"/>
        </w:rPr>
      </w:pPr>
      <w:r>
        <w:rPr>
          <w:rFonts w:ascii="仿宋_GB2312" w:eastAsia="仿宋_GB2312" w:hint="eastAsia"/>
          <w:sz w:val="24"/>
        </w:rPr>
        <w:t>5</w:t>
      </w:r>
      <w:r>
        <w:rPr>
          <w:rFonts w:ascii="仿宋_GB2312" w:eastAsia="仿宋_GB2312"/>
          <w:sz w:val="24"/>
        </w:rPr>
        <w:t>G</w:t>
      </w:r>
      <w:proofErr w:type="gramStart"/>
      <w:r>
        <w:rPr>
          <w:rFonts w:ascii="仿宋_GB2312" w:eastAsia="仿宋_GB2312"/>
          <w:sz w:val="24"/>
        </w:rPr>
        <w:t>核心网</w:t>
      </w:r>
      <w:proofErr w:type="gramEnd"/>
      <w:r>
        <w:rPr>
          <w:rFonts w:ascii="仿宋_GB2312" w:eastAsia="仿宋_GB2312"/>
          <w:sz w:val="24"/>
        </w:rPr>
        <w:t>和无线接入网:5G</w:t>
      </w:r>
      <w:proofErr w:type="gramStart"/>
      <w:r>
        <w:rPr>
          <w:rFonts w:ascii="仿宋_GB2312" w:eastAsia="仿宋_GB2312"/>
          <w:sz w:val="24"/>
        </w:rPr>
        <w:t>核心网</w:t>
      </w:r>
      <w:proofErr w:type="gramEnd"/>
      <w:r>
        <w:rPr>
          <w:rFonts w:ascii="仿宋_GB2312" w:eastAsia="仿宋_GB2312"/>
          <w:sz w:val="24"/>
        </w:rPr>
        <w:t>配置不同的数据网络名称(DNN)来代表不同电力切片(包括差动保护、三遥、视频监控及普通办公业务)，在控制面按需设置不同切片共享或独享接入和 移动管理功能(AMF)、会话管理功能(SMF);在</w:t>
      </w:r>
      <w:proofErr w:type="gramStart"/>
      <w:r>
        <w:rPr>
          <w:rFonts w:ascii="仿宋_GB2312" w:eastAsia="仿宋_GB2312"/>
          <w:sz w:val="24"/>
        </w:rPr>
        <w:t>云核心网</w:t>
      </w:r>
      <w:proofErr w:type="gramEnd"/>
      <w:r>
        <w:rPr>
          <w:rFonts w:ascii="仿宋_GB2312" w:eastAsia="仿宋_GB2312"/>
          <w:sz w:val="24"/>
        </w:rPr>
        <w:t>侧对分属不同虚拟</w:t>
      </w:r>
      <w:proofErr w:type="gramStart"/>
      <w:r>
        <w:rPr>
          <w:rFonts w:ascii="仿宋_GB2312" w:eastAsia="仿宋_GB2312"/>
          <w:sz w:val="24"/>
        </w:rPr>
        <w:t>私有云</w:t>
      </w:r>
      <w:proofErr w:type="gramEnd"/>
      <w:r>
        <w:rPr>
          <w:rFonts w:ascii="仿宋_GB2312" w:eastAsia="仿宋_GB2312"/>
          <w:sz w:val="24"/>
        </w:rPr>
        <w:t>(VPC)的 用户平面功能(UPF)，分别在VPC-GW配置到基站的静态路由。5G基站通过AMF到统一数据管理 (UDM)/策略控制功能(PCF)查询用户开户默认数据网络名称(DNN)，然后按照该DNN建立以太网PDU会话(Session)，</w:t>
      </w:r>
      <w:proofErr w:type="gramStart"/>
      <w:r>
        <w:rPr>
          <w:rFonts w:ascii="仿宋_GB2312" w:eastAsia="仿宋_GB2312"/>
          <w:sz w:val="24"/>
        </w:rPr>
        <w:t>核心网</w:t>
      </w:r>
      <w:proofErr w:type="gramEnd"/>
      <w:r>
        <w:rPr>
          <w:rFonts w:ascii="仿宋_GB2312" w:eastAsia="仿宋_GB2312"/>
          <w:sz w:val="24"/>
        </w:rPr>
        <w:t>SMF根据DNN配置信息选择UPF;</w:t>
      </w:r>
    </w:p>
    <w:p w14:paraId="77B9CCFE" w14:textId="77777777" w:rsidR="00B36A14" w:rsidRDefault="00C504D6">
      <w:pPr>
        <w:pStyle w:val="ac"/>
        <w:numPr>
          <w:ilvl w:val="0"/>
          <w:numId w:val="20"/>
        </w:numPr>
        <w:adjustRightInd w:val="0"/>
        <w:snapToGrid w:val="0"/>
        <w:spacing w:line="360" w:lineRule="auto"/>
        <w:ind w:left="0" w:firstLine="480"/>
        <w:jc w:val="left"/>
        <w:rPr>
          <w:rFonts w:ascii="仿宋_GB2312" w:eastAsia="仿宋_GB2312"/>
          <w:sz w:val="24"/>
        </w:rPr>
      </w:pPr>
      <w:r>
        <w:rPr>
          <w:rFonts w:ascii="仿宋_GB2312" w:eastAsia="仿宋_GB2312"/>
          <w:sz w:val="24"/>
        </w:rPr>
        <w:t>SPN</w:t>
      </w:r>
      <w:proofErr w:type="gramStart"/>
      <w:r>
        <w:rPr>
          <w:rFonts w:ascii="仿宋_GB2312" w:eastAsia="仿宋_GB2312"/>
          <w:sz w:val="24"/>
        </w:rPr>
        <w:t>承载网</w:t>
      </w:r>
      <w:proofErr w:type="gramEnd"/>
      <w:r>
        <w:rPr>
          <w:rFonts w:ascii="仿宋_GB2312" w:eastAsia="仿宋_GB2312"/>
          <w:sz w:val="24"/>
        </w:rPr>
        <w:t>:根据电力业务的不同VLAN标识，配置基于刚性管道或分组软隧道的不同L3VPN业务，将控制类、采集类的生产业务与管理类业务间采用刚性管道隔离。</w:t>
      </w:r>
    </w:p>
    <w:p w14:paraId="2DFA218A" w14:textId="77777777" w:rsidR="00B36A14" w:rsidRDefault="00C504D6">
      <w:pPr>
        <w:pStyle w:val="ac"/>
        <w:adjustRightInd w:val="0"/>
        <w:snapToGrid w:val="0"/>
        <w:spacing w:line="360" w:lineRule="auto"/>
        <w:ind w:left="480" w:firstLineChars="0" w:firstLine="0"/>
        <w:jc w:val="left"/>
        <w:rPr>
          <w:rFonts w:ascii="仿宋_GB2312" w:eastAsia="仿宋_GB2312"/>
          <w:sz w:val="24"/>
        </w:rPr>
      </w:pPr>
      <w:r>
        <w:rPr>
          <w:rFonts w:ascii="仿宋_GB2312" w:eastAsia="仿宋_GB2312" w:hint="eastAsia"/>
          <w:sz w:val="24"/>
        </w:rPr>
        <w:t>通过上图的应用验证环境，实现对灵活以太网技术的验证：</w:t>
      </w:r>
    </w:p>
    <w:p w14:paraId="6FE568F2" w14:textId="77777777" w:rsidR="00B36A14" w:rsidRDefault="00C504D6">
      <w:pPr>
        <w:pStyle w:val="ac"/>
        <w:numPr>
          <w:ilvl w:val="0"/>
          <w:numId w:val="21"/>
        </w:numPr>
        <w:adjustRightInd w:val="0"/>
        <w:snapToGrid w:val="0"/>
        <w:spacing w:line="360" w:lineRule="auto"/>
        <w:ind w:left="0" w:firstLine="480"/>
        <w:rPr>
          <w:rFonts w:ascii="仿宋_GB2312" w:eastAsia="仿宋_GB2312"/>
          <w:sz w:val="24"/>
        </w:rPr>
      </w:pPr>
      <w:r>
        <w:rPr>
          <w:rFonts w:ascii="仿宋_GB2312" w:eastAsia="仿宋_GB2312" w:hint="eastAsia"/>
          <w:sz w:val="24"/>
        </w:rPr>
        <w:t>切片网络配置：配置电力配网继保</w:t>
      </w:r>
      <w:r>
        <w:rPr>
          <w:rFonts w:ascii="仿宋_GB2312" w:eastAsia="仿宋_GB2312"/>
          <w:sz w:val="24"/>
        </w:rPr>
        <w:t>ID</w:t>
      </w:r>
      <w:r>
        <w:rPr>
          <w:rFonts w:ascii="仿宋_GB2312" w:eastAsia="仿宋_GB2312" w:hint="eastAsia"/>
          <w:sz w:val="24"/>
        </w:rPr>
        <w:t>、电力视频切片</w:t>
      </w:r>
      <w:r>
        <w:rPr>
          <w:rFonts w:ascii="仿宋_GB2312" w:eastAsia="仿宋_GB2312"/>
          <w:sz w:val="24"/>
        </w:rPr>
        <w:t>ID</w:t>
      </w:r>
      <w:r>
        <w:rPr>
          <w:rFonts w:ascii="仿宋_GB2312" w:eastAsia="仿宋_GB2312" w:hint="eastAsia"/>
          <w:sz w:val="24"/>
        </w:rPr>
        <w:t>及普通业务切片</w:t>
      </w:r>
      <w:r>
        <w:rPr>
          <w:rFonts w:ascii="仿宋_GB2312" w:eastAsia="仿宋_GB2312"/>
          <w:sz w:val="24"/>
        </w:rPr>
        <w:t>ID</w:t>
      </w:r>
      <w:r>
        <w:rPr>
          <w:rFonts w:ascii="仿宋_GB2312" w:eastAsia="仿宋_GB2312" w:hint="eastAsia"/>
          <w:sz w:val="24"/>
        </w:rPr>
        <w:t>，传输侧根据切片</w:t>
      </w:r>
      <w:r>
        <w:rPr>
          <w:rFonts w:ascii="仿宋_GB2312" w:eastAsia="仿宋_GB2312"/>
          <w:sz w:val="24"/>
        </w:rPr>
        <w:t>ID</w:t>
      </w:r>
      <w:r>
        <w:rPr>
          <w:rFonts w:ascii="仿宋_GB2312" w:eastAsia="仿宋_GB2312" w:hint="eastAsia"/>
          <w:sz w:val="24"/>
        </w:rPr>
        <w:t>和</w:t>
      </w:r>
      <w:r>
        <w:rPr>
          <w:rFonts w:ascii="仿宋_GB2312" w:eastAsia="仿宋_GB2312"/>
          <w:sz w:val="24"/>
        </w:rPr>
        <w:t>VLAN</w:t>
      </w:r>
      <w:r>
        <w:rPr>
          <w:rFonts w:ascii="仿宋_GB2312" w:eastAsia="仿宋_GB2312" w:hint="eastAsia"/>
          <w:sz w:val="24"/>
        </w:rPr>
        <w:t>映射到不同</w:t>
      </w:r>
      <w:proofErr w:type="spellStart"/>
      <w:r>
        <w:rPr>
          <w:rFonts w:ascii="仿宋_GB2312" w:eastAsia="仿宋_GB2312"/>
          <w:sz w:val="24"/>
        </w:rPr>
        <w:t>FlexE</w:t>
      </w:r>
      <w:proofErr w:type="spellEnd"/>
      <w:r>
        <w:rPr>
          <w:rFonts w:ascii="仿宋_GB2312" w:eastAsia="仿宋_GB2312" w:hint="eastAsia"/>
          <w:sz w:val="24"/>
        </w:rPr>
        <w:t>硬管道；</w:t>
      </w:r>
    </w:p>
    <w:p w14:paraId="4EF8067F" w14:textId="77777777" w:rsidR="00B36A14" w:rsidRDefault="00C504D6">
      <w:pPr>
        <w:pStyle w:val="ac"/>
        <w:numPr>
          <w:ilvl w:val="0"/>
          <w:numId w:val="21"/>
        </w:numPr>
        <w:adjustRightInd w:val="0"/>
        <w:snapToGrid w:val="0"/>
        <w:spacing w:line="360" w:lineRule="auto"/>
        <w:ind w:left="0" w:firstLine="480"/>
        <w:rPr>
          <w:rFonts w:ascii="仿宋_GB2312" w:eastAsia="仿宋_GB2312"/>
          <w:sz w:val="24"/>
        </w:rPr>
      </w:pPr>
      <w:r>
        <w:rPr>
          <w:rFonts w:ascii="仿宋_GB2312" w:eastAsia="仿宋_GB2312" w:hint="eastAsia"/>
          <w:sz w:val="24"/>
        </w:rPr>
        <w:t>切片业务映射：</w:t>
      </w:r>
      <w:r>
        <w:rPr>
          <w:rFonts w:ascii="仿宋_GB2312" w:eastAsia="仿宋_GB2312"/>
          <w:sz w:val="24"/>
        </w:rPr>
        <w:t>3</w:t>
      </w:r>
      <w:r>
        <w:rPr>
          <w:rFonts w:ascii="仿宋_GB2312" w:eastAsia="仿宋_GB2312" w:hint="eastAsia"/>
          <w:sz w:val="24"/>
        </w:rPr>
        <w:t>个</w:t>
      </w:r>
      <w:r>
        <w:rPr>
          <w:rFonts w:ascii="仿宋_GB2312" w:eastAsia="仿宋_GB2312"/>
          <w:sz w:val="24"/>
        </w:rPr>
        <w:t>5G CPE</w:t>
      </w:r>
      <w:r>
        <w:rPr>
          <w:rFonts w:ascii="仿宋_GB2312" w:eastAsia="仿宋_GB2312" w:hint="eastAsia"/>
          <w:sz w:val="24"/>
        </w:rPr>
        <w:t>分别对应配网继保、电力视频及普通用户业务切片，对应业务流准确进入关联切片网络；</w:t>
      </w:r>
    </w:p>
    <w:p w14:paraId="1C1E1646" w14:textId="77777777" w:rsidR="00B36A14" w:rsidRDefault="00C504D6">
      <w:pPr>
        <w:pStyle w:val="ac"/>
        <w:numPr>
          <w:ilvl w:val="0"/>
          <w:numId w:val="21"/>
        </w:numPr>
        <w:adjustRightInd w:val="0"/>
        <w:snapToGrid w:val="0"/>
        <w:spacing w:line="360" w:lineRule="auto"/>
        <w:ind w:left="0" w:firstLine="480"/>
        <w:rPr>
          <w:rFonts w:ascii="仿宋_GB2312" w:eastAsia="仿宋_GB2312"/>
          <w:sz w:val="24"/>
        </w:rPr>
      </w:pPr>
      <w:r>
        <w:rPr>
          <w:rFonts w:ascii="仿宋_GB2312" w:eastAsia="仿宋_GB2312" w:hint="eastAsia"/>
          <w:sz w:val="24"/>
        </w:rPr>
        <w:t>安全隔离测试：</w:t>
      </w:r>
      <w:r>
        <w:rPr>
          <w:rFonts w:ascii="仿宋_GB2312" w:eastAsia="仿宋_GB2312"/>
          <w:sz w:val="24"/>
        </w:rPr>
        <w:t xml:space="preserve"> </w:t>
      </w:r>
      <w:r>
        <w:rPr>
          <w:rFonts w:ascii="仿宋_GB2312" w:eastAsia="仿宋_GB2312" w:hint="eastAsia"/>
          <w:sz w:val="24"/>
        </w:rPr>
        <w:t>对普通业务所在的传输</w:t>
      </w:r>
      <w:proofErr w:type="spellStart"/>
      <w:r>
        <w:rPr>
          <w:rFonts w:ascii="仿宋_GB2312" w:eastAsia="仿宋_GB2312"/>
          <w:sz w:val="24"/>
        </w:rPr>
        <w:t>FlexE</w:t>
      </w:r>
      <w:proofErr w:type="spellEnd"/>
      <w:r>
        <w:rPr>
          <w:rFonts w:ascii="仿宋_GB2312" w:eastAsia="仿宋_GB2312" w:hint="eastAsia"/>
          <w:sz w:val="24"/>
        </w:rPr>
        <w:t>进行打流，制造拥塞丢包，预期结果是普通业务卡顿，配网继保及视频业务无影响。</w:t>
      </w:r>
    </w:p>
    <w:p w14:paraId="494930A1"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验证项目包括：</w:t>
      </w:r>
    </w:p>
    <w:p w14:paraId="17DB68FB" w14:textId="77777777" w:rsidR="00B36A14" w:rsidRDefault="00C504D6">
      <w:pPr>
        <w:pStyle w:val="ac"/>
        <w:numPr>
          <w:ilvl w:val="0"/>
          <w:numId w:val="22"/>
        </w:numPr>
        <w:adjustRightInd w:val="0"/>
        <w:snapToGrid w:val="0"/>
        <w:spacing w:line="360" w:lineRule="auto"/>
        <w:ind w:leftChars="200" w:left="420" w:firstLineChars="25" w:firstLine="60"/>
        <w:rPr>
          <w:rFonts w:ascii="仿宋_GB2312" w:eastAsia="仿宋_GB2312"/>
          <w:sz w:val="24"/>
        </w:rPr>
      </w:pPr>
      <w:r>
        <w:rPr>
          <w:rFonts w:ascii="仿宋_GB2312" w:eastAsia="仿宋_GB2312" w:hint="eastAsia"/>
          <w:sz w:val="24"/>
        </w:rPr>
        <w:t>基于灵活以太网的切片网络安全隔离性能验证；</w:t>
      </w:r>
    </w:p>
    <w:p w14:paraId="57572C84"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sz w:val="24"/>
        </w:rPr>
        <w:t>电力行业网络切片隔离主要包括以下两大维度:电力与其它行业及个人用户通信业务之间的隔离，以及电力自身不同分区业务之间的隔离。针对上述两大维度，可从无线接入网、传输</w:t>
      </w:r>
      <w:proofErr w:type="gramStart"/>
      <w:r>
        <w:rPr>
          <w:rFonts w:ascii="仿宋_GB2312" w:eastAsia="仿宋_GB2312"/>
          <w:sz w:val="24"/>
        </w:rPr>
        <w:t>承载网和核心网</w:t>
      </w:r>
      <w:proofErr w:type="gramEnd"/>
      <w:r>
        <w:rPr>
          <w:rFonts w:ascii="仿宋_GB2312" w:eastAsia="仿宋_GB2312"/>
          <w:sz w:val="24"/>
        </w:rPr>
        <w:t>3个层面分别定制不同的</w:t>
      </w:r>
      <w:r>
        <w:rPr>
          <w:rFonts w:ascii="仿宋_GB2312" w:eastAsia="仿宋_GB2312" w:hint="eastAsia"/>
          <w:sz w:val="24"/>
        </w:rPr>
        <w:t>网络安全隔离性能验证</w:t>
      </w:r>
      <w:r>
        <w:rPr>
          <w:rFonts w:ascii="仿宋_GB2312" w:eastAsia="仿宋_GB2312"/>
          <w:sz w:val="24"/>
        </w:rPr>
        <w:t>策略。</w:t>
      </w:r>
    </w:p>
    <w:p w14:paraId="46539ACC" w14:textId="77777777" w:rsidR="00B36A14" w:rsidRDefault="00C504D6">
      <w:pPr>
        <w:pStyle w:val="ac"/>
        <w:numPr>
          <w:ilvl w:val="0"/>
          <w:numId w:val="23"/>
        </w:numPr>
        <w:adjustRightInd w:val="0"/>
        <w:snapToGrid w:val="0"/>
        <w:spacing w:line="360" w:lineRule="auto"/>
        <w:ind w:left="0" w:firstLine="480"/>
        <w:rPr>
          <w:rFonts w:ascii="仿宋_GB2312" w:eastAsia="仿宋_GB2312"/>
          <w:sz w:val="24"/>
        </w:rPr>
      </w:pPr>
      <w:r>
        <w:rPr>
          <w:rFonts w:ascii="仿宋_GB2312" w:eastAsia="仿宋_GB2312"/>
          <w:sz w:val="24"/>
        </w:rPr>
        <w:t>无线接入网隔离</w:t>
      </w:r>
      <w:r>
        <w:rPr>
          <w:rFonts w:ascii="仿宋_GB2312" w:eastAsia="仿宋_GB2312" w:hint="eastAsia"/>
          <w:sz w:val="24"/>
        </w:rPr>
        <w:t>验证</w:t>
      </w:r>
      <w:r>
        <w:rPr>
          <w:rFonts w:ascii="仿宋_GB2312" w:eastAsia="仿宋_GB2312"/>
          <w:sz w:val="24"/>
        </w:rPr>
        <w:t>策略</w:t>
      </w:r>
    </w:p>
    <w:p w14:paraId="10664B98"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sz w:val="24"/>
        </w:rPr>
        <w:lastRenderedPageBreak/>
        <w:t>无线接入网应支持网络切片的选择，在执行网络切片选择时，5G 无线接入网是基于 RRC(Radio Resource Control，无线资源控制)消息中的Temp ID 或者NSSAI(Network Slice Selection Assistance Information，网络切片选择辅助信息)来选择 AMF(Access and Mobility Management Function，接入和移动性管理功能)。无线接入网在和 AMF 建立连接时</w:t>
      </w:r>
      <w:r>
        <w:rPr>
          <w:rFonts w:ascii="仿宋_GB2312" w:eastAsia="仿宋_GB2312" w:hint="eastAsia"/>
          <w:sz w:val="24"/>
        </w:rPr>
        <w:t>获取</w:t>
      </w:r>
      <w:r>
        <w:rPr>
          <w:rFonts w:ascii="仿宋_GB2312" w:eastAsia="仿宋_GB2312"/>
          <w:sz w:val="24"/>
        </w:rPr>
        <w:t>AMF支持的切片，并基于预先定义的切片配置集合</w:t>
      </w:r>
      <w:r>
        <w:rPr>
          <w:rFonts w:ascii="仿宋_GB2312" w:eastAsia="仿宋_GB2312" w:hint="eastAsia"/>
          <w:sz w:val="24"/>
        </w:rPr>
        <w:t>，</w:t>
      </w:r>
      <w:r>
        <w:rPr>
          <w:rFonts w:ascii="仿宋_GB2312" w:eastAsia="仿宋_GB2312"/>
          <w:sz w:val="24"/>
        </w:rPr>
        <w:t>进行无线网络资源调度，选择将业务送至对应的</w:t>
      </w:r>
      <w:proofErr w:type="gramStart"/>
      <w:r>
        <w:rPr>
          <w:rFonts w:ascii="仿宋_GB2312" w:eastAsia="仿宋_GB2312"/>
          <w:sz w:val="24"/>
        </w:rPr>
        <w:t>核心网</w:t>
      </w:r>
      <w:proofErr w:type="gramEnd"/>
      <w:r>
        <w:rPr>
          <w:rFonts w:ascii="仿宋_GB2312" w:eastAsia="仿宋_GB2312"/>
          <w:sz w:val="24"/>
        </w:rPr>
        <w:t>切片，实现网路切片路由和资源隔离。</w:t>
      </w:r>
    </w:p>
    <w:p w14:paraId="3F6EC4A2"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sz w:val="24"/>
        </w:rPr>
        <w:t xml:space="preserve">针对电力业务网络切片中可能存在的紧急保障类需求，可以通过优先接纳和负载控制等技术，优先保障电力高优先级业务，避免其它切片中的业务影响电力业务的性 能表现。在确有必要的情况下，运营商可以为电力业务配 置特定的抢占策略，以抢占其它优先级更低的切片资源。 </w:t>
      </w:r>
    </w:p>
    <w:p w14:paraId="177A6075" w14:textId="77777777" w:rsidR="00B36A14" w:rsidRDefault="00C504D6">
      <w:pPr>
        <w:pStyle w:val="ac"/>
        <w:numPr>
          <w:ilvl w:val="0"/>
          <w:numId w:val="23"/>
        </w:numPr>
        <w:adjustRightInd w:val="0"/>
        <w:snapToGrid w:val="0"/>
        <w:spacing w:line="360" w:lineRule="auto"/>
        <w:ind w:left="0" w:firstLine="480"/>
        <w:rPr>
          <w:rFonts w:ascii="仿宋_GB2312" w:eastAsia="仿宋_GB2312"/>
          <w:sz w:val="24"/>
        </w:rPr>
      </w:pPr>
      <w:r>
        <w:rPr>
          <w:rFonts w:ascii="仿宋_GB2312" w:eastAsia="仿宋_GB2312" w:hint="eastAsia"/>
          <w:sz w:val="24"/>
        </w:rPr>
        <w:t>S</w:t>
      </w:r>
      <w:r>
        <w:rPr>
          <w:rFonts w:ascii="仿宋_GB2312" w:eastAsia="仿宋_GB2312"/>
          <w:sz w:val="24"/>
        </w:rPr>
        <w:t>PN</w:t>
      </w:r>
      <w:proofErr w:type="gramStart"/>
      <w:r>
        <w:rPr>
          <w:rFonts w:ascii="仿宋_GB2312" w:eastAsia="仿宋_GB2312"/>
          <w:sz w:val="24"/>
        </w:rPr>
        <w:t>承载网</w:t>
      </w:r>
      <w:proofErr w:type="gramEnd"/>
      <w:r>
        <w:rPr>
          <w:rFonts w:ascii="仿宋_GB2312" w:eastAsia="仿宋_GB2312"/>
          <w:sz w:val="24"/>
        </w:rPr>
        <w:t>隔离</w:t>
      </w:r>
      <w:r>
        <w:rPr>
          <w:rFonts w:ascii="仿宋_GB2312" w:eastAsia="仿宋_GB2312" w:hint="eastAsia"/>
          <w:sz w:val="24"/>
        </w:rPr>
        <w:t>验证</w:t>
      </w:r>
      <w:r>
        <w:rPr>
          <w:rFonts w:ascii="仿宋_GB2312" w:eastAsia="仿宋_GB2312"/>
          <w:sz w:val="24"/>
        </w:rPr>
        <w:t>策略</w:t>
      </w:r>
    </w:p>
    <w:p w14:paraId="4CD327AB"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sz w:val="24"/>
        </w:rPr>
        <w:t>根据对安全和可靠性的不同诉求，传输</w:t>
      </w:r>
      <w:proofErr w:type="gramStart"/>
      <w:r>
        <w:rPr>
          <w:rFonts w:ascii="仿宋_GB2312" w:eastAsia="仿宋_GB2312"/>
          <w:sz w:val="24"/>
        </w:rPr>
        <w:t>承载网</w:t>
      </w:r>
      <w:proofErr w:type="gramEnd"/>
      <w:r>
        <w:rPr>
          <w:rFonts w:ascii="仿宋_GB2312" w:eastAsia="仿宋_GB2312"/>
          <w:sz w:val="24"/>
        </w:rPr>
        <w:t>采用 硬隔离和软隔离的隔离策略，满足电力不同业务的隔离需求。</w:t>
      </w:r>
    </w:p>
    <w:p w14:paraId="5BA5A9AE"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sz w:val="24"/>
        </w:rPr>
        <w:t>硬隔离是指物理管道隔离，可应用于智能分布式配 电自动化、用电负荷需求侧响应业务等有时延和可靠性要求的</w:t>
      </w:r>
      <w:proofErr w:type="spellStart"/>
      <w:r>
        <w:rPr>
          <w:rFonts w:ascii="仿宋_GB2312" w:eastAsia="仿宋_GB2312"/>
          <w:sz w:val="24"/>
        </w:rPr>
        <w:t>uRLLC</w:t>
      </w:r>
      <w:proofErr w:type="spellEnd"/>
      <w:r>
        <w:rPr>
          <w:rFonts w:ascii="仿宋_GB2312" w:eastAsia="仿宋_GB2312"/>
          <w:sz w:val="24"/>
        </w:rPr>
        <w:t>网络切片，通过每个切面</w:t>
      </w:r>
      <w:proofErr w:type="gramStart"/>
      <w:r>
        <w:rPr>
          <w:rFonts w:ascii="仿宋_GB2312" w:eastAsia="仿宋_GB2312"/>
          <w:sz w:val="24"/>
        </w:rPr>
        <w:t>端到端硬管道</w:t>
      </w:r>
      <w:proofErr w:type="gramEnd"/>
      <w:r>
        <w:rPr>
          <w:rFonts w:ascii="仿宋_GB2312" w:eastAsia="仿宋_GB2312"/>
          <w:sz w:val="24"/>
        </w:rPr>
        <w:t>隔离，不同的调度策略保证了不同切面的 SLA。</w:t>
      </w:r>
    </w:p>
    <w:p w14:paraId="7D6B5AE3" w14:textId="52DE399E" w:rsidR="00B36A14" w:rsidRDefault="00C504D6" w:rsidP="00C1760E">
      <w:pPr>
        <w:adjustRightInd w:val="0"/>
        <w:snapToGrid w:val="0"/>
        <w:spacing w:line="360" w:lineRule="auto"/>
        <w:ind w:firstLineChars="200" w:firstLine="480"/>
        <w:rPr>
          <w:rFonts w:ascii="仿宋_GB2312" w:eastAsia="仿宋_GB2312"/>
          <w:sz w:val="24"/>
        </w:rPr>
      </w:pPr>
      <w:r w:rsidRPr="00C1760E">
        <w:rPr>
          <w:rFonts w:ascii="仿宋_GB2312" w:eastAsia="仿宋_GB2312"/>
          <w:sz w:val="24"/>
          <w:highlight w:val="yellow"/>
        </w:rPr>
        <w:t>软隔离是指逻辑管道隔离，可应用于大视频应用、高级计量等对切片网络的时延和抖动要求有一定弹性的</w:t>
      </w:r>
      <w:proofErr w:type="spellStart"/>
      <w:r w:rsidRPr="00C1760E">
        <w:rPr>
          <w:rFonts w:ascii="仿宋_GB2312" w:eastAsia="仿宋_GB2312"/>
          <w:sz w:val="24"/>
          <w:highlight w:val="yellow"/>
        </w:rPr>
        <w:t>mMTC</w:t>
      </w:r>
      <w:proofErr w:type="spellEnd"/>
      <w:r w:rsidRPr="00C1760E">
        <w:rPr>
          <w:rFonts w:ascii="仿宋_GB2312" w:eastAsia="仿宋_GB2312"/>
          <w:sz w:val="24"/>
          <w:highlight w:val="yellow"/>
        </w:rPr>
        <w:t>和</w:t>
      </w:r>
      <w:proofErr w:type="spellStart"/>
      <w:r w:rsidRPr="00C1760E">
        <w:rPr>
          <w:rFonts w:ascii="仿宋_GB2312" w:eastAsia="仿宋_GB2312"/>
          <w:sz w:val="24"/>
          <w:highlight w:val="yellow"/>
        </w:rPr>
        <w:t>eMBB</w:t>
      </w:r>
      <w:proofErr w:type="spellEnd"/>
      <w:r w:rsidRPr="00C1760E">
        <w:rPr>
          <w:rFonts w:ascii="仿宋_GB2312" w:eastAsia="仿宋_GB2312"/>
          <w:sz w:val="24"/>
          <w:highlight w:val="yellow"/>
        </w:rPr>
        <w:t>场景，通过在传输硬件设施中切分出多个逻辑的虚拟传输子网，使用VLAN及</w:t>
      </w:r>
      <w:proofErr w:type="spellStart"/>
      <w:r w:rsidRPr="00C1760E">
        <w:rPr>
          <w:rFonts w:ascii="仿宋_GB2312" w:eastAsia="仿宋_GB2312"/>
          <w:sz w:val="24"/>
          <w:highlight w:val="yellow"/>
        </w:rPr>
        <w:t>QoS</w:t>
      </w:r>
      <w:proofErr w:type="spellEnd"/>
      <w:r w:rsidRPr="00C1760E">
        <w:rPr>
          <w:rFonts w:ascii="仿宋_GB2312" w:eastAsia="仿宋_GB2312"/>
          <w:sz w:val="24"/>
          <w:highlight w:val="yellow"/>
        </w:rPr>
        <w:t>的调度软隔离方式来支持各种业务，以此实现不同业务之间的隔离。</w:t>
      </w:r>
    </w:p>
    <w:p w14:paraId="1A8ABF23" w14:textId="77777777" w:rsidR="00B36A14" w:rsidRDefault="00C504D6">
      <w:pPr>
        <w:pStyle w:val="ac"/>
        <w:numPr>
          <w:ilvl w:val="0"/>
          <w:numId w:val="23"/>
        </w:numPr>
        <w:adjustRightInd w:val="0"/>
        <w:snapToGrid w:val="0"/>
        <w:spacing w:line="360" w:lineRule="auto"/>
        <w:ind w:left="0" w:firstLine="480"/>
        <w:rPr>
          <w:rFonts w:ascii="仿宋_GB2312" w:eastAsia="仿宋_GB2312"/>
          <w:sz w:val="24"/>
        </w:rPr>
      </w:pPr>
      <w:proofErr w:type="gramStart"/>
      <w:r>
        <w:rPr>
          <w:rFonts w:ascii="仿宋_GB2312" w:eastAsia="仿宋_GB2312"/>
          <w:sz w:val="24"/>
        </w:rPr>
        <w:t>核心网</w:t>
      </w:r>
      <w:proofErr w:type="gramEnd"/>
      <w:r>
        <w:rPr>
          <w:rFonts w:ascii="仿宋_GB2312" w:eastAsia="仿宋_GB2312"/>
          <w:sz w:val="24"/>
        </w:rPr>
        <w:t>隔离</w:t>
      </w:r>
      <w:r>
        <w:rPr>
          <w:rFonts w:ascii="仿宋_GB2312" w:eastAsia="仿宋_GB2312" w:hint="eastAsia"/>
          <w:sz w:val="24"/>
        </w:rPr>
        <w:t>验证</w:t>
      </w:r>
      <w:r>
        <w:rPr>
          <w:rFonts w:ascii="仿宋_GB2312" w:eastAsia="仿宋_GB2312"/>
          <w:sz w:val="24"/>
        </w:rPr>
        <w:t>策略</w:t>
      </w:r>
    </w:p>
    <w:p w14:paraId="57D3612E"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sz w:val="24"/>
        </w:rPr>
        <w:t xml:space="preserve">5G </w:t>
      </w:r>
      <w:proofErr w:type="gramStart"/>
      <w:r>
        <w:rPr>
          <w:rFonts w:ascii="仿宋_GB2312" w:eastAsia="仿宋_GB2312"/>
          <w:sz w:val="24"/>
        </w:rPr>
        <w:t>核心网</w:t>
      </w:r>
      <w:proofErr w:type="gramEnd"/>
      <w:r>
        <w:rPr>
          <w:rFonts w:ascii="仿宋_GB2312" w:eastAsia="仿宋_GB2312"/>
          <w:sz w:val="24"/>
        </w:rPr>
        <w:t>基于全新的服务化架构(SBA架构)，将网络功能解耦为服务化组件，根据电力业务需求，在同一硬件资源池上虚拟出电力业务专用的逻辑</w:t>
      </w:r>
      <w:proofErr w:type="gramStart"/>
      <w:r>
        <w:rPr>
          <w:rFonts w:ascii="仿宋_GB2312" w:eastAsia="仿宋_GB2312"/>
          <w:sz w:val="24"/>
        </w:rPr>
        <w:t>核心网</w:t>
      </w:r>
      <w:proofErr w:type="gramEnd"/>
      <w:r>
        <w:rPr>
          <w:rFonts w:ascii="仿宋_GB2312" w:eastAsia="仿宋_GB2312"/>
          <w:sz w:val="24"/>
        </w:rPr>
        <w:t>元，为每个独立切片包含</w:t>
      </w:r>
      <w:r w:rsidRPr="00C1760E">
        <w:rPr>
          <w:rFonts w:ascii="仿宋_GB2312" w:eastAsia="仿宋_GB2312"/>
          <w:sz w:val="24"/>
          <w:highlight w:val="yellow"/>
        </w:rPr>
        <w:t>完整的</w:t>
      </w:r>
      <w:proofErr w:type="gramStart"/>
      <w:r w:rsidRPr="00C1760E">
        <w:rPr>
          <w:rFonts w:ascii="仿宋_GB2312" w:eastAsia="仿宋_GB2312"/>
          <w:sz w:val="24"/>
          <w:highlight w:val="yellow"/>
        </w:rPr>
        <w:t>核心网控制</w:t>
      </w:r>
      <w:proofErr w:type="gramEnd"/>
      <w:r w:rsidRPr="00C1760E">
        <w:rPr>
          <w:rFonts w:ascii="仿宋_GB2312" w:eastAsia="仿宋_GB2312"/>
          <w:sz w:val="24"/>
          <w:highlight w:val="yellow"/>
        </w:rPr>
        <w:t>面和用户面功能</w:t>
      </w:r>
      <w:r>
        <w:rPr>
          <w:rFonts w:ascii="仿宋_GB2312" w:eastAsia="仿宋_GB2312"/>
          <w:sz w:val="24"/>
        </w:rPr>
        <w:t>，形成服务于不同用户群的专有网络。每个切片的核心网</w:t>
      </w:r>
      <w:proofErr w:type="gramStart"/>
      <w:r>
        <w:rPr>
          <w:rFonts w:ascii="仿宋_GB2312" w:eastAsia="仿宋_GB2312"/>
          <w:sz w:val="24"/>
        </w:rPr>
        <w:t>网</w:t>
      </w:r>
      <w:proofErr w:type="gramEnd"/>
      <w:r>
        <w:rPr>
          <w:rFonts w:ascii="仿宋_GB2312" w:eastAsia="仿宋_GB2312"/>
          <w:sz w:val="24"/>
        </w:rPr>
        <w:t>元可分为</w:t>
      </w:r>
      <w:proofErr w:type="gramStart"/>
      <w:r>
        <w:rPr>
          <w:rFonts w:ascii="仿宋_GB2312" w:eastAsia="仿宋_GB2312"/>
          <w:sz w:val="24"/>
        </w:rPr>
        <w:t>共享网元和独立部署网</w:t>
      </w:r>
      <w:proofErr w:type="gramEnd"/>
      <w:r>
        <w:rPr>
          <w:rFonts w:ascii="仿宋_GB2312" w:eastAsia="仿宋_GB2312"/>
          <w:sz w:val="24"/>
        </w:rPr>
        <w:t>元，</w:t>
      </w:r>
      <w:r w:rsidRPr="00C1760E">
        <w:rPr>
          <w:rFonts w:ascii="仿宋_GB2312" w:eastAsia="仿宋_GB2312"/>
          <w:sz w:val="24"/>
          <w:highlight w:val="yellow"/>
        </w:rPr>
        <w:t>其中多个切片可共享 UDM、AUSF、PCF、NSSF 和 NRF 等核心网</w:t>
      </w:r>
      <w:proofErr w:type="gramStart"/>
      <w:r w:rsidRPr="00C1760E">
        <w:rPr>
          <w:rFonts w:ascii="仿宋_GB2312" w:eastAsia="仿宋_GB2312"/>
          <w:sz w:val="24"/>
          <w:highlight w:val="yellow"/>
        </w:rPr>
        <w:t>网</w:t>
      </w:r>
      <w:proofErr w:type="gramEnd"/>
      <w:r w:rsidRPr="00C1760E">
        <w:rPr>
          <w:rFonts w:ascii="仿宋_GB2312" w:eastAsia="仿宋_GB2312"/>
          <w:sz w:val="24"/>
          <w:highlight w:val="yellow"/>
        </w:rPr>
        <w:t>元，每个切片可</w:t>
      </w:r>
      <w:proofErr w:type="gramStart"/>
      <w:r w:rsidRPr="00C1760E">
        <w:rPr>
          <w:rFonts w:ascii="仿宋_GB2312" w:eastAsia="仿宋_GB2312"/>
          <w:sz w:val="24"/>
          <w:highlight w:val="yellow"/>
        </w:rPr>
        <w:t>独立部署</w:t>
      </w:r>
      <w:proofErr w:type="gramEnd"/>
      <w:r w:rsidRPr="00C1760E">
        <w:rPr>
          <w:rFonts w:ascii="仿宋_GB2312" w:eastAsia="仿宋_GB2312"/>
          <w:sz w:val="24"/>
          <w:highlight w:val="yellow"/>
        </w:rPr>
        <w:t xml:space="preserve"> AMF、SMF 和 UPF 等核心网</w:t>
      </w:r>
      <w:proofErr w:type="gramStart"/>
      <w:r w:rsidRPr="00C1760E">
        <w:rPr>
          <w:rFonts w:ascii="仿宋_GB2312" w:eastAsia="仿宋_GB2312"/>
          <w:sz w:val="24"/>
          <w:highlight w:val="yellow"/>
        </w:rPr>
        <w:t>网</w:t>
      </w:r>
      <w:proofErr w:type="gramEnd"/>
      <w:r w:rsidRPr="00C1760E">
        <w:rPr>
          <w:rFonts w:ascii="仿宋_GB2312" w:eastAsia="仿宋_GB2312"/>
          <w:sz w:val="24"/>
          <w:highlight w:val="yellow"/>
        </w:rPr>
        <w:t>元</w:t>
      </w:r>
      <w:r>
        <w:rPr>
          <w:rFonts w:ascii="仿宋_GB2312" w:eastAsia="仿宋_GB2312"/>
          <w:sz w:val="24"/>
        </w:rPr>
        <w:t>。</w:t>
      </w:r>
    </w:p>
    <w:p w14:paraId="6343F5C7" w14:textId="77777777" w:rsidR="00B36A14" w:rsidRDefault="00C504D6">
      <w:pPr>
        <w:pStyle w:val="ac"/>
        <w:numPr>
          <w:ilvl w:val="0"/>
          <w:numId w:val="22"/>
        </w:numPr>
        <w:adjustRightInd w:val="0"/>
        <w:snapToGrid w:val="0"/>
        <w:spacing w:line="360" w:lineRule="auto"/>
        <w:ind w:left="0" w:firstLine="480"/>
        <w:rPr>
          <w:rFonts w:ascii="仿宋_GB2312" w:eastAsia="仿宋_GB2312"/>
          <w:sz w:val="24"/>
        </w:rPr>
      </w:pPr>
      <w:r>
        <w:rPr>
          <w:rFonts w:ascii="仿宋_GB2312" w:eastAsia="仿宋_GB2312" w:hint="eastAsia"/>
          <w:sz w:val="24"/>
        </w:rPr>
        <w:t>基于灵活以太网的切片网络承载电力保护业务的可行性验证；</w:t>
      </w:r>
    </w:p>
    <w:p w14:paraId="4138CBDA" w14:textId="77777777" w:rsidR="00B36A14" w:rsidRDefault="00C504D6">
      <w:pPr>
        <w:pStyle w:val="ac"/>
        <w:numPr>
          <w:ilvl w:val="0"/>
          <w:numId w:val="24"/>
        </w:numPr>
        <w:adjustRightInd w:val="0"/>
        <w:snapToGrid w:val="0"/>
        <w:spacing w:line="360" w:lineRule="auto"/>
        <w:ind w:left="0" w:firstLine="480"/>
        <w:rPr>
          <w:rFonts w:ascii="仿宋_GB2312" w:eastAsia="仿宋_GB2312"/>
          <w:sz w:val="24"/>
        </w:rPr>
      </w:pPr>
      <w:r>
        <w:rPr>
          <w:rFonts w:ascii="仿宋_GB2312" w:eastAsia="仿宋_GB2312"/>
          <w:sz w:val="24"/>
        </w:rPr>
        <w:t>传输硬管道和主</w:t>
      </w:r>
      <w:proofErr w:type="gramStart"/>
      <w:r>
        <w:rPr>
          <w:rFonts w:ascii="仿宋_GB2312" w:eastAsia="仿宋_GB2312"/>
          <w:sz w:val="24"/>
        </w:rPr>
        <w:t>备保护</w:t>
      </w:r>
      <w:proofErr w:type="gramEnd"/>
      <w:r>
        <w:rPr>
          <w:rFonts w:ascii="仿宋_GB2312" w:eastAsia="仿宋_GB2312"/>
          <w:sz w:val="24"/>
        </w:rPr>
        <w:t>链路:传输为电力业务网络切片提供硬管道，保护业务传输不受其他业务影响，保证业务的带宽和时延等。运营商</w:t>
      </w:r>
      <w:proofErr w:type="gramStart"/>
      <w:r>
        <w:rPr>
          <w:rFonts w:ascii="仿宋_GB2312" w:eastAsia="仿宋_GB2312"/>
          <w:sz w:val="24"/>
        </w:rPr>
        <w:t>核心网</w:t>
      </w:r>
      <w:proofErr w:type="gramEnd"/>
      <w:r>
        <w:rPr>
          <w:rFonts w:ascii="仿宋_GB2312" w:eastAsia="仿宋_GB2312"/>
          <w:sz w:val="24"/>
        </w:rPr>
        <w:t>和回传部分的传输通道可以采用备份机制，基于快速主备倒换技术，支持电力业务在主用和备用通道之间无损迁移。</w:t>
      </w:r>
    </w:p>
    <w:p w14:paraId="3AF14E00" w14:textId="77777777" w:rsidR="00B36A14" w:rsidRDefault="00C504D6">
      <w:pPr>
        <w:pStyle w:val="ac"/>
        <w:numPr>
          <w:ilvl w:val="0"/>
          <w:numId w:val="24"/>
        </w:numPr>
        <w:adjustRightInd w:val="0"/>
        <w:snapToGrid w:val="0"/>
        <w:spacing w:line="360" w:lineRule="auto"/>
        <w:ind w:left="0" w:firstLine="480"/>
        <w:rPr>
          <w:rFonts w:ascii="仿宋_GB2312" w:eastAsia="仿宋_GB2312"/>
          <w:sz w:val="24"/>
        </w:rPr>
      </w:pPr>
      <w:r>
        <w:rPr>
          <w:rFonts w:ascii="仿宋_GB2312" w:eastAsia="仿宋_GB2312"/>
          <w:sz w:val="24"/>
        </w:rPr>
        <w:lastRenderedPageBreak/>
        <w:t>故障检测与快速处理:运营商通过部署实时监控技术，针对网络中的多项运行指标进行联合分析，检测不同类别的异常场景，进行故障隔离和快速恢复。</w:t>
      </w:r>
    </w:p>
    <w:p w14:paraId="564A2DBD" w14:textId="77777777" w:rsidR="00B36A14" w:rsidRDefault="00C504D6">
      <w:pPr>
        <w:pStyle w:val="ac"/>
        <w:numPr>
          <w:ilvl w:val="0"/>
          <w:numId w:val="24"/>
        </w:numPr>
        <w:adjustRightInd w:val="0"/>
        <w:snapToGrid w:val="0"/>
        <w:spacing w:line="360" w:lineRule="auto"/>
        <w:ind w:left="0" w:firstLine="480"/>
        <w:rPr>
          <w:rFonts w:ascii="仿宋_GB2312" w:eastAsia="仿宋_GB2312"/>
          <w:sz w:val="24"/>
        </w:rPr>
      </w:pPr>
      <w:r>
        <w:rPr>
          <w:rFonts w:ascii="仿宋_GB2312" w:eastAsia="仿宋_GB2312"/>
          <w:sz w:val="24"/>
        </w:rPr>
        <w:t>接入侧双频组网:运营商可以在基础覆盖能力上进行按需增强，比如采用多个频段进行交叠组网</w:t>
      </w:r>
      <w:r>
        <w:rPr>
          <w:rFonts w:ascii="仿宋_GB2312" w:eastAsia="仿宋_GB2312" w:hint="eastAsia"/>
          <w:sz w:val="24"/>
        </w:rPr>
        <w:t>，</w:t>
      </w:r>
      <w:r>
        <w:rPr>
          <w:rFonts w:ascii="仿宋_GB2312" w:eastAsia="仿宋_GB2312"/>
          <w:sz w:val="24"/>
        </w:rPr>
        <w:t>当某一个频段出现覆盖丢失、极度拥塞的情况时，将电力业务转移到另一个频段上。</w:t>
      </w:r>
    </w:p>
    <w:p w14:paraId="76C9A065" w14:textId="77777777" w:rsidR="00B36A14" w:rsidRDefault="00C504D6">
      <w:pPr>
        <w:pStyle w:val="ac"/>
        <w:numPr>
          <w:ilvl w:val="0"/>
          <w:numId w:val="22"/>
        </w:numPr>
        <w:adjustRightInd w:val="0"/>
        <w:snapToGrid w:val="0"/>
        <w:spacing w:line="360" w:lineRule="auto"/>
        <w:ind w:left="0" w:firstLine="480"/>
        <w:rPr>
          <w:rFonts w:ascii="仿宋_GB2312" w:eastAsia="仿宋_GB2312"/>
          <w:sz w:val="24"/>
        </w:rPr>
      </w:pPr>
      <w:r>
        <w:rPr>
          <w:rFonts w:ascii="仿宋_GB2312" w:eastAsia="仿宋_GB2312" w:hint="eastAsia"/>
          <w:sz w:val="24"/>
        </w:rPr>
        <w:t>基于灵活以太网的切片网络实现无线专网回传网络统一承载生产控制业务和管理业务的应用验证；</w:t>
      </w:r>
    </w:p>
    <w:p w14:paraId="301B42BF" w14:textId="77777777" w:rsidR="00B36A14" w:rsidRDefault="00C504D6">
      <w:pPr>
        <w:pStyle w:val="ac"/>
        <w:adjustRightInd w:val="0"/>
        <w:snapToGrid w:val="0"/>
        <w:spacing w:line="360" w:lineRule="auto"/>
        <w:ind w:firstLine="480"/>
        <w:rPr>
          <w:rFonts w:ascii="仿宋_GB2312" w:eastAsia="仿宋_GB2312"/>
          <w:sz w:val="24"/>
        </w:rPr>
      </w:pPr>
      <w:r>
        <w:rPr>
          <w:rFonts w:ascii="仿宋_GB2312" w:eastAsia="仿宋_GB2312"/>
          <w:sz w:val="24"/>
        </w:rPr>
        <w:t>承载网络的管控系统是运营商</w:t>
      </w:r>
      <w:proofErr w:type="gramStart"/>
      <w:r>
        <w:rPr>
          <w:rFonts w:ascii="仿宋_GB2312" w:eastAsia="仿宋_GB2312"/>
          <w:sz w:val="24"/>
        </w:rPr>
        <w:t>网络网络</w:t>
      </w:r>
      <w:proofErr w:type="gramEnd"/>
      <w:r>
        <w:rPr>
          <w:rFonts w:ascii="仿宋_GB2312" w:eastAsia="仿宋_GB2312"/>
          <w:sz w:val="24"/>
        </w:rPr>
        <w:t>资源服务和运</w:t>
      </w:r>
      <w:proofErr w:type="gramStart"/>
      <w:r>
        <w:rPr>
          <w:rFonts w:ascii="仿宋_GB2312" w:eastAsia="仿宋_GB2312"/>
          <w:sz w:val="24"/>
        </w:rPr>
        <w:t>维能力</w:t>
      </w:r>
      <w:proofErr w:type="gramEnd"/>
      <w:r>
        <w:rPr>
          <w:rFonts w:ascii="仿宋_GB2312" w:eastAsia="仿宋_GB2312"/>
          <w:sz w:val="24"/>
        </w:rPr>
        <w:t>的集中体现，对运营商5G融合业务的发展起着重要支撑作用，是承载网络近两年需持续推动开发、集成和功能完善的系统，主要支持</w:t>
      </w:r>
      <w:proofErr w:type="gramStart"/>
      <w:r>
        <w:rPr>
          <w:rFonts w:ascii="仿宋_GB2312" w:eastAsia="仿宋_GB2312"/>
          <w:sz w:val="24"/>
        </w:rPr>
        <w:t>以下能力</w:t>
      </w:r>
      <w:proofErr w:type="gramEnd"/>
      <w:r>
        <w:rPr>
          <w:rFonts w:ascii="仿宋_GB2312" w:eastAsia="仿宋_GB2312"/>
          <w:sz w:val="24"/>
        </w:rPr>
        <w:t>要求:</w:t>
      </w:r>
    </w:p>
    <w:p w14:paraId="20DC5D33" w14:textId="77777777" w:rsidR="00B36A14" w:rsidRDefault="00C504D6">
      <w:pPr>
        <w:pStyle w:val="ac"/>
        <w:numPr>
          <w:ilvl w:val="0"/>
          <w:numId w:val="25"/>
        </w:numPr>
        <w:adjustRightInd w:val="0"/>
        <w:snapToGrid w:val="0"/>
        <w:spacing w:line="360" w:lineRule="auto"/>
        <w:ind w:left="0" w:firstLine="480"/>
        <w:rPr>
          <w:rFonts w:ascii="仿宋_GB2312" w:eastAsia="仿宋_GB2312"/>
          <w:sz w:val="24"/>
        </w:rPr>
      </w:pPr>
      <w:r>
        <w:rPr>
          <w:rFonts w:ascii="仿宋_GB2312" w:eastAsia="仿宋_GB2312"/>
          <w:sz w:val="24"/>
        </w:rPr>
        <w:t>为实现SDN管控和网络切片全生命周期管理，应支持传统网管系统向管控一体化系统平滑升级和演进;</w:t>
      </w:r>
    </w:p>
    <w:p w14:paraId="40F02FC4" w14:textId="77777777" w:rsidR="00B36A14" w:rsidRDefault="00C504D6">
      <w:pPr>
        <w:pStyle w:val="ac"/>
        <w:numPr>
          <w:ilvl w:val="0"/>
          <w:numId w:val="25"/>
        </w:numPr>
        <w:adjustRightInd w:val="0"/>
        <w:snapToGrid w:val="0"/>
        <w:spacing w:line="360" w:lineRule="auto"/>
        <w:ind w:left="0" w:firstLine="480"/>
        <w:rPr>
          <w:rFonts w:ascii="仿宋_GB2312" w:eastAsia="仿宋_GB2312"/>
          <w:sz w:val="24"/>
        </w:rPr>
      </w:pPr>
      <w:r>
        <w:rPr>
          <w:rFonts w:ascii="仿宋_GB2312" w:eastAsia="仿宋_GB2312"/>
          <w:sz w:val="24"/>
        </w:rPr>
        <w:t>支持开放的北向接口，对外实现面向4G/5G核心网管控系统或上层综合业务编排及OSS系统的网络资源服务能力开放，以及第三方网络资源服务能力的开放;对内实现承载网络的多层多域协同控制、跨域的虚拟网络资源协同</w:t>
      </w:r>
      <w:proofErr w:type="gramStart"/>
      <w:r>
        <w:rPr>
          <w:rFonts w:ascii="仿宋_GB2312" w:eastAsia="仿宋_GB2312"/>
          <w:sz w:val="24"/>
        </w:rPr>
        <w:t>管控及运</w:t>
      </w:r>
      <w:proofErr w:type="gramEnd"/>
      <w:r>
        <w:rPr>
          <w:rFonts w:ascii="仿宋_GB2312" w:eastAsia="仿宋_GB2312"/>
          <w:sz w:val="24"/>
        </w:rPr>
        <w:t>维;</w:t>
      </w:r>
    </w:p>
    <w:p w14:paraId="59653B8F" w14:textId="77777777" w:rsidR="00B36A14" w:rsidRDefault="00C504D6">
      <w:pPr>
        <w:pStyle w:val="ac"/>
        <w:numPr>
          <w:ilvl w:val="0"/>
          <w:numId w:val="25"/>
        </w:numPr>
        <w:adjustRightInd w:val="0"/>
        <w:snapToGrid w:val="0"/>
        <w:spacing w:line="360" w:lineRule="auto"/>
        <w:ind w:left="0" w:firstLine="480"/>
        <w:rPr>
          <w:rFonts w:ascii="仿宋_GB2312" w:eastAsia="仿宋_GB2312"/>
          <w:sz w:val="24"/>
        </w:rPr>
      </w:pPr>
      <w:r>
        <w:rPr>
          <w:rFonts w:ascii="仿宋_GB2312" w:eastAsia="仿宋_GB2312"/>
          <w:sz w:val="24"/>
        </w:rPr>
        <w:t xml:space="preserve">支持基于BGP-LS搜集和更新网络拓扑，支持基于PCEP实现集中路径计算，支持基于 </w:t>
      </w:r>
      <w:proofErr w:type="spellStart"/>
      <w:r>
        <w:rPr>
          <w:rFonts w:ascii="仿宋_GB2312" w:eastAsia="仿宋_GB2312"/>
          <w:sz w:val="24"/>
        </w:rPr>
        <w:t>Netconf+Yang</w:t>
      </w:r>
      <w:proofErr w:type="spellEnd"/>
      <w:r>
        <w:rPr>
          <w:rFonts w:ascii="仿宋_GB2312" w:eastAsia="仿宋_GB2312"/>
          <w:sz w:val="24"/>
        </w:rPr>
        <w:t>实现SDN配置下发和网络状态上报;支持基于Telemetry的带内OAM性能监测实例的批量开通、监测分析和图表呈现能力。通过大数据分析和人工智能技术提升智能化运营和自动化运维能力。</w:t>
      </w:r>
    </w:p>
    <w:p w14:paraId="1BAAB01F" w14:textId="77777777" w:rsidR="00B36A14" w:rsidRDefault="00C504D6">
      <w:pPr>
        <w:pStyle w:val="ac"/>
        <w:numPr>
          <w:ilvl w:val="0"/>
          <w:numId w:val="22"/>
        </w:numPr>
        <w:adjustRightInd w:val="0"/>
        <w:snapToGrid w:val="0"/>
        <w:spacing w:line="360" w:lineRule="auto"/>
        <w:ind w:left="0" w:firstLine="480"/>
        <w:rPr>
          <w:rFonts w:ascii="仿宋_GB2312" w:eastAsia="仿宋_GB2312"/>
          <w:sz w:val="24"/>
        </w:rPr>
      </w:pPr>
      <w:r>
        <w:rPr>
          <w:rFonts w:ascii="仿宋_GB2312" w:eastAsia="仿宋_GB2312" w:hint="eastAsia"/>
          <w:sz w:val="24"/>
        </w:rPr>
        <w:t>包含5G承载网络的端到端5G切片承载电力业务的应用验证</w:t>
      </w:r>
    </w:p>
    <w:p w14:paraId="7E336090"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sz w:val="24"/>
        </w:rPr>
        <w:t>通过搭建真实、复杂的实际网络环境，验证单基站场景下，配网DTU终端之间端到端时延平均在10毫秒以内，5G网络空口授时精度达到300纳秒以内，</w:t>
      </w:r>
      <w:r>
        <w:rPr>
          <w:rFonts w:ascii="仿宋_GB2312" w:eastAsia="仿宋_GB2312" w:hint="eastAsia"/>
          <w:sz w:val="24"/>
        </w:rPr>
        <w:t>是否能够</w:t>
      </w:r>
      <w:r>
        <w:rPr>
          <w:rFonts w:ascii="仿宋_GB2312" w:eastAsia="仿宋_GB2312"/>
          <w:sz w:val="24"/>
        </w:rPr>
        <w:t>满足智能分布式配网差动保护等电网控制类业务的</w:t>
      </w:r>
      <w:proofErr w:type="gramStart"/>
      <w:r w:rsidRPr="00C1760E">
        <w:rPr>
          <w:rFonts w:ascii="仿宋_GB2312" w:eastAsia="仿宋_GB2312"/>
          <w:sz w:val="24"/>
          <w:highlight w:val="yellow"/>
        </w:rPr>
        <w:t>毫秒级低时延</w:t>
      </w:r>
      <w:proofErr w:type="gramEnd"/>
      <w:r w:rsidRPr="00C1760E">
        <w:rPr>
          <w:rFonts w:ascii="仿宋_GB2312" w:eastAsia="仿宋_GB2312"/>
          <w:sz w:val="24"/>
          <w:highlight w:val="yellow"/>
        </w:rPr>
        <w:t>通信、</w:t>
      </w:r>
      <w:proofErr w:type="gramStart"/>
      <w:r w:rsidRPr="00C1760E">
        <w:rPr>
          <w:rFonts w:ascii="仿宋_GB2312" w:eastAsia="仿宋_GB2312"/>
          <w:sz w:val="24"/>
          <w:highlight w:val="yellow"/>
        </w:rPr>
        <w:t>微秒级</w:t>
      </w:r>
      <w:proofErr w:type="gramEnd"/>
      <w:r w:rsidRPr="00C1760E">
        <w:rPr>
          <w:rFonts w:ascii="仿宋_GB2312" w:eastAsia="仿宋_GB2312"/>
          <w:sz w:val="24"/>
          <w:highlight w:val="yellow"/>
        </w:rPr>
        <w:t>高精度授时等需求</w:t>
      </w:r>
      <w:bookmarkStart w:id="62" w:name="_GoBack"/>
      <w:bookmarkEnd w:id="62"/>
      <w:r>
        <w:rPr>
          <w:rFonts w:ascii="仿宋_GB2312" w:eastAsia="仿宋_GB2312"/>
          <w:sz w:val="24"/>
        </w:rPr>
        <w:t>。</w:t>
      </w:r>
    </w:p>
    <w:p w14:paraId="140C6336" w14:textId="77777777" w:rsidR="00B36A14" w:rsidRDefault="00C504D6">
      <w:pPr>
        <w:pStyle w:val="20"/>
        <w:numPr>
          <w:ilvl w:val="1"/>
          <w:numId w:val="1"/>
        </w:numPr>
      </w:pPr>
      <w:r>
        <w:rPr>
          <w:rFonts w:hint="eastAsia"/>
        </w:rPr>
        <w:t>理论研究和试验内容与项目总目标的因果关系</w:t>
      </w:r>
    </w:p>
    <w:p w14:paraId="3A46BB80" w14:textId="77777777" w:rsidR="00B36A14" w:rsidRDefault="00C504D6">
      <w:pPr>
        <w:adjustRightInd w:val="0"/>
        <w:snapToGrid w:val="0"/>
        <w:spacing w:line="360" w:lineRule="auto"/>
        <w:ind w:firstLineChars="200" w:firstLine="480"/>
        <w:rPr>
          <w:rFonts w:eastAsia="仿宋_GB2312"/>
          <w:sz w:val="24"/>
        </w:rPr>
      </w:pPr>
      <w:r>
        <w:rPr>
          <w:rFonts w:eastAsia="仿宋_GB2312" w:hint="eastAsia"/>
          <w:sz w:val="24"/>
        </w:rPr>
        <w:t>本项目研究内容所涵盖的</w:t>
      </w:r>
      <w:r>
        <w:rPr>
          <w:rFonts w:eastAsia="仿宋_GB2312" w:hint="eastAsia"/>
          <w:sz w:val="24"/>
        </w:rPr>
        <w:t>4</w:t>
      </w:r>
      <w:r>
        <w:rPr>
          <w:rFonts w:eastAsia="仿宋_GB2312" w:hint="eastAsia"/>
          <w:sz w:val="24"/>
        </w:rPr>
        <w:t>个子课题，分别从网络框架、组网技术、运行控制、应用验证</w:t>
      </w:r>
      <w:r>
        <w:rPr>
          <w:rFonts w:eastAsia="仿宋_GB2312" w:hint="eastAsia"/>
          <w:sz w:val="24"/>
        </w:rPr>
        <w:t>4</w:t>
      </w:r>
      <w:r>
        <w:rPr>
          <w:rFonts w:eastAsia="仿宋_GB2312" w:hint="eastAsia"/>
          <w:sz w:val="24"/>
        </w:rPr>
        <w:t>个角度，按照从理论到实践、从系统到应用、从设计到验证的逻辑顺序，逐步实现本课题的总体目标。</w:t>
      </w:r>
    </w:p>
    <w:p w14:paraId="4693EFC5"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研究内容1研究适用于电力业务的基于灵活以太网技术的切片网络框架和研究内容2研究基于电力典型业务场景的灵活以太网组网技术及控制策略研究，为本项目的基础研究内容，为后面的研究内容3和研究内容4奠定基础。研究内容3研究基于电力典型业务场</w:t>
      </w:r>
      <w:r>
        <w:rPr>
          <w:rFonts w:ascii="仿宋_GB2312" w:eastAsia="仿宋_GB2312" w:hint="eastAsia"/>
          <w:sz w:val="24"/>
        </w:rPr>
        <w:lastRenderedPageBreak/>
        <w:t>景的灵活以太网控制及运行技术，是在前两项基础研究基础上开展的研究，并最终完成项目目标的研究，同时为研究内容4提供理论参考。研究内容4基于电力典型业务场景的灵活以太网技术应用验证，在前面的理论研究基础上进行特殊电力典型业务场景下以太网技术的验证，验证项目目标完成情况。</w:t>
      </w:r>
    </w:p>
    <w:p w14:paraId="34624357"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在课题的开展中，以及本课题通过科研鉴定、成果验收而标志着项目结束后的一定时期内，涉及到本课题的科研成果而进行的专利申请、论文发表必须经项目负责人批准，联合双方单位同意后，方可进行。任何个人、包括课题组成员和各方联合单位人员，不得以任何形式和任何理由对课题成果进行发布、转让，更不能从事有商业行为的泄密或兜售，否则视为违约行为，课题组可以追究其法律责任。</w:t>
      </w:r>
    </w:p>
    <w:p w14:paraId="38BE343A"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课题组将按照承担课题关键技术的工作量、课题将取得的预期成果等来确定双方对科研成果的享用情况和权益分配。</w:t>
      </w:r>
    </w:p>
    <w:p w14:paraId="73E663D1" w14:textId="77777777" w:rsidR="00B36A14" w:rsidRDefault="00C504D6">
      <w:pPr>
        <w:pStyle w:val="1"/>
      </w:pPr>
      <w:r>
        <w:rPr>
          <w:rFonts w:hint="eastAsia"/>
        </w:rPr>
        <w:t>预期目标和成果形式</w:t>
      </w:r>
    </w:p>
    <w:p w14:paraId="68904574" w14:textId="77777777" w:rsidR="00B36A14" w:rsidRDefault="00C504D6">
      <w:pPr>
        <w:pStyle w:val="20"/>
        <w:numPr>
          <w:ilvl w:val="1"/>
          <w:numId w:val="1"/>
        </w:numPr>
      </w:pPr>
      <w:r>
        <w:rPr>
          <w:rFonts w:hint="eastAsia"/>
        </w:rPr>
        <w:t>总体目标</w:t>
      </w:r>
    </w:p>
    <w:p w14:paraId="01C56F27" w14:textId="77777777" w:rsidR="00B36A14" w:rsidRDefault="00C504D6">
      <w:pPr>
        <w:adjustRightInd w:val="0"/>
        <w:snapToGrid w:val="0"/>
        <w:spacing w:line="360" w:lineRule="auto"/>
        <w:ind w:firstLineChars="236" w:firstLine="566"/>
        <w:jc w:val="left"/>
        <w:rPr>
          <w:rFonts w:ascii="仿宋_GB2312" w:eastAsia="仿宋_GB2312"/>
          <w:sz w:val="24"/>
        </w:rPr>
      </w:pPr>
      <w:r>
        <w:rPr>
          <w:rFonts w:ascii="仿宋_GB2312" w:eastAsia="仿宋_GB2312" w:hint="eastAsia"/>
          <w:sz w:val="24"/>
        </w:rPr>
        <w:t>项目的预期目标是实现“适用于电力业务的灵活以太网（</w:t>
      </w:r>
      <w:proofErr w:type="spellStart"/>
      <w:r>
        <w:rPr>
          <w:rFonts w:ascii="仿宋_GB2312" w:eastAsia="仿宋_GB2312" w:hint="eastAsia"/>
          <w:sz w:val="24"/>
        </w:rPr>
        <w:t>FlexE</w:t>
      </w:r>
      <w:proofErr w:type="spellEnd"/>
      <w:r>
        <w:rPr>
          <w:rFonts w:ascii="仿宋_GB2312" w:eastAsia="仿宋_GB2312" w:hint="eastAsia"/>
          <w:sz w:val="24"/>
        </w:rPr>
        <w:t>）技术研究”，并针对课题总目标，完成以下子研究任务：</w:t>
      </w:r>
    </w:p>
    <w:p w14:paraId="0E45CFE3" w14:textId="77777777" w:rsidR="00B36A14" w:rsidRDefault="00C504D6">
      <w:pPr>
        <w:pStyle w:val="ac"/>
        <w:numPr>
          <w:ilvl w:val="0"/>
          <w:numId w:val="26"/>
        </w:numPr>
        <w:adjustRightInd w:val="0"/>
        <w:snapToGrid w:val="0"/>
        <w:spacing w:line="360" w:lineRule="auto"/>
        <w:ind w:left="0" w:firstLineChars="236" w:firstLine="566"/>
        <w:jc w:val="left"/>
        <w:rPr>
          <w:rFonts w:ascii="仿宋_GB2312" w:eastAsia="仿宋_GB2312"/>
          <w:sz w:val="24"/>
        </w:rPr>
      </w:pPr>
      <w:r>
        <w:rPr>
          <w:rFonts w:ascii="仿宋_GB2312" w:eastAsia="仿宋_GB2312" w:hint="eastAsia"/>
          <w:sz w:val="24"/>
        </w:rPr>
        <w:t>切片网络框架研究</w:t>
      </w:r>
    </w:p>
    <w:p w14:paraId="2744EB18" w14:textId="77777777" w:rsidR="00B36A14" w:rsidRDefault="00C504D6">
      <w:pPr>
        <w:pStyle w:val="ac"/>
        <w:numPr>
          <w:ilvl w:val="0"/>
          <w:numId w:val="26"/>
        </w:numPr>
        <w:adjustRightInd w:val="0"/>
        <w:snapToGrid w:val="0"/>
        <w:spacing w:line="360" w:lineRule="auto"/>
        <w:ind w:left="0" w:firstLineChars="236" w:firstLine="566"/>
        <w:jc w:val="left"/>
        <w:rPr>
          <w:rFonts w:ascii="仿宋_GB2312" w:eastAsia="仿宋_GB2312"/>
          <w:sz w:val="24"/>
        </w:rPr>
      </w:pPr>
      <w:r>
        <w:rPr>
          <w:rFonts w:ascii="仿宋_GB2312" w:eastAsia="仿宋_GB2312" w:hint="eastAsia"/>
          <w:sz w:val="24"/>
        </w:rPr>
        <w:t>组网技术及控制策略研究</w:t>
      </w:r>
    </w:p>
    <w:p w14:paraId="19FBC7F8" w14:textId="77777777" w:rsidR="00B36A14" w:rsidRDefault="00C504D6">
      <w:pPr>
        <w:pStyle w:val="ac"/>
        <w:numPr>
          <w:ilvl w:val="0"/>
          <w:numId w:val="26"/>
        </w:numPr>
        <w:adjustRightInd w:val="0"/>
        <w:snapToGrid w:val="0"/>
        <w:spacing w:line="360" w:lineRule="auto"/>
        <w:ind w:left="0" w:firstLineChars="236" w:firstLine="566"/>
        <w:jc w:val="left"/>
        <w:rPr>
          <w:rFonts w:ascii="仿宋_GB2312" w:eastAsia="仿宋_GB2312"/>
          <w:sz w:val="24"/>
        </w:rPr>
      </w:pPr>
      <w:r>
        <w:rPr>
          <w:rFonts w:ascii="仿宋_GB2312" w:eastAsia="仿宋_GB2312" w:hint="eastAsia"/>
          <w:sz w:val="24"/>
        </w:rPr>
        <w:t>控制及运行技术研究</w:t>
      </w:r>
    </w:p>
    <w:p w14:paraId="6B333D2C" w14:textId="77777777" w:rsidR="00B36A14" w:rsidRDefault="00C504D6">
      <w:pPr>
        <w:pStyle w:val="ac"/>
        <w:numPr>
          <w:ilvl w:val="0"/>
          <w:numId w:val="26"/>
        </w:numPr>
        <w:adjustRightInd w:val="0"/>
        <w:snapToGrid w:val="0"/>
        <w:spacing w:line="360" w:lineRule="auto"/>
        <w:ind w:left="0" w:firstLineChars="236" w:firstLine="566"/>
        <w:jc w:val="left"/>
        <w:rPr>
          <w:rFonts w:ascii="仿宋_GB2312" w:eastAsia="仿宋_GB2312"/>
          <w:sz w:val="24"/>
          <w:szCs w:val="24"/>
        </w:rPr>
      </w:pPr>
      <w:r>
        <w:rPr>
          <w:rFonts w:ascii="仿宋_GB2312" w:eastAsia="仿宋_GB2312" w:hint="eastAsia"/>
          <w:sz w:val="24"/>
        </w:rPr>
        <w:t>应用及验证研究</w:t>
      </w:r>
    </w:p>
    <w:p w14:paraId="27BEB726" w14:textId="77777777" w:rsidR="00B36A14" w:rsidRDefault="00C504D6">
      <w:pPr>
        <w:pStyle w:val="20"/>
        <w:numPr>
          <w:ilvl w:val="1"/>
          <w:numId w:val="1"/>
        </w:numPr>
      </w:pPr>
      <w:bookmarkStart w:id="63" w:name="_Toc42702812"/>
      <w:r>
        <w:rPr>
          <w:rFonts w:hint="eastAsia"/>
        </w:rPr>
        <w:t>成果形式</w:t>
      </w:r>
      <w:bookmarkEnd w:id="63"/>
    </w:p>
    <w:p w14:paraId="5A84F183" w14:textId="77777777" w:rsidR="00B36A14" w:rsidRDefault="00C504D6">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依据任务书的要求，本项目总体的成果要求包括撰写研究报告2篇，发表/录用三大检索或核心期刊论文3篇，申请发明专利4项，提出1项灵活以太网技术在电力典型业务场景中应用的技术标准初稿，具体研究内容成果指标如下：</w:t>
      </w:r>
    </w:p>
    <w:p w14:paraId="39321E15"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表5</w:t>
      </w:r>
      <w:r>
        <w:rPr>
          <w:rFonts w:ascii="仿宋_GB2312" w:eastAsia="仿宋_GB2312"/>
          <w:sz w:val="24"/>
        </w:rPr>
        <w:t xml:space="preserve">-1 </w:t>
      </w:r>
      <w:r>
        <w:rPr>
          <w:rFonts w:ascii="仿宋_GB2312" w:eastAsia="仿宋_GB2312" w:hint="eastAsia"/>
          <w:sz w:val="24"/>
        </w:rPr>
        <w:t>研究内容成果指标</w:t>
      </w:r>
    </w:p>
    <w:tbl>
      <w:tblPr>
        <w:tblStyle w:val="ab"/>
        <w:tblW w:w="7792" w:type="dxa"/>
        <w:jc w:val="center"/>
        <w:tblLayout w:type="fixed"/>
        <w:tblLook w:val="04A0" w:firstRow="1" w:lastRow="0" w:firstColumn="1" w:lastColumn="0" w:noHBand="0" w:noVBand="1"/>
      </w:tblPr>
      <w:tblGrid>
        <w:gridCol w:w="3115"/>
        <w:gridCol w:w="4677"/>
      </w:tblGrid>
      <w:tr w:rsidR="00B36A14" w14:paraId="5E8DE059" w14:textId="77777777">
        <w:trPr>
          <w:jc w:val="center"/>
        </w:trPr>
        <w:tc>
          <w:tcPr>
            <w:tcW w:w="3115" w:type="dxa"/>
            <w:shd w:val="clear" w:color="auto" w:fill="BFBFBF" w:themeFill="background1" w:themeFillShade="BF"/>
          </w:tcPr>
          <w:p w14:paraId="52B8F042"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研究内容</w:t>
            </w:r>
          </w:p>
        </w:tc>
        <w:tc>
          <w:tcPr>
            <w:tcW w:w="4677" w:type="dxa"/>
            <w:shd w:val="clear" w:color="auto" w:fill="BFBFBF" w:themeFill="background1" w:themeFillShade="BF"/>
          </w:tcPr>
          <w:p w14:paraId="1BE5EBA5"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指标</w:t>
            </w:r>
          </w:p>
        </w:tc>
      </w:tr>
      <w:tr w:rsidR="00B36A14" w14:paraId="3B094523" w14:textId="77777777">
        <w:trPr>
          <w:jc w:val="center"/>
        </w:trPr>
        <w:tc>
          <w:tcPr>
            <w:tcW w:w="3115" w:type="dxa"/>
          </w:tcPr>
          <w:p w14:paraId="03E49425" w14:textId="77777777" w:rsidR="00B36A14" w:rsidRDefault="00C504D6">
            <w:pPr>
              <w:adjustRightInd w:val="0"/>
              <w:snapToGrid w:val="0"/>
              <w:spacing w:line="360" w:lineRule="auto"/>
              <w:rPr>
                <w:rFonts w:ascii="仿宋_GB2312" w:eastAsia="仿宋_GB2312"/>
                <w:sz w:val="24"/>
              </w:rPr>
            </w:pPr>
            <w:r>
              <w:rPr>
                <w:rFonts w:ascii="仿宋_GB2312" w:eastAsia="仿宋_GB2312" w:hint="eastAsia"/>
                <w:sz w:val="24"/>
              </w:rPr>
              <w:t>研究内容1：灵活以太网理论及机理网络框架研究</w:t>
            </w:r>
          </w:p>
        </w:tc>
        <w:tc>
          <w:tcPr>
            <w:tcW w:w="4677" w:type="dxa"/>
            <w:vMerge w:val="restart"/>
          </w:tcPr>
          <w:p w14:paraId="731412CD" w14:textId="77777777" w:rsidR="00B36A14" w:rsidRDefault="00C504D6">
            <w:pPr>
              <w:pStyle w:val="ac"/>
              <w:numPr>
                <w:ilvl w:val="3"/>
                <w:numId w:val="27"/>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提交《适应于电力的灵活以太网理论及机理网络框架及关键技术》技术报告；</w:t>
            </w:r>
          </w:p>
          <w:p w14:paraId="642227A0" w14:textId="77777777" w:rsidR="00B36A14" w:rsidRDefault="00C504D6">
            <w:pPr>
              <w:pStyle w:val="ac"/>
              <w:numPr>
                <w:ilvl w:val="3"/>
                <w:numId w:val="27"/>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提交《基于电力典型业务场景的灵活以太网的网络切片技术应用验证》技术报</w:t>
            </w:r>
            <w:r>
              <w:rPr>
                <w:rFonts w:ascii="仿宋_GB2312" w:eastAsia="仿宋_GB2312" w:hint="eastAsia"/>
                <w:sz w:val="24"/>
                <w:szCs w:val="24"/>
              </w:rPr>
              <w:lastRenderedPageBreak/>
              <w:t>告</w:t>
            </w:r>
          </w:p>
          <w:p w14:paraId="0D57075C" w14:textId="77777777" w:rsidR="00B36A14" w:rsidRDefault="00C504D6">
            <w:pPr>
              <w:pStyle w:val="ac"/>
              <w:numPr>
                <w:ilvl w:val="3"/>
                <w:numId w:val="27"/>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申请发明专利4项；</w:t>
            </w:r>
          </w:p>
          <w:p w14:paraId="5EC20CEB" w14:textId="77777777" w:rsidR="00B36A14" w:rsidRDefault="00C504D6">
            <w:pPr>
              <w:pStyle w:val="ac"/>
              <w:numPr>
                <w:ilvl w:val="3"/>
                <w:numId w:val="27"/>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发表/录用三大检索或核心期刊论文3篇；</w:t>
            </w:r>
          </w:p>
          <w:p w14:paraId="55766B90" w14:textId="77777777" w:rsidR="00B36A14" w:rsidRDefault="00C504D6">
            <w:pPr>
              <w:pStyle w:val="ac"/>
              <w:numPr>
                <w:ilvl w:val="3"/>
                <w:numId w:val="27"/>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提出1项灵活以太网技术在电力典型业务场景中应用的技术标准初稿。</w:t>
            </w:r>
          </w:p>
        </w:tc>
      </w:tr>
      <w:tr w:rsidR="00B36A14" w14:paraId="4BE1AFD1" w14:textId="77777777">
        <w:trPr>
          <w:jc w:val="center"/>
        </w:trPr>
        <w:tc>
          <w:tcPr>
            <w:tcW w:w="3115" w:type="dxa"/>
          </w:tcPr>
          <w:p w14:paraId="6DAE10AD" w14:textId="77777777" w:rsidR="00B36A14" w:rsidRDefault="00C504D6">
            <w:pPr>
              <w:adjustRightInd w:val="0"/>
              <w:snapToGrid w:val="0"/>
              <w:spacing w:line="360" w:lineRule="auto"/>
              <w:rPr>
                <w:rFonts w:ascii="仿宋_GB2312" w:eastAsia="仿宋_GB2312"/>
                <w:sz w:val="24"/>
              </w:rPr>
            </w:pPr>
            <w:r>
              <w:rPr>
                <w:rFonts w:ascii="仿宋_GB2312" w:eastAsia="仿宋_GB2312" w:hint="eastAsia"/>
                <w:sz w:val="24"/>
              </w:rPr>
              <w:t>研究内容2：基于灵活以太网的网络切片技术研究</w:t>
            </w:r>
          </w:p>
        </w:tc>
        <w:tc>
          <w:tcPr>
            <w:tcW w:w="4677" w:type="dxa"/>
            <w:vMerge/>
          </w:tcPr>
          <w:p w14:paraId="49C2A932" w14:textId="77777777" w:rsidR="00B36A14" w:rsidRDefault="00B36A14">
            <w:pPr>
              <w:pStyle w:val="ac"/>
              <w:numPr>
                <w:ilvl w:val="0"/>
                <w:numId w:val="28"/>
              </w:numPr>
              <w:adjustRightInd w:val="0"/>
              <w:snapToGrid w:val="0"/>
              <w:spacing w:line="360" w:lineRule="auto"/>
              <w:ind w:firstLineChars="0"/>
              <w:rPr>
                <w:rFonts w:ascii="仿宋_GB2312" w:eastAsia="仿宋_GB2312"/>
                <w:sz w:val="24"/>
                <w:szCs w:val="24"/>
              </w:rPr>
            </w:pPr>
          </w:p>
        </w:tc>
      </w:tr>
      <w:tr w:rsidR="00B36A14" w14:paraId="3C9A90EF" w14:textId="77777777">
        <w:trPr>
          <w:jc w:val="center"/>
        </w:trPr>
        <w:tc>
          <w:tcPr>
            <w:tcW w:w="3115" w:type="dxa"/>
          </w:tcPr>
          <w:p w14:paraId="2C22B7CC" w14:textId="77777777" w:rsidR="00B36A14" w:rsidRDefault="00C504D6">
            <w:pPr>
              <w:adjustRightInd w:val="0"/>
              <w:snapToGrid w:val="0"/>
              <w:spacing w:line="360" w:lineRule="auto"/>
              <w:rPr>
                <w:rFonts w:ascii="仿宋_GB2312" w:eastAsia="仿宋_GB2312"/>
                <w:sz w:val="24"/>
              </w:rPr>
            </w:pPr>
            <w:r>
              <w:rPr>
                <w:rFonts w:ascii="仿宋_GB2312" w:eastAsia="仿宋_GB2312" w:hint="eastAsia"/>
                <w:sz w:val="24"/>
              </w:rPr>
              <w:lastRenderedPageBreak/>
              <w:t>研究内容3：</w:t>
            </w:r>
            <w:r>
              <w:rPr>
                <w:rFonts w:ascii="仿宋_GB2312" w:eastAsia="仿宋_GB2312" w:hAnsi="宋体" w:hint="eastAsia"/>
                <w:sz w:val="24"/>
              </w:rPr>
              <w:t>基于灵活以太网的网络切片控制及运行技术研究</w:t>
            </w:r>
          </w:p>
        </w:tc>
        <w:tc>
          <w:tcPr>
            <w:tcW w:w="4677" w:type="dxa"/>
            <w:vMerge/>
          </w:tcPr>
          <w:p w14:paraId="4AF1E2E7" w14:textId="77777777" w:rsidR="00B36A14" w:rsidRDefault="00B36A14">
            <w:pPr>
              <w:pStyle w:val="ac"/>
              <w:numPr>
                <w:ilvl w:val="0"/>
                <w:numId w:val="28"/>
              </w:numPr>
              <w:adjustRightInd w:val="0"/>
              <w:snapToGrid w:val="0"/>
              <w:spacing w:line="360" w:lineRule="auto"/>
              <w:ind w:firstLineChars="0"/>
              <w:rPr>
                <w:rFonts w:ascii="仿宋_GB2312" w:eastAsia="仿宋_GB2312"/>
                <w:sz w:val="24"/>
                <w:szCs w:val="24"/>
              </w:rPr>
            </w:pPr>
          </w:p>
        </w:tc>
      </w:tr>
      <w:tr w:rsidR="00B36A14" w14:paraId="5DB03228" w14:textId="77777777">
        <w:trPr>
          <w:jc w:val="center"/>
        </w:trPr>
        <w:tc>
          <w:tcPr>
            <w:tcW w:w="3115" w:type="dxa"/>
          </w:tcPr>
          <w:p w14:paraId="10B6F293" w14:textId="77777777" w:rsidR="00B36A14" w:rsidRDefault="00C504D6">
            <w:pPr>
              <w:adjustRightInd w:val="0"/>
              <w:snapToGrid w:val="0"/>
              <w:spacing w:line="360" w:lineRule="auto"/>
              <w:rPr>
                <w:rFonts w:ascii="仿宋_GB2312" w:eastAsia="仿宋_GB2312"/>
                <w:sz w:val="24"/>
              </w:rPr>
            </w:pPr>
            <w:r>
              <w:rPr>
                <w:rFonts w:ascii="仿宋_GB2312" w:eastAsia="仿宋_GB2312" w:hint="eastAsia"/>
                <w:sz w:val="24"/>
              </w:rPr>
              <w:lastRenderedPageBreak/>
              <w:t>研究内容4：</w:t>
            </w:r>
            <w:r>
              <w:rPr>
                <w:rFonts w:ascii="仿宋_GB2312" w:eastAsia="仿宋_GB2312" w:hAnsi="宋体" w:hint="eastAsia"/>
                <w:color w:val="000000"/>
                <w:sz w:val="24"/>
              </w:rPr>
              <w:t>基于灵活以太网的网络切片技术应用验证</w:t>
            </w:r>
          </w:p>
        </w:tc>
        <w:tc>
          <w:tcPr>
            <w:tcW w:w="4677" w:type="dxa"/>
            <w:vMerge/>
          </w:tcPr>
          <w:p w14:paraId="5584AB65" w14:textId="77777777" w:rsidR="00B36A14" w:rsidRDefault="00B36A14">
            <w:pPr>
              <w:pStyle w:val="ac"/>
              <w:numPr>
                <w:ilvl w:val="0"/>
                <w:numId w:val="28"/>
              </w:numPr>
              <w:adjustRightInd w:val="0"/>
              <w:snapToGrid w:val="0"/>
              <w:spacing w:line="360" w:lineRule="auto"/>
              <w:ind w:firstLineChars="0"/>
              <w:rPr>
                <w:rFonts w:ascii="仿宋_GB2312" w:eastAsia="仿宋_GB2312"/>
                <w:sz w:val="24"/>
                <w:szCs w:val="24"/>
              </w:rPr>
            </w:pPr>
          </w:p>
        </w:tc>
      </w:tr>
    </w:tbl>
    <w:p w14:paraId="4B811B05" w14:textId="77777777" w:rsidR="00B36A14" w:rsidRDefault="00B36A14">
      <w:pPr>
        <w:adjustRightInd w:val="0"/>
        <w:snapToGrid w:val="0"/>
        <w:spacing w:line="360" w:lineRule="auto"/>
        <w:jc w:val="left"/>
        <w:rPr>
          <w:rFonts w:ascii="仿宋_GB2312" w:eastAsia="仿宋_GB2312"/>
          <w:sz w:val="24"/>
        </w:rPr>
      </w:pPr>
    </w:p>
    <w:p w14:paraId="32F67DA3" w14:textId="77777777" w:rsidR="00B36A14" w:rsidRDefault="00C504D6">
      <w:pPr>
        <w:pStyle w:val="20"/>
        <w:numPr>
          <w:ilvl w:val="1"/>
          <w:numId w:val="1"/>
        </w:numPr>
      </w:pPr>
      <w:r>
        <w:t>成果的预期应用和转化前景</w:t>
      </w:r>
    </w:p>
    <w:p w14:paraId="353EA27E" w14:textId="77777777" w:rsidR="00B36A14" w:rsidRDefault="00C504D6">
      <w:pPr>
        <w:adjustRightInd w:val="0"/>
        <w:snapToGrid w:val="0"/>
        <w:spacing w:line="360" w:lineRule="auto"/>
        <w:ind w:leftChars="-8" w:left="-17" w:firstLineChars="204" w:firstLine="490"/>
        <w:jc w:val="left"/>
        <w:rPr>
          <w:rFonts w:ascii="仿宋_GB2312" w:eastAsia="仿宋_GB2312"/>
          <w:sz w:val="24"/>
        </w:rPr>
      </w:pPr>
      <w:r>
        <w:rPr>
          <w:rFonts w:ascii="仿宋_GB2312" w:eastAsia="仿宋_GB2312" w:hint="eastAsia"/>
          <w:sz w:val="24"/>
        </w:rPr>
        <w:t>本项目研究成果的预期应用和转化前景，包括以下内容：</w:t>
      </w:r>
    </w:p>
    <w:p w14:paraId="3EEC922B" w14:textId="77777777" w:rsidR="00B36A14" w:rsidRDefault="00C504D6">
      <w:pPr>
        <w:pStyle w:val="ac"/>
        <w:numPr>
          <w:ilvl w:val="0"/>
          <w:numId w:val="29"/>
        </w:numPr>
        <w:adjustRightInd w:val="0"/>
        <w:snapToGrid w:val="0"/>
        <w:spacing w:line="360" w:lineRule="auto"/>
        <w:ind w:leftChars="-8" w:left="-17" w:firstLineChars="204" w:firstLine="490"/>
        <w:jc w:val="left"/>
        <w:rPr>
          <w:rFonts w:ascii="仿宋_GB2312" w:eastAsia="仿宋_GB2312"/>
          <w:sz w:val="24"/>
        </w:rPr>
      </w:pPr>
      <w:r>
        <w:rPr>
          <w:rFonts w:ascii="仿宋_GB2312" w:eastAsia="仿宋_GB2312" w:hint="eastAsia"/>
          <w:sz w:val="24"/>
        </w:rPr>
        <w:t>基于灵活以太网，实现符合电力典型业务场景的网络框架、组网技术、控制策略、以及应用验证；基于项目成果，可实现电力典型业务的端到</w:t>
      </w:r>
      <w:proofErr w:type="gramStart"/>
      <w:r>
        <w:rPr>
          <w:rFonts w:ascii="仿宋_GB2312" w:eastAsia="仿宋_GB2312" w:hint="eastAsia"/>
          <w:sz w:val="24"/>
        </w:rPr>
        <w:t>端安</w:t>
      </w:r>
      <w:proofErr w:type="gramEnd"/>
      <w:r>
        <w:rPr>
          <w:rFonts w:ascii="仿宋_GB2312" w:eastAsia="仿宋_GB2312" w:hint="eastAsia"/>
          <w:sz w:val="24"/>
        </w:rPr>
        <w:t>全隔离、超低时延，超高可靠性要求。</w:t>
      </w:r>
    </w:p>
    <w:p w14:paraId="14B03FA9" w14:textId="77777777" w:rsidR="00B36A14" w:rsidRDefault="00C504D6">
      <w:pPr>
        <w:pStyle w:val="ac"/>
        <w:numPr>
          <w:ilvl w:val="0"/>
          <w:numId w:val="29"/>
        </w:numPr>
        <w:adjustRightInd w:val="0"/>
        <w:snapToGrid w:val="0"/>
        <w:spacing w:line="360" w:lineRule="auto"/>
        <w:ind w:leftChars="-8" w:left="-17" w:firstLineChars="204" w:firstLine="490"/>
        <w:jc w:val="left"/>
        <w:rPr>
          <w:rFonts w:ascii="仿宋_GB2312" w:eastAsia="仿宋_GB2312"/>
          <w:sz w:val="24"/>
        </w:rPr>
      </w:pPr>
      <w:r>
        <w:rPr>
          <w:rFonts w:ascii="仿宋_GB2312" w:eastAsia="仿宋_GB2312" w:hint="eastAsia"/>
          <w:sz w:val="24"/>
        </w:rPr>
        <w:t>为基于灵活以太网的切片网络设计实现符合电力典型业务场景的切片网络的编排和切片策略；研究成果的编排和切片策略，既可以在电力无线专网的建设过程中实现网络性能的提升，也可以在租用运营商</w:t>
      </w:r>
      <w:r>
        <w:rPr>
          <w:rFonts w:ascii="仿宋_GB2312" w:eastAsia="仿宋_GB2312"/>
          <w:sz w:val="24"/>
        </w:rPr>
        <w:t>5G</w:t>
      </w:r>
      <w:r>
        <w:rPr>
          <w:rFonts w:ascii="仿宋_GB2312" w:eastAsia="仿宋_GB2312" w:hint="eastAsia"/>
          <w:sz w:val="24"/>
        </w:rPr>
        <w:t>电力切片网络的过程中，实现对运营</w:t>
      </w:r>
      <w:proofErr w:type="gramStart"/>
      <w:r>
        <w:rPr>
          <w:rFonts w:ascii="仿宋_GB2312" w:eastAsia="仿宋_GB2312" w:hint="eastAsia"/>
          <w:sz w:val="24"/>
        </w:rPr>
        <w:t>商服务</w:t>
      </w:r>
      <w:proofErr w:type="gramEnd"/>
      <w:r>
        <w:rPr>
          <w:rFonts w:ascii="仿宋_GB2312" w:eastAsia="仿宋_GB2312"/>
          <w:sz w:val="24"/>
        </w:rPr>
        <w:t>SLA</w:t>
      </w:r>
      <w:r>
        <w:rPr>
          <w:rFonts w:ascii="仿宋_GB2312" w:eastAsia="仿宋_GB2312" w:hint="eastAsia"/>
          <w:sz w:val="24"/>
        </w:rPr>
        <w:t>的定制和优化。</w:t>
      </w:r>
    </w:p>
    <w:p w14:paraId="4886E72C" w14:textId="77777777" w:rsidR="00B36A14" w:rsidRDefault="00C504D6">
      <w:pPr>
        <w:pStyle w:val="ac"/>
        <w:numPr>
          <w:ilvl w:val="0"/>
          <w:numId w:val="29"/>
        </w:numPr>
        <w:adjustRightInd w:val="0"/>
        <w:snapToGrid w:val="0"/>
        <w:spacing w:line="360" w:lineRule="auto"/>
        <w:ind w:leftChars="-8" w:left="-17" w:firstLineChars="204" w:firstLine="490"/>
        <w:jc w:val="left"/>
        <w:rPr>
          <w:rFonts w:ascii="仿宋_GB2312" w:eastAsia="仿宋_GB2312"/>
          <w:sz w:val="24"/>
          <w:szCs w:val="24"/>
        </w:rPr>
      </w:pPr>
      <w:r>
        <w:rPr>
          <w:rFonts w:ascii="仿宋_GB2312" w:eastAsia="仿宋_GB2312" w:hint="eastAsia"/>
          <w:sz w:val="24"/>
        </w:rPr>
        <w:t>对灵活以太网的切片网络对电力保护业务确定性时延、高可靠的要求完成验证；实现对电力典型业务场景，如保护业务专线、无线专网</w:t>
      </w:r>
      <w:proofErr w:type="gramStart"/>
      <w:r>
        <w:rPr>
          <w:rFonts w:ascii="仿宋_GB2312" w:eastAsia="仿宋_GB2312" w:hint="eastAsia"/>
          <w:sz w:val="24"/>
        </w:rPr>
        <w:t>回传网</w:t>
      </w:r>
      <w:proofErr w:type="gramEnd"/>
      <w:r>
        <w:rPr>
          <w:rFonts w:ascii="仿宋_GB2312" w:eastAsia="仿宋_GB2312" w:hint="eastAsia"/>
          <w:sz w:val="24"/>
        </w:rPr>
        <w:t>等进行改造、优化和提升。</w:t>
      </w:r>
    </w:p>
    <w:p w14:paraId="7A5F6656" w14:textId="77777777" w:rsidR="00B36A14" w:rsidRDefault="00C504D6">
      <w:pPr>
        <w:pStyle w:val="1"/>
      </w:pPr>
      <w:r>
        <w:rPr>
          <w:rFonts w:hint="eastAsia"/>
        </w:rPr>
        <w:t>项目承担单位的条件</w:t>
      </w:r>
    </w:p>
    <w:p w14:paraId="38E5EBE7" w14:textId="77777777" w:rsidR="00B36A14" w:rsidRDefault="00C504D6">
      <w:pPr>
        <w:pStyle w:val="20"/>
        <w:numPr>
          <w:ilvl w:val="1"/>
          <w:numId w:val="1"/>
        </w:numPr>
      </w:pPr>
      <w:r>
        <w:rPr>
          <w:rFonts w:hint="eastAsia"/>
        </w:rPr>
        <w:t>项目负责人的情况介绍</w:t>
      </w:r>
    </w:p>
    <w:p w14:paraId="6797BDBB" w14:textId="77777777" w:rsidR="00B36A14" w:rsidRDefault="00C504D6">
      <w:pPr>
        <w:adjustRightInd w:val="0"/>
        <w:snapToGrid w:val="0"/>
        <w:spacing w:line="360" w:lineRule="auto"/>
        <w:ind w:leftChars="-8" w:left="-17" w:firstLineChars="204" w:firstLine="490"/>
        <w:jc w:val="left"/>
        <w:rPr>
          <w:rFonts w:ascii="仿宋_GB2312" w:eastAsia="仿宋_GB2312"/>
          <w:sz w:val="24"/>
        </w:rPr>
      </w:pPr>
      <w:r>
        <w:rPr>
          <w:rFonts w:ascii="仿宋_GB2312" w:eastAsia="仿宋_GB2312" w:hint="eastAsia"/>
          <w:sz w:val="24"/>
        </w:rPr>
        <w:t>丁正阳，男，高级工程师。</w:t>
      </w:r>
      <w:proofErr w:type="gramStart"/>
      <w:r>
        <w:rPr>
          <w:rFonts w:ascii="仿宋_GB2312" w:eastAsia="仿宋_GB2312" w:hint="eastAsia"/>
          <w:sz w:val="24"/>
        </w:rPr>
        <w:t>现任国网江苏省</w:t>
      </w:r>
      <w:proofErr w:type="gramEnd"/>
      <w:r>
        <w:rPr>
          <w:rFonts w:ascii="仿宋_GB2312" w:eastAsia="仿宋_GB2312" w:hint="eastAsia"/>
          <w:sz w:val="24"/>
        </w:rPr>
        <w:t>电力有限公司信息通信分公司副总经理。长期从事信息通信运</w:t>
      </w:r>
      <w:proofErr w:type="gramStart"/>
      <w:r>
        <w:rPr>
          <w:rFonts w:ascii="仿宋_GB2312" w:eastAsia="仿宋_GB2312" w:hint="eastAsia"/>
          <w:sz w:val="24"/>
        </w:rPr>
        <w:t>维管理</w:t>
      </w:r>
      <w:proofErr w:type="gramEnd"/>
      <w:r>
        <w:rPr>
          <w:rFonts w:ascii="仿宋_GB2312" w:eastAsia="仿宋_GB2312" w:hint="eastAsia"/>
          <w:sz w:val="24"/>
        </w:rPr>
        <w:t>和安全生产工作，熟悉江苏电力数据通信网，具有多年电力通信项目研究和管理经验，理论知识和实践经验丰富。</w:t>
      </w:r>
    </w:p>
    <w:p w14:paraId="43568D58" w14:textId="77777777" w:rsidR="00B36A14" w:rsidRDefault="00C504D6">
      <w:pPr>
        <w:pStyle w:val="20"/>
        <w:numPr>
          <w:ilvl w:val="1"/>
          <w:numId w:val="1"/>
        </w:numPr>
      </w:pPr>
      <w:r>
        <w:rPr>
          <w:rFonts w:hint="eastAsia"/>
        </w:rPr>
        <w:t>项目承担人员的专业、特长、工作量和在本项目中的应用</w:t>
      </w:r>
    </w:p>
    <w:p w14:paraId="6A793DB6"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表6</w:t>
      </w:r>
      <w:r>
        <w:rPr>
          <w:rFonts w:ascii="仿宋_GB2312" w:eastAsia="仿宋_GB2312"/>
          <w:sz w:val="24"/>
        </w:rPr>
        <w:t xml:space="preserve">-1 </w:t>
      </w:r>
      <w:r>
        <w:rPr>
          <w:rFonts w:ascii="仿宋_GB2312" w:eastAsia="仿宋_GB2312" w:hint="eastAsia"/>
          <w:sz w:val="24"/>
        </w:rPr>
        <w:t>项目承担人员信息表</w:t>
      </w:r>
    </w:p>
    <w:tbl>
      <w:tblPr>
        <w:tblW w:w="8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7"/>
        <w:gridCol w:w="1043"/>
        <w:gridCol w:w="1058"/>
        <w:gridCol w:w="912"/>
        <w:gridCol w:w="1123"/>
        <w:gridCol w:w="1181"/>
        <w:gridCol w:w="1108"/>
        <w:gridCol w:w="1355"/>
      </w:tblGrid>
      <w:tr w:rsidR="00B36A14" w14:paraId="06F6665C" w14:textId="77777777">
        <w:trPr>
          <w:trHeight w:val="109"/>
          <w:jc w:val="center"/>
        </w:trPr>
        <w:tc>
          <w:tcPr>
            <w:tcW w:w="1630" w:type="dxa"/>
            <w:gridSpan w:val="2"/>
            <w:vAlign w:val="center"/>
          </w:tcPr>
          <w:p w14:paraId="484159AA" w14:textId="77777777" w:rsidR="00B36A14" w:rsidRDefault="00C504D6">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姓名</w:t>
            </w:r>
          </w:p>
        </w:tc>
        <w:tc>
          <w:tcPr>
            <w:tcW w:w="1058" w:type="dxa"/>
            <w:vAlign w:val="center"/>
          </w:tcPr>
          <w:p w14:paraId="0E19B3D7" w14:textId="77777777" w:rsidR="00B36A14" w:rsidRDefault="00C504D6">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年龄</w:t>
            </w:r>
          </w:p>
        </w:tc>
        <w:tc>
          <w:tcPr>
            <w:tcW w:w="912" w:type="dxa"/>
            <w:vAlign w:val="center"/>
          </w:tcPr>
          <w:p w14:paraId="0B14F3DC" w14:textId="77777777" w:rsidR="00B36A14" w:rsidRDefault="00C504D6">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职称</w:t>
            </w:r>
          </w:p>
        </w:tc>
        <w:tc>
          <w:tcPr>
            <w:tcW w:w="1123" w:type="dxa"/>
            <w:vAlign w:val="center"/>
          </w:tcPr>
          <w:p w14:paraId="3DDBED9A" w14:textId="77777777" w:rsidR="00B36A14" w:rsidRDefault="00C504D6">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专业</w:t>
            </w:r>
          </w:p>
        </w:tc>
        <w:tc>
          <w:tcPr>
            <w:tcW w:w="1181" w:type="dxa"/>
            <w:vAlign w:val="center"/>
          </w:tcPr>
          <w:p w14:paraId="39370D01" w14:textId="77777777" w:rsidR="00B36A14" w:rsidRDefault="00C504D6">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本项目分工</w:t>
            </w:r>
          </w:p>
        </w:tc>
        <w:tc>
          <w:tcPr>
            <w:tcW w:w="1108" w:type="dxa"/>
            <w:vAlign w:val="center"/>
          </w:tcPr>
          <w:p w14:paraId="0FFAB3F6" w14:textId="77777777" w:rsidR="00B36A14" w:rsidRDefault="00C504D6">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工作月数</w:t>
            </w:r>
          </w:p>
        </w:tc>
        <w:tc>
          <w:tcPr>
            <w:tcW w:w="1355" w:type="dxa"/>
            <w:vAlign w:val="center"/>
          </w:tcPr>
          <w:p w14:paraId="1FD69A9E" w14:textId="77777777" w:rsidR="00B36A14" w:rsidRDefault="00C504D6">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单位</w:t>
            </w:r>
          </w:p>
        </w:tc>
      </w:tr>
      <w:tr w:rsidR="00B36A14" w14:paraId="4D54821A" w14:textId="77777777">
        <w:trPr>
          <w:trHeight w:val="384"/>
          <w:jc w:val="center"/>
        </w:trPr>
        <w:tc>
          <w:tcPr>
            <w:tcW w:w="587" w:type="dxa"/>
            <w:vAlign w:val="center"/>
          </w:tcPr>
          <w:p w14:paraId="35C18B6C" w14:textId="77777777" w:rsidR="00B36A14" w:rsidRDefault="00C504D6">
            <w:pPr>
              <w:ind w:left="142"/>
              <w:jc w:val="center"/>
              <w:rPr>
                <w:rFonts w:ascii="仿宋_GB2312" w:hAnsi="仿宋"/>
                <w:sz w:val="24"/>
                <w:szCs w:val="21"/>
              </w:rPr>
            </w:pPr>
            <w:r>
              <w:rPr>
                <w:rFonts w:ascii="仿宋_GB2312" w:eastAsia="仿宋_GB2312" w:hAnsi="等线" w:cs="宋体" w:hint="eastAsia"/>
                <w:kern w:val="0"/>
                <w:sz w:val="24"/>
                <w:szCs w:val="21"/>
              </w:rPr>
              <w:t>负责人</w:t>
            </w:r>
          </w:p>
        </w:tc>
        <w:tc>
          <w:tcPr>
            <w:tcW w:w="1043" w:type="dxa"/>
            <w:vAlign w:val="center"/>
          </w:tcPr>
          <w:p w14:paraId="5D0E8A5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丁正阳</w:t>
            </w:r>
          </w:p>
        </w:tc>
        <w:tc>
          <w:tcPr>
            <w:tcW w:w="1058" w:type="dxa"/>
            <w:vAlign w:val="center"/>
          </w:tcPr>
          <w:p w14:paraId="11DD4EB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46</w:t>
            </w:r>
          </w:p>
        </w:tc>
        <w:tc>
          <w:tcPr>
            <w:tcW w:w="912" w:type="dxa"/>
            <w:vAlign w:val="center"/>
          </w:tcPr>
          <w:p w14:paraId="7220D38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w:t>
            </w:r>
            <w:r>
              <w:rPr>
                <w:rFonts w:ascii="仿宋_GB2312" w:eastAsia="仿宋_GB2312" w:hAnsi="等线" w:cs="宋体"/>
                <w:kern w:val="0"/>
                <w:sz w:val="24"/>
                <w:szCs w:val="21"/>
              </w:rPr>
              <w:lastRenderedPageBreak/>
              <w:t>师</w:t>
            </w:r>
          </w:p>
        </w:tc>
        <w:tc>
          <w:tcPr>
            <w:tcW w:w="1123" w:type="dxa"/>
            <w:vAlign w:val="center"/>
          </w:tcPr>
          <w:p w14:paraId="705F220D"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lastRenderedPageBreak/>
              <w:t>电力</w:t>
            </w:r>
            <w:r>
              <w:rPr>
                <w:rFonts w:ascii="仿宋_GB2312" w:eastAsia="仿宋_GB2312" w:hAnsi="等线" w:cs="宋体"/>
                <w:kern w:val="0"/>
                <w:sz w:val="24"/>
                <w:szCs w:val="21"/>
              </w:rPr>
              <w:t>通信</w:t>
            </w:r>
          </w:p>
        </w:tc>
        <w:tc>
          <w:tcPr>
            <w:tcW w:w="1181" w:type="dxa"/>
            <w:vAlign w:val="center"/>
          </w:tcPr>
          <w:p w14:paraId="0CAA486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项目负责人</w:t>
            </w:r>
          </w:p>
        </w:tc>
        <w:tc>
          <w:tcPr>
            <w:tcW w:w="1108" w:type="dxa"/>
            <w:vAlign w:val="center"/>
          </w:tcPr>
          <w:p w14:paraId="7BA9799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2FAAFA63"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w:t>
            </w:r>
            <w:r>
              <w:rPr>
                <w:rFonts w:ascii="仿宋_GB2312" w:eastAsia="仿宋_GB2312" w:hAnsi="等线" w:cs="宋体" w:hint="eastAsia"/>
                <w:kern w:val="0"/>
                <w:sz w:val="24"/>
                <w:szCs w:val="21"/>
              </w:rPr>
              <w:lastRenderedPageBreak/>
              <w:t>限公司信息通信分公司</w:t>
            </w:r>
          </w:p>
        </w:tc>
      </w:tr>
      <w:tr w:rsidR="00B36A14" w14:paraId="793D3829" w14:textId="77777777">
        <w:trPr>
          <w:trHeight w:val="384"/>
          <w:jc w:val="center"/>
        </w:trPr>
        <w:tc>
          <w:tcPr>
            <w:tcW w:w="587" w:type="dxa"/>
            <w:vMerge w:val="restart"/>
            <w:vAlign w:val="center"/>
          </w:tcPr>
          <w:p w14:paraId="3E100CFE" w14:textId="77777777" w:rsidR="00B36A14" w:rsidRDefault="00C504D6">
            <w:pPr>
              <w:ind w:left="142"/>
              <w:jc w:val="center"/>
              <w:rPr>
                <w:rFonts w:ascii="仿宋_GB2312" w:hAnsi="仿宋"/>
                <w:sz w:val="24"/>
                <w:szCs w:val="21"/>
              </w:rPr>
            </w:pPr>
            <w:r>
              <w:rPr>
                <w:rFonts w:ascii="仿宋_GB2312" w:eastAsia="仿宋_GB2312" w:hAnsi="等线" w:cs="宋体" w:hint="eastAsia"/>
                <w:kern w:val="0"/>
                <w:sz w:val="24"/>
                <w:szCs w:val="21"/>
              </w:rPr>
              <w:lastRenderedPageBreak/>
              <w:t>主要工作人员</w:t>
            </w:r>
          </w:p>
        </w:tc>
        <w:tc>
          <w:tcPr>
            <w:tcW w:w="1043" w:type="dxa"/>
            <w:vAlign w:val="center"/>
          </w:tcPr>
          <w:p w14:paraId="08CF352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李伟</w:t>
            </w:r>
          </w:p>
        </w:tc>
        <w:tc>
          <w:tcPr>
            <w:tcW w:w="1058" w:type="dxa"/>
            <w:vAlign w:val="center"/>
          </w:tcPr>
          <w:p w14:paraId="1037F570"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45</w:t>
            </w:r>
          </w:p>
        </w:tc>
        <w:tc>
          <w:tcPr>
            <w:tcW w:w="912" w:type="dxa"/>
            <w:vAlign w:val="center"/>
          </w:tcPr>
          <w:p w14:paraId="4DCF875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2D88745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66E415F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需求分析及总体设计</w:t>
            </w:r>
          </w:p>
        </w:tc>
        <w:tc>
          <w:tcPr>
            <w:tcW w:w="1108" w:type="dxa"/>
            <w:vAlign w:val="center"/>
          </w:tcPr>
          <w:p w14:paraId="572C18F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15</w:t>
            </w:r>
          </w:p>
        </w:tc>
        <w:tc>
          <w:tcPr>
            <w:tcW w:w="1355" w:type="dxa"/>
          </w:tcPr>
          <w:p w14:paraId="51C7CE2B"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418B93D6" w14:textId="77777777">
        <w:trPr>
          <w:trHeight w:val="384"/>
          <w:jc w:val="center"/>
        </w:trPr>
        <w:tc>
          <w:tcPr>
            <w:tcW w:w="587" w:type="dxa"/>
            <w:vMerge/>
            <w:vAlign w:val="center"/>
          </w:tcPr>
          <w:p w14:paraId="3CA0765B"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72E94577" w14:textId="77777777" w:rsidR="00B36A14" w:rsidRDefault="00C504D6">
            <w:pPr>
              <w:spacing w:line="360" w:lineRule="auto"/>
              <w:jc w:val="center"/>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缪</w:t>
            </w:r>
            <w:proofErr w:type="gramEnd"/>
            <w:r>
              <w:rPr>
                <w:rFonts w:ascii="仿宋_GB2312" w:eastAsia="仿宋_GB2312" w:hAnsi="等线" w:cs="宋体" w:hint="eastAsia"/>
                <w:kern w:val="0"/>
                <w:sz w:val="24"/>
                <w:szCs w:val="21"/>
              </w:rPr>
              <w:t>巍巍</w:t>
            </w:r>
          </w:p>
        </w:tc>
        <w:tc>
          <w:tcPr>
            <w:tcW w:w="1058" w:type="dxa"/>
            <w:vAlign w:val="center"/>
          </w:tcPr>
          <w:p w14:paraId="7A1AE03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51</w:t>
            </w:r>
          </w:p>
        </w:tc>
        <w:tc>
          <w:tcPr>
            <w:tcW w:w="912" w:type="dxa"/>
            <w:vAlign w:val="center"/>
          </w:tcPr>
          <w:p w14:paraId="74186CB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研究员级</w:t>
            </w:r>
            <w:r>
              <w:rPr>
                <w:rFonts w:ascii="仿宋_GB2312" w:eastAsia="仿宋_GB2312" w:hAnsi="等线" w:cs="宋体"/>
                <w:kern w:val="0"/>
                <w:sz w:val="24"/>
                <w:szCs w:val="21"/>
              </w:rPr>
              <w:t>高级工程师</w:t>
            </w:r>
          </w:p>
        </w:tc>
        <w:tc>
          <w:tcPr>
            <w:tcW w:w="1123" w:type="dxa"/>
            <w:vAlign w:val="center"/>
          </w:tcPr>
          <w:p w14:paraId="6810182D"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电力通信</w:t>
            </w:r>
          </w:p>
        </w:tc>
        <w:tc>
          <w:tcPr>
            <w:tcW w:w="1181" w:type="dxa"/>
            <w:vAlign w:val="center"/>
          </w:tcPr>
          <w:p w14:paraId="4C7C52E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需求分析及总体设计</w:t>
            </w:r>
          </w:p>
        </w:tc>
        <w:tc>
          <w:tcPr>
            <w:tcW w:w="1108" w:type="dxa"/>
            <w:vAlign w:val="center"/>
          </w:tcPr>
          <w:p w14:paraId="58848E7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6</w:t>
            </w:r>
          </w:p>
        </w:tc>
        <w:tc>
          <w:tcPr>
            <w:tcW w:w="1355" w:type="dxa"/>
            <w:vAlign w:val="center"/>
          </w:tcPr>
          <w:p w14:paraId="7059D69F"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4C433A2B" w14:textId="77777777">
        <w:trPr>
          <w:trHeight w:val="384"/>
          <w:jc w:val="center"/>
        </w:trPr>
        <w:tc>
          <w:tcPr>
            <w:tcW w:w="587" w:type="dxa"/>
            <w:vMerge/>
            <w:vAlign w:val="center"/>
          </w:tcPr>
          <w:p w14:paraId="22B35F2C"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5656DA1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韦磊</w:t>
            </w:r>
          </w:p>
        </w:tc>
        <w:tc>
          <w:tcPr>
            <w:tcW w:w="1058" w:type="dxa"/>
            <w:vAlign w:val="center"/>
          </w:tcPr>
          <w:p w14:paraId="5CF8E27E"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38</w:t>
            </w:r>
          </w:p>
        </w:tc>
        <w:tc>
          <w:tcPr>
            <w:tcW w:w="912" w:type="dxa"/>
            <w:vAlign w:val="center"/>
          </w:tcPr>
          <w:p w14:paraId="5315E29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09A2035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2766BD3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2B7642B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72EB69B5"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w:t>
            </w:r>
          </w:p>
        </w:tc>
      </w:tr>
      <w:tr w:rsidR="00B36A14" w14:paraId="03E959A6" w14:textId="77777777">
        <w:trPr>
          <w:trHeight w:val="384"/>
          <w:jc w:val="center"/>
        </w:trPr>
        <w:tc>
          <w:tcPr>
            <w:tcW w:w="587" w:type="dxa"/>
            <w:vMerge/>
            <w:vAlign w:val="center"/>
          </w:tcPr>
          <w:p w14:paraId="4A1B4F60"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14C0E1D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戴勇</w:t>
            </w:r>
          </w:p>
        </w:tc>
        <w:tc>
          <w:tcPr>
            <w:tcW w:w="1058" w:type="dxa"/>
            <w:vAlign w:val="center"/>
          </w:tcPr>
          <w:p w14:paraId="46A5491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38</w:t>
            </w:r>
          </w:p>
        </w:tc>
        <w:tc>
          <w:tcPr>
            <w:tcW w:w="912" w:type="dxa"/>
            <w:vAlign w:val="center"/>
          </w:tcPr>
          <w:p w14:paraId="4DF158C9"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3EE7ECA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626F00D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577FEBB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6183448A"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w:t>
            </w:r>
          </w:p>
        </w:tc>
      </w:tr>
      <w:tr w:rsidR="00B36A14" w14:paraId="0A0FC186" w14:textId="77777777">
        <w:trPr>
          <w:trHeight w:val="384"/>
          <w:jc w:val="center"/>
        </w:trPr>
        <w:tc>
          <w:tcPr>
            <w:tcW w:w="587" w:type="dxa"/>
            <w:vMerge/>
            <w:vAlign w:val="center"/>
          </w:tcPr>
          <w:p w14:paraId="2A20DDEB"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49EE4514"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李维</w:t>
            </w:r>
          </w:p>
        </w:tc>
        <w:tc>
          <w:tcPr>
            <w:tcW w:w="1058" w:type="dxa"/>
            <w:vAlign w:val="center"/>
          </w:tcPr>
          <w:p w14:paraId="54DCFFC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39</w:t>
            </w:r>
          </w:p>
        </w:tc>
        <w:tc>
          <w:tcPr>
            <w:tcW w:w="912" w:type="dxa"/>
            <w:vAlign w:val="center"/>
          </w:tcPr>
          <w:p w14:paraId="3D4C9A1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3EC0D57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06CA70B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w:t>
            </w:r>
          </w:p>
        </w:tc>
        <w:tc>
          <w:tcPr>
            <w:tcW w:w="1108" w:type="dxa"/>
            <w:vAlign w:val="center"/>
          </w:tcPr>
          <w:p w14:paraId="1F536D6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8</w:t>
            </w:r>
          </w:p>
        </w:tc>
        <w:tc>
          <w:tcPr>
            <w:tcW w:w="1355" w:type="dxa"/>
          </w:tcPr>
          <w:p w14:paraId="5E980BF6"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5EF2B08B" w14:textId="77777777">
        <w:trPr>
          <w:trHeight w:val="384"/>
          <w:jc w:val="center"/>
        </w:trPr>
        <w:tc>
          <w:tcPr>
            <w:tcW w:w="587" w:type="dxa"/>
            <w:vMerge/>
            <w:vAlign w:val="center"/>
          </w:tcPr>
          <w:p w14:paraId="197FED66"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5BC332FA"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徐勇</w:t>
            </w:r>
          </w:p>
        </w:tc>
        <w:tc>
          <w:tcPr>
            <w:tcW w:w="1058" w:type="dxa"/>
            <w:vAlign w:val="center"/>
          </w:tcPr>
          <w:p w14:paraId="6A878140"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42</w:t>
            </w:r>
          </w:p>
        </w:tc>
        <w:tc>
          <w:tcPr>
            <w:tcW w:w="912" w:type="dxa"/>
            <w:vAlign w:val="center"/>
          </w:tcPr>
          <w:p w14:paraId="6B766BA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390E06F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6A2D3AD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需求分析及总体设计</w:t>
            </w:r>
          </w:p>
        </w:tc>
        <w:tc>
          <w:tcPr>
            <w:tcW w:w="1108" w:type="dxa"/>
            <w:vAlign w:val="center"/>
          </w:tcPr>
          <w:p w14:paraId="64365A0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15</w:t>
            </w:r>
          </w:p>
        </w:tc>
        <w:tc>
          <w:tcPr>
            <w:tcW w:w="1355" w:type="dxa"/>
          </w:tcPr>
          <w:p w14:paraId="1428091F"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60BEC4BE" w14:textId="77777777">
        <w:trPr>
          <w:trHeight w:val="384"/>
          <w:jc w:val="center"/>
        </w:trPr>
        <w:tc>
          <w:tcPr>
            <w:tcW w:w="587" w:type="dxa"/>
            <w:vMerge/>
            <w:vAlign w:val="center"/>
          </w:tcPr>
          <w:p w14:paraId="1F6BACE0"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00D3C1D4"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吴海洋</w:t>
            </w:r>
          </w:p>
        </w:tc>
        <w:tc>
          <w:tcPr>
            <w:tcW w:w="1058" w:type="dxa"/>
            <w:vAlign w:val="center"/>
          </w:tcPr>
          <w:p w14:paraId="56BF9B2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33</w:t>
            </w:r>
          </w:p>
        </w:tc>
        <w:tc>
          <w:tcPr>
            <w:tcW w:w="912" w:type="dxa"/>
            <w:vAlign w:val="center"/>
          </w:tcPr>
          <w:p w14:paraId="0FB14A9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1F886DF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电力通信</w:t>
            </w:r>
          </w:p>
        </w:tc>
        <w:tc>
          <w:tcPr>
            <w:tcW w:w="1181" w:type="dxa"/>
            <w:vAlign w:val="center"/>
          </w:tcPr>
          <w:p w14:paraId="4FEF32A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需求分析及总体设计</w:t>
            </w:r>
          </w:p>
        </w:tc>
        <w:tc>
          <w:tcPr>
            <w:tcW w:w="1108" w:type="dxa"/>
            <w:vAlign w:val="center"/>
          </w:tcPr>
          <w:p w14:paraId="267845E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8</w:t>
            </w:r>
          </w:p>
        </w:tc>
        <w:tc>
          <w:tcPr>
            <w:tcW w:w="1355" w:type="dxa"/>
            <w:vAlign w:val="center"/>
          </w:tcPr>
          <w:p w14:paraId="6F1DAE90"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725BB60C" w14:textId="77777777">
        <w:trPr>
          <w:trHeight w:val="384"/>
          <w:jc w:val="center"/>
        </w:trPr>
        <w:tc>
          <w:tcPr>
            <w:tcW w:w="587" w:type="dxa"/>
            <w:vMerge/>
            <w:vAlign w:val="center"/>
          </w:tcPr>
          <w:p w14:paraId="118EA5BC"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2878E8AD" w14:textId="77777777" w:rsidR="00B36A14" w:rsidRDefault="00C504D6">
            <w:pPr>
              <w:widowControl/>
              <w:spacing w:line="360" w:lineRule="auto"/>
              <w:jc w:val="center"/>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吴细老</w:t>
            </w:r>
            <w:proofErr w:type="gramEnd"/>
          </w:p>
        </w:tc>
        <w:tc>
          <w:tcPr>
            <w:tcW w:w="1058" w:type="dxa"/>
            <w:vAlign w:val="center"/>
          </w:tcPr>
          <w:p w14:paraId="41830459"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30</w:t>
            </w:r>
          </w:p>
        </w:tc>
        <w:tc>
          <w:tcPr>
            <w:tcW w:w="912" w:type="dxa"/>
            <w:vAlign w:val="center"/>
          </w:tcPr>
          <w:p w14:paraId="5A4A997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7AEDF02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1522C90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7288039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12</w:t>
            </w:r>
          </w:p>
        </w:tc>
        <w:tc>
          <w:tcPr>
            <w:tcW w:w="1355" w:type="dxa"/>
          </w:tcPr>
          <w:p w14:paraId="66FF7C98"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58F839A8" w14:textId="77777777">
        <w:trPr>
          <w:trHeight w:val="384"/>
          <w:jc w:val="center"/>
        </w:trPr>
        <w:tc>
          <w:tcPr>
            <w:tcW w:w="587" w:type="dxa"/>
            <w:vMerge/>
            <w:vAlign w:val="center"/>
          </w:tcPr>
          <w:p w14:paraId="4363DA9A"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68C623AE"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蒋春霞</w:t>
            </w:r>
          </w:p>
        </w:tc>
        <w:tc>
          <w:tcPr>
            <w:tcW w:w="1058" w:type="dxa"/>
            <w:vAlign w:val="center"/>
          </w:tcPr>
          <w:p w14:paraId="1453ACF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33</w:t>
            </w:r>
          </w:p>
        </w:tc>
        <w:tc>
          <w:tcPr>
            <w:tcW w:w="912" w:type="dxa"/>
            <w:vAlign w:val="center"/>
          </w:tcPr>
          <w:p w14:paraId="691F690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750C2D1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6F29DFF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3482954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10A65ADB"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0C2E80DD" w14:textId="77777777">
        <w:trPr>
          <w:trHeight w:val="384"/>
          <w:jc w:val="center"/>
        </w:trPr>
        <w:tc>
          <w:tcPr>
            <w:tcW w:w="587" w:type="dxa"/>
            <w:vMerge/>
            <w:vAlign w:val="center"/>
          </w:tcPr>
          <w:p w14:paraId="45C8C16A"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41B0E21D"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赵金城</w:t>
            </w:r>
          </w:p>
        </w:tc>
        <w:tc>
          <w:tcPr>
            <w:tcW w:w="1058" w:type="dxa"/>
            <w:vAlign w:val="center"/>
          </w:tcPr>
          <w:p w14:paraId="39DF4DE0"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30</w:t>
            </w:r>
          </w:p>
        </w:tc>
        <w:tc>
          <w:tcPr>
            <w:tcW w:w="912" w:type="dxa"/>
            <w:vAlign w:val="center"/>
          </w:tcPr>
          <w:p w14:paraId="46BB4DF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1AAAAA1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204AFD8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77ED1C7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5E696402"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72C51D90" w14:textId="77777777">
        <w:trPr>
          <w:trHeight w:val="384"/>
          <w:jc w:val="center"/>
        </w:trPr>
        <w:tc>
          <w:tcPr>
            <w:tcW w:w="587" w:type="dxa"/>
            <w:vMerge/>
            <w:vAlign w:val="center"/>
          </w:tcPr>
          <w:p w14:paraId="6F12537B"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2D19948A"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江</w:t>
            </w:r>
            <w:proofErr w:type="gramStart"/>
            <w:r>
              <w:rPr>
                <w:rFonts w:ascii="仿宋_GB2312" w:eastAsia="仿宋_GB2312" w:hAnsi="等线" w:cs="宋体" w:hint="eastAsia"/>
                <w:kern w:val="0"/>
                <w:sz w:val="24"/>
                <w:szCs w:val="21"/>
              </w:rPr>
              <w:t>凇</w:t>
            </w:r>
            <w:proofErr w:type="gramEnd"/>
          </w:p>
        </w:tc>
        <w:tc>
          <w:tcPr>
            <w:tcW w:w="1058" w:type="dxa"/>
            <w:vAlign w:val="center"/>
          </w:tcPr>
          <w:p w14:paraId="4964398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37</w:t>
            </w:r>
          </w:p>
        </w:tc>
        <w:tc>
          <w:tcPr>
            <w:tcW w:w="912" w:type="dxa"/>
            <w:vAlign w:val="center"/>
          </w:tcPr>
          <w:p w14:paraId="250040F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15C84747"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3F632D95"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5AD88F35"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40FADB8A"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501F07F1" w14:textId="77777777">
        <w:trPr>
          <w:trHeight w:val="384"/>
          <w:jc w:val="center"/>
        </w:trPr>
        <w:tc>
          <w:tcPr>
            <w:tcW w:w="587" w:type="dxa"/>
            <w:vMerge/>
            <w:vAlign w:val="center"/>
          </w:tcPr>
          <w:p w14:paraId="0F0C14C0"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5D84D1E8"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贾平</w:t>
            </w:r>
          </w:p>
        </w:tc>
        <w:tc>
          <w:tcPr>
            <w:tcW w:w="1058" w:type="dxa"/>
            <w:vAlign w:val="center"/>
          </w:tcPr>
          <w:p w14:paraId="4B75880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39</w:t>
            </w:r>
          </w:p>
        </w:tc>
        <w:tc>
          <w:tcPr>
            <w:tcW w:w="912" w:type="dxa"/>
            <w:vAlign w:val="center"/>
          </w:tcPr>
          <w:p w14:paraId="76F11B3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1AAEB5B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3B7D52E5"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51E1DDE0"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6109CD8A"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w:t>
            </w:r>
            <w:r>
              <w:rPr>
                <w:rFonts w:ascii="仿宋_GB2312" w:eastAsia="仿宋_GB2312" w:hAnsi="等线" w:cs="宋体" w:hint="eastAsia"/>
                <w:kern w:val="0"/>
                <w:sz w:val="24"/>
                <w:szCs w:val="21"/>
              </w:rPr>
              <w:lastRenderedPageBreak/>
              <w:t>公司</w:t>
            </w:r>
          </w:p>
        </w:tc>
      </w:tr>
      <w:tr w:rsidR="00B36A14" w14:paraId="4FAEC240" w14:textId="77777777">
        <w:trPr>
          <w:trHeight w:val="384"/>
          <w:jc w:val="center"/>
        </w:trPr>
        <w:tc>
          <w:tcPr>
            <w:tcW w:w="587" w:type="dxa"/>
            <w:vMerge/>
            <w:vAlign w:val="center"/>
          </w:tcPr>
          <w:p w14:paraId="5180761A"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483F9D36"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李沛</w:t>
            </w:r>
          </w:p>
        </w:tc>
        <w:tc>
          <w:tcPr>
            <w:tcW w:w="1058" w:type="dxa"/>
            <w:vAlign w:val="center"/>
          </w:tcPr>
          <w:p w14:paraId="4B7EEB5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33</w:t>
            </w:r>
          </w:p>
        </w:tc>
        <w:tc>
          <w:tcPr>
            <w:tcW w:w="912" w:type="dxa"/>
            <w:vAlign w:val="center"/>
          </w:tcPr>
          <w:p w14:paraId="5F16864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7E2B05D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538B3EED"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1FF9EAD5"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51B2B3F6"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03DC6E42" w14:textId="77777777">
        <w:trPr>
          <w:trHeight w:val="384"/>
          <w:jc w:val="center"/>
        </w:trPr>
        <w:tc>
          <w:tcPr>
            <w:tcW w:w="587" w:type="dxa"/>
            <w:vMerge/>
            <w:vAlign w:val="center"/>
          </w:tcPr>
          <w:p w14:paraId="7E5F01F0"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1DDA5B96"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樊进</w:t>
            </w:r>
          </w:p>
        </w:tc>
        <w:tc>
          <w:tcPr>
            <w:tcW w:w="1058" w:type="dxa"/>
            <w:vAlign w:val="center"/>
          </w:tcPr>
          <w:p w14:paraId="5CF845A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32</w:t>
            </w:r>
          </w:p>
        </w:tc>
        <w:tc>
          <w:tcPr>
            <w:tcW w:w="912" w:type="dxa"/>
            <w:vAlign w:val="center"/>
          </w:tcPr>
          <w:p w14:paraId="3B9538C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66AF7EE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75A483F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436773F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72D8D7D1"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1E50FC85" w14:textId="77777777">
        <w:trPr>
          <w:trHeight w:val="384"/>
          <w:jc w:val="center"/>
        </w:trPr>
        <w:tc>
          <w:tcPr>
            <w:tcW w:w="587" w:type="dxa"/>
            <w:vMerge/>
            <w:vAlign w:val="center"/>
          </w:tcPr>
          <w:p w14:paraId="3A7E7ADF"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213C8CE3" w14:textId="77777777" w:rsidR="00B36A14" w:rsidRDefault="00C504D6">
            <w:pPr>
              <w:widowControl/>
              <w:spacing w:line="360" w:lineRule="auto"/>
              <w:jc w:val="center"/>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韩际晖</w:t>
            </w:r>
            <w:proofErr w:type="gramEnd"/>
          </w:p>
        </w:tc>
        <w:tc>
          <w:tcPr>
            <w:tcW w:w="1058" w:type="dxa"/>
            <w:vAlign w:val="center"/>
          </w:tcPr>
          <w:p w14:paraId="2AF5AC1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46</w:t>
            </w:r>
          </w:p>
        </w:tc>
        <w:tc>
          <w:tcPr>
            <w:tcW w:w="912" w:type="dxa"/>
            <w:vAlign w:val="center"/>
          </w:tcPr>
          <w:p w14:paraId="2DD6EC95"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293ED2E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6A2D4899"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6646F24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8</w:t>
            </w:r>
          </w:p>
        </w:tc>
        <w:tc>
          <w:tcPr>
            <w:tcW w:w="1355" w:type="dxa"/>
          </w:tcPr>
          <w:p w14:paraId="4AC90EFE"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66854417" w14:textId="77777777">
        <w:trPr>
          <w:trHeight w:val="384"/>
          <w:jc w:val="center"/>
        </w:trPr>
        <w:tc>
          <w:tcPr>
            <w:tcW w:w="587" w:type="dxa"/>
            <w:vMerge/>
            <w:vAlign w:val="center"/>
          </w:tcPr>
          <w:p w14:paraId="23F4306B"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69F231E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蒋承伶</w:t>
            </w:r>
          </w:p>
        </w:tc>
        <w:tc>
          <w:tcPr>
            <w:tcW w:w="1058" w:type="dxa"/>
            <w:vAlign w:val="center"/>
          </w:tcPr>
          <w:p w14:paraId="0B70DA70"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w:t>
            </w:r>
            <w:r>
              <w:rPr>
                <w:rFonts w:ascii="仿宋_GB2312" w:eastAsia="仿宋_GB2312" w:hAnsi="等线" w:cs="宋体" w:hint="eastAsia"/>
                <w:kern w:val="0"/>
                <w:sz w:val="24"/>
                <w:szCs w:val="21"/>
              </w:rPr>
              <w:t>2</w:t>
            </w:r>
          </w:p>
        </w:tc>
        <w:tc>
          <w:tcPr>
            <w:tcW w:w="912" w:type="dxa"/>
            <w:vAlign w:val="center"/>
          </w:tcPr>
          <w:p w14:paraId="0378AFA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47F7D05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090093A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762DB679"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52BE385E"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w:t>
            </w:r>
          </w:p>
        </w:tc>
      </w:tr>
      <w:tr w:rsidR="00B36A14" w14:paraId="088DE1BC" w14:textId="77777777">
        <w:trPr>
          <w:trHeight w:val="384"/>
          <w:jc w:val="center"/>
        </w:trPr>
        <w:tc>
          <w:tcPr>
            <w:tcW w:w="587" w:type="dxa"/>
            <w:vMerge/>
            <w:vAlign w:val="center"/>
          </w:tcPr>
          <w:p w14:paraId="21920D4F"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7B155933"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蔡昊</w:t>
            </w:r>
          </w:p>
        </w:tc>
        <w:tc>
          <w:tcPr>
            <w:tcW w:w="1058" w:type="dxa"/>
            <w:vAlign w:val="center"/>
          </w:tcPr>
          <w:p w14:paraId="7D0C00F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38</w:t>
            </w:r>
          </w:p>
        </w:tc>
        <w:tc>
          <w:tcPr>
            <w:tcW w:w="912" w:type="dxa"/>
            <w:vAlign w:val="center"/>
          </w:tcPr>
          <w:p w14:paraId="508F200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1DCDCF2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7B9177C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16AD720D"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8</w:t>
            </w:r>
          </w:p>
        </w:tc>
        <w:tc>
          <w:tcPr>
            <w:tcW w:w="1355" w:type="dxa"/>
          </w:tcPr>
          <w:p w14:paraId="16FD2555"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42A7647D" w14:textId="77777777">
        <w:trPr>
          <w:trHeight w:val="384"/>
          <w:jc w:val="center"/>
        </w:trPr>
        <w:tc>
          <w:tcPr>
            <w:tcW w:w="587" w:type="dxa"/>
            <w:vMerge/>
            <w:vAlign w:val="center"/>
          </w:tcPr>
          <w:p w14:paraId="46199115"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5DDFBDC6" w14:textId="77777777" w:rsidR="00B36A14" w:rsidRDefault="00C504D6">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张明轩</w:t>
            </w:r>
          </w:p>
        </w:tc>
        <w:tc>
          <w:tcPr>
            <w:tcW w:w="1058" w:type="dxa"/>
            <w:vAlign w:val="center"/>
          </w:tcPr>
          <w:p w14:paraId="6B804B6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32</w:t>
            </w:r>
          </w:p>
        </w:tc>
        <w:tc>
          <w:tcPr>
            <w:tcW w:w="912" w:type="dxa"/>
            <w:vAlign w:val="center"/>
          </w:tcPr>
          <w:p w14:paraId="33D91BD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2B0DB8C9"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4876BAE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0DED1F7D"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5CDDC3A4" w14:textId="77777777" w:rsidR="00B36A14" w:rsidRDefault="00C504D6">
            <w:pPr>
              <w:spacing w:line="360" w:lineRule="auto"/>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11BD2067" w14:textId="77777777">
        <w:trPr>
          <w:trHeight w:val="384"/>
          <w:jc w:val="center"/>
        </w:trPr>
        <w:tc>
          <w:tcPr>
            <w:tcW w:w="587" w:type="dxa"/>
            <w:vMerge/>
            <w:vAlign w:val="center"/>
          </w:tcPr>
          <w:p w14:paraId="2AC6D731"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293A4D17"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宋江</w:t>
            </w:r>
          </w:p>
        </w:tc>
        <w:tc>
          <w:tcPr>
            <w:tcW w:w="1058" w:type="dxa"/>
            <w:vAlign w:val="center"/>
          </w:tcPr>
          <w:p w14:paraId="3CAC4079"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29</w:t>
            </w:r>
          </w:p>
        </w:tc>
        <w:tc>
          <w:tcPr>
            <w:tcW w:w="912" w:type="dxa"/>
            <w:vAlign w:val="center"/>
          </w:tcPr>
          <w:p w14:paraId="373248F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1F26BC0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2C07E8CE"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467AEA45"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747A452F" w14:textId="77777777" w:rsidR="00B36A14" w:rsidRDefault="00C504D6">
            <w:pPr>
              <w:spacing w:line="360" w:lineRule="auto"/>
              <w:jc w:val="center"/>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国网江苏省</w:t>
            </w:r>
            <w:proofErr w:type="gramEnd"/>
            <w:r>
              <w:rPr>
                <w:rFonts w:ascii="仿宋_GB2312" w:eastAsia="仿宋_GB2312" w:hAnsi="等线" w:cs="宋体" w:hint="eastAsia"/>
                <w:kern w:val="0"/>
                <w:sz w:val="24"/>
                <w:szCs w:val="21"/>
              </w:rPr>
              <w:t>电力有限公司信息通信分公司</w:t>
            </w:r>
          </w:p>
        </w:tc>
      </w:tr>
      <w:tr w:rsidR="00B36A14" w14:paraId="43CB554A" w14:textId="77777777">
        <w:trPr>
          <w:trHeight w:val="384"/>
          <w:jc w:val="center"/>
        </w:trPr>
        <w:tc>
          <w:tcPr>
            <w:tcW w:w="587" w:type="dxa"/>
            <w:vMerge/>
            <w:vAlign w:val="center"/>
          </w:tcPr>
          <w:p w14:paraId="1F90BA81"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0E4FAB5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郭雅娟</w:t>
            </w:r>
          </w:p>
        </w:tc>
        <w:tc>
          <w:tcPr>
            <w:tcW w:w="1058" w:type="dxa"/>
            <w:vAlign w:val="center"/>
          </w:tcPr>
          <w:p w14:paraId="216D4FE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45</w:t>
            </w:r>
          </w:p>
        </w:tc>
        <w:tc>
          <w:tcPr>
            <w:tcW w:w="912" w:type="dxa"/>
            <w:vAlign w:val="center"/>
          </w:tcPr>
          <w:p w14:paraId="799FDB5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研究员级高级工程师</w:t>
            </w:r>
          </w:p>
        </w:tc>
        <w:tc>
          <w:tcPr>
            <w:tcW w:w="1123" w:type="dxa"/>
            <w:vAlign w:val="center"/>
          </w:tcPr>
          <w:p w14:paraId="04AF5555"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电力系统信息通信</w:t>
            </w:r>
          </w:p>
        </w:tc>
        <w:tc>
          <w:tcPr>
            <w:tcW w:w="1181" w:type="dxa"/>
            <w:vAlign w:val="center"/>
          </w:tcPr>
          <w:p w14:paraId="55694990"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4337EF2E"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53DF97B1" w14:textId="77777777" w:rsidR="00B36A14" w:rsidRDefault="00C504D6">
            <w:pPr>
              <w:pStyle w:val="ad"/>
              <w:spacing w:line="320" w:lineRule="exact"/>
              <w:rPr>
                <w:rFonts w:hAnsi="等线" w:cs="宋体"/>
                <w:kern w:val="0"/>
                <w:sz w:val="24"/>
                <w:szCs w:val="21"/>
              </w:rPr>
            </w:pPr>
            <w:proofErr w:type="gramStart"/>
            <w:r>
              <w:rPr>
                <w:rFonts w:hAnsi="等线" w:cs="宋体" w:hint="eastAsia"/>
                <w:kern w:val="0"/>
                <w:sz w:val="24"/>
                <w:szCs w:val="21"/>
              </w:rPr>
              <w:t>国网江苏省</w:t>
            </w:r>
            <w:proofErr w:type="gramEnd"/>
            <w:r>
              <w:rPr>
                <w:rFonts w:hAnsi="等线" w:cs="宋体" w:hint="eastAsia"/>
                <w:kern w:val="0"/>
                <w:sz w:val="24"/>
                <w:szCs w:val="21"/>
              </w:rPr>
              <w:t>电力有限公司电力科学研究院</w:t>
            </w:r>
          </w:p>
        </w:tc>
      </w:tr>
      <w:tr w:rsidR="00B36A14" w14:paraId="3FA9572C" w14:textId="77777777">
        <w:trPr>
          <w:trHeight w:val="384"/>
          <w:jc w:val="center"/>
        </w:trPr>
        <w:tc>
          <w:tcPr>
            <w:tcW w:w="587" w:type="dxa"/>
            <w:vMerge/>
            <w:vAlign w:val="center"/>
          </w:tcPr>
          <w:p w14:paraId="6A93D89D"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44E9EBF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刘伟</w:t>
            </w:r>
          </w:p>
        </w:tc>
        <w:tc>
          <w:tcPr>
            <w:tcW w:w="1058" w:type="dxa"/>
            <w:vAlign w:val="center"/>
          </w:tcPr>
          <w:p w14:paraId="5D0EDA1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40</w:t>
            </w:r>
          </w:p>
        </w:tc>
        <w:tc>
          <w:tcPr>
            <w:tcW w:w="912" w:type="dxa"/>
            <w:vAlign w:val="center"/>
          </w:tcPr>
          <w:p w14:paraId="1DD0AED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69D15BAE"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电力系统信息与通信</w:t>
            </w:r>
          </w:p>
        </w:tc>
        <w:tc>
          <w:tcPr>
            <w:tcW w:w="1181" w:type="dxa"/>
            <w:vAlign w:val="center"/>
          </w:tcPr>
          <w:p w14:paraId="1FB704A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4B3AE18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2CEA9D82" w14:textId="77777777" w:rsidR="00B36A14" w:rsidRDefault="00C504D6">
            <w:pPr>
              <w:pStyle w:val="ad"/>
              <w:spacing w:line="320" w:lineRule="exact"/>
              <w:rPr>
                <w:rFonts w:hAnsi="等线" w:cs="宋体"/>
                <w:kern w:val="0"/>
                <w:sz w:val="24"/>
                <w:szCs w:val="21"/>
              </w:rPr>
            </w:pPr>
            <w:proofErr w:type="gramStart"/>
            <w:r>
              <w:rPr>
                <w:rFonts w:hAnsi="等线" w:cs="宋体" w:hint="eastAsia"/>
                <w:kern w:val="0"/>
                <w:sz w:val="24"/>
                <w:szCs w:val="21"/>
              </w:rPr>
              <w:t>国网江苏省</w:t>
            </w:r>
            <w:proofErr w:type="gramEnd"/>
            <w:r>
              <w:rPr>
                <w:rFonts w:hAnsi="等线" w:cs="宋体" w:hint="eastAsia"/>
                <w:kern w:val="0"/>
                <w:sz w:val="24"/>
                <w:szCs w:val="21"/>
              </w:rPr>
              <w:t>电力有限公司电力科学研究院</w:t>
            </w:r>
          </w:p>
        </w:tc>
      </w:tr>
      <w:tr w:rsidR="00B36A14" w14:paraId="5128DF3D" w14:textId="77777777">
        <w:trPr>
          <w:trHeight w:val="384"/>
          <w:jc w:val="center"/>
        </w:trPr>
        <w:tc>
          <w:tcPr>
            <w:tcW w:w="587" w:type="dxa"/>
            <w:vMerge/>
            <w:vAlign w:val="center"/>
          </w:tcPr>
          <w:p w14:paraId="5E820FBE"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3EA2E748" w14:textId="77777777" w:rsidR="00B36A14" w:rsidRDefault="00C504D6">
            <w:pPr>
              <w:spacing w:line="360" w:lineRule="auto"/>
              <w:jc w:val="center"/>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朱道华</w:t>
            </w:r>
            <w:proofErr w:type="gramEnd"/>
          </w:p>
        </w:tc>
        <w:tc>
          <w:tcPr>
            <w:tcW w:w="1058" w:type="dxa"/>
            <w:vAlign w:val="center"/>
          </w:tcPr>
          <w:p w14:paraId="0A8F874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33</w:t>
            </w:r>
          </w:p>
        </w:tc>
        <w:tc>
          <w:tcPr>
            <w:tcW w:w="912" w:type="dxa"/>
            <w:vAlign w:val="center"/>
          </w:tcPr>
          <w:p w14:paraId="3F458BA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6A0A7B59"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电力系统通信</w:t>
            </w:r>
          </w:p>
        </w:tc>
        <w:tc>
          <w:tcPr>
            <w:tcW w:w="1181" w:type="dxa"/>
            <w:vAlign w:val="center"/>
          </w:tcPr>
          <w:p w14:paraId="2F2AF9B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1EB9FEE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6073AFB7" w14:textId="77777777" w:rsidR="00B36A14" w:rsidRDefault="00C504D6">
            <w:pPr>
              <w:pStyle w:val="ad"/>
              <w:spacing w:line="320" w:lineRule="exact"/>
              <w:rPr>
                <w:rFonts w:hAnsi="等线" w:cs="宋体"/>
                <w:kern w:val="0"/>
                <w:sz w:val="24"/>
                <w:szCs w:val="21"/>
              </w:rPr>
            </w:pPr>
            <w:proofErr w:type="gramStart"/>
            <w:r>
              <w:rPr>
                <w:rFonts w:hAnsi="等线" w:cs="宋体" w:hint="eastAsia"/>
                <w:kern w:val="0"/>
                <w:sz w:val="24"/>
                <w:szCs w:val="21"/>
              </w:rPr>
              <w:t>国网江苏省</w:t>
            </w:r>
            <w:proofErr w:type="gramEnd"/>
            <w:r>
              <w:rPr>
                <w:rFonts w:hAnsi="等线" w:cs="宋体" w:hint="eastAsia"/>
                <w:kern w:val="0"/>
                <w:sz w:val="24"/>
                <w:szCs w:val="21"/>
              </w:rPr>
              <w:t>电力有限公司电力科学研究院</w:t>
            </w:r>
          </w:p>
        </w:tc>
      </w:tr>
      <w:tr w:rsidR="00B36A14" w14:paraId="7F597E2D" w14:textId="77777777">
        <w:trPr>
          <w:trHeight w:val="384"/>
          <w:jc w:val="center"/>
        </w:trPr>
        <w:tc>
          <w:tcPr>
            <w:tcW w:w="587" w:type="dxa"/>
            <w:vMerge/>
            <w:vAlign w:val="center"/>
          </w:tcPr>
          <w:p w14:paraId="2809063F"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7D41659E"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孙云晓</w:t>
            </w:r>
          </w:p>
        </w:tc>
        <w:tc>
          <w:tcPr>
            <w:tcW w:w="1058" w:type="dxa"/>
            <w:vAlign w:val="center"/>
          </w:tcPr>
          <w:p w14:paraId="50E44A3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28</w:t>
            </w:r>
          </w:p>
        </w:tc>
        <w:tc>
          <w:tcPr>
            <w:tcW w:w="912" w:type="dxa"/>
            <w:vAlign w:val="center"/>
          </w:tcPr>
          <w:p w14:paraId="61002EDE"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5F12E36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电力系统信息通信</w:t>
            </w:r>
          </w:p>
        </w:tc>
        <w:tc>
          <w:tcPr>
            <w:tcW w:w="1181" w:type="dxa"/>
            <w:vAlign w:val="center"/>
          </w:tcPr>
          <w:p w14:paraId="72AA975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157CFC4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76E66264" w14:textId="77777777" w:rsidR="00B36A14" w:rsidRDefault="00C504D6">
            <w:pPr>
              <w:pStyle w:val="ad"/>
              <w:spacing w:line="320" w:lineRule="exact"/>
              <w:rPr>
                <w:rFonts w:hAnsi="等线" w:cs="宋体"/>
                <w:kern w:val="0"/>
                <w:sz w:val="24"/>
                <w:szCs w:val="21"/>
              </w:rPr>
            </w:pPr>
            <w:proofErr w:type="gramStart"/>
            <w:r>
              <w:rPr>
                <w:rFonts w:hAnsi="等线" w:cs="宋体" w:hint="eastAsia"/>
                <w:kern w:val="0"/>
                <w:sz w:val="24"/>
                <w:szCs w:val="21"/>
              </w:rPr>
              <w:t>国网江苏省</w:t>
            </w:r>
            <w:proofErr w:type="gramEnd"/>
            <w:r>
              <w:rPr>
                <w:rFonts w:hAnsi="等线" w:cs="宋体" w:hint="eastAsia"/>
                <w:kern w:val="0"/>
                <w:sz w:val="24"/>
                <w:szCs w:val="21"/>
              </w:rPr>
              <w:t>电力有限公司电力科学研究院</w:t>
            </w:r>
          </w:p>
        </w:tc>
      </w:tr>
      <w:tr w:rsidR="00B36A14" w14:paraId="4141D446" w14:textId="77777777">
        <w:trPr>
          <w:trHeight w:val="384"/>
          <w:jc w:val="center"/>
        </w:trPr>
        <w:tc>
          <w:tcPr>
            <w:tcW w:w="587" w:type="dxa"/>
            <w:vMerge/>
            <w:vAlign w:val="center"/>
          </w:tcPr>
          <w:p w14:paraId="274A7B43"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6F677701" w14:textId="77777777" w:rsidR="00B36A14" w:rsidRDefault="00C504D6">
            <w:pPr>
              <w:spacing w:line="360" w:lineRule="auto"/>
              <w:jc w:val="center"/>
              <w:rPr>
                <w:rFonts w:ascii="仿宋_GB2312" w:eastAsia="仿宋_GB2312" w:hAnsi="等线" w:cs="宋体"/>
                <w:kern w:val="0"/>
                <w:sz w:val="24"/>
                <w:szCs w:val="21"/>
              </w:rPr>
            </w:pPr>
            <w:proofErr w:type="gramStart"/>
            <w:r>
              <w:rPr>
                <w:rFonts w:ascii="仿宋_GB2312" w:eastAsia="仿宋_GB2312" w:hAnsi="等线" w:cs="宋体" w:hint="eastAsia"/>
                <w:kern w:val="0"/>
                <w:sz w:val="24"/>
                <w:szCs w:val="21"/>
              </w:rPr>
              <w:t>毕晓甜</w:t>
            </w:r>
            <w:proofErr w:type="gramEnd"/>
          </w:p>
        </w:tc>
        <w:tc>
          <w:tcPr>
            <w:tcW w:w="1058" w:type="dxa"/>
            <w:vAlign w:val="center"/>
          </w:tcPr>
          <w:p w14:paraId="6F4D4E02"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29</w:t>
            </w:r>
          </w:p>
        </w:tc>
        <w:tc>
          <w:tcPr>
            <w:tcW w:w="912" w:type="dxa"/>
            <w:vAlign w:val="center"/>
          </w:tcPr>
          <w:p w14:paraId="03B68B4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0D08FF1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电力系统及其自动化</w:t>
            </w:r>
          </w:p>
        </w:tc>
        <w:tc>
          <w:tcPr>
            <w:tcW w:w="1181" w:type="dxa"/>
            <w:vAlign w:val="center"/>
          </w:tcPr>
          <w:p w14:paraId="2D2E5A2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6645C410"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1D7F8C9B" w14:textId="77777777" w:rsidR="00B36A14" w:rsidRDefault="00C504D6">
            <w:pPr>
              <w:pStyle w:val="ad"/>
              <w:spacing w:line="320" w:lineRule="exact"/>
              <w:rPr>
                <w:rFonts w:hAnsi="等线" w:cs="宋体"/>
                <w:kern w:val="0"/>
                <w:sz w:val="24"/>
                <w:szCs w:val="21"/>
              </w:rPr>
            </w:pPr>
            <w:proofErr w:type="gramStart"/>
            <w:r>
              <w:rPr>
                <w:rFonts w:hAnsi="等线" w:cs="宋体" w:hint="eastAsia"/>
                <w:kern w:val="0"/>
                <w:sz w:val="24"/>
                <w:szCs w:val="21"/>
              </w:rPr>
              <w:t>国网江苏省</w:t>
            </w:r>
            <w:proofErr w:type="gramEnd"/>
            <w:r>
              <w:rPr>
                <w:rFonts w:hAnsi="等线" w:cs="宋体" w:hint="eastAsia"/>
                <w:kern w:val="0"/>
                <w:sz w:val="24"/>
                <w:szCs w:val="21"/>
              </w:rPr>
              <w:t>电力有限公司电力科学研究院</w:t>
            </w:r>
          </w:p>
        </w:tc>
      </w:tr>
      <w:tr w:rsidR="00B36A14" w14:paraId="013CA6CA" w14:textId="77777777">
        <w:trPr>
          <w:trHeight w:val="384"/>
          <w:jc w:val="center"/>
        </w:trPr>
        <w:tc>
          <w:tcPr>
            <w:tcW w:w="587" w:type="dxa"/>
            <w:vMerge/>
            <w:vAlign w:val="center"/>
          </w:tcPr>
          <w:p w14:paraId="15796397"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6CEE496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徐江涛</w:t>
            </w:r>
          </w:p>
        </w:tc>
        <w:tc>
          <w:tcPr>
            <w:tcW w:w="1058" w:type="dxa"/>
            <w:vAlign w:val="center"/>
          </w:tcPr>
          <w:p w14:paraId="0C8210E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28</w:t>
            </w:r>
          </w:p>
        </w:tc>
        <w:tc>
          <w:tcPr>
            <w:tcW w:w="912" w:type="dxa"/>
            <w:vAlign w:val="center"/>
          </w:tcPr>
          <w:p w14:paraId="74CFB274"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5EFDF6FD"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电力系统及其自动化</w:t>
            </w:r>
          </w:p>
        </w:tc>
        <w:tc>
          <w:tcPr>
            <w:tcW w:w="1181" w:type="dxa"/>
            <w:vAlign w:val="center"/>
          </w:tcPr>
          <w:p w14:paraId="4FF922A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23B312DF"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27E7C350" w14:textId="77777777" w:rsidR="00B36A14" w:rsidRDefault="00C504D6">
            <w:pPr>
              <w:pStyle w:val="ad"/>
              <w:spacing w:line="320" w:lineRule="exact"/>
              <w:rPr>
                <w:rFonts w:hAnsi="等线" w:cs="宋体"/>
                <w:kern w:val="0"/>
                <w:sz w:val="24"/>
                <w:szCs w:val="21"/>
              </w:rPr>
            </w:pPr>
            <w:proofErr w:type="gramStart"/>
            <w:r>
              <w:rPr>
                <w:rFonts w:hAnsi="等线" w:cs="宋体" w:hint="eastAsia"/>
                <w:kern w:val="0"/>
                <w:sz w:val="24"/>
                <w:szCs w:val="21"/>
              </w:rPr>
              <w:t>国网江苏省</w:t>
            </w:r>
            <w:proofErr w:type="gramEnd"/>
            <w:r>
              <w:rPr>
                <w:rFonts w:hAnsi="等线" w:cs="宋体" w:hint="eastAsia"/>
                <w:kern w:val="0"/>
                <w:sz w:val="24"/>
                <w:szCs w:val="21"/>
              </w:rPr>
              <w:t>电力有限公司电力科学研究院</w:t>
            </w:r>
          </w:p>
        </w:tc>
      </w:tr>
      <w:tr w:rsidR="00B36A14" w14:paraId="10272160" w14:textId="77777777">
        <w:trPr>
          <w:trHeight w:val="384"/>
          <w:jc w:val="center"/>
        </w:trPr>
        <w:tc>
          <w:tcPr>
            <w:tcW w:w="587" w:type="dxa"/>
            <w:vMerge/>
            <w:vAlign w:val="center"/>
          </w:tcPr>
          <w:p w14:paraId="0ED734E1"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711456A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徐长福</w:t>
            </w:r>
          </w:p>
        </w:tc>
        <w:tc>
          <w:tcPr>
            <w:tcW w:w="1058" w:type="dxa"/>
            <w:vAlign w:val="center"/>
          </w:tcPr>
          <w:p w14:paraId="344C615A"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50</w:t>
            </w:r>
          </w:p>
        </w:tc>
        <w:tc>
          <w:tcPr>
            <w:tcW w:w="912" w:type="dxa"/>
            <w:vAlign w:val="center"/>
          </w:tcPr>
          <w:p w14:paraId="713F897E"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w:t>
            </w:r>
            <w:r>
              <w:rPr>
                <w:rFonts w:ascii="仿宋_GB2312" w:eastAsia="仿宋_GB2312" w:hAnsi="等线" w:cs="宋体" w:hint="eastAsia"/>
                <w:kern w:val="0"/>
                <w:sz w:val="24"/>
                <w:szCs w:val="21"/>
              </w:rPr>
              <w:lastRenderedPageBreak/>
              <w:t>师</w:t>
            </w:r>
          </w:p>
        </w:tc>
        <w:tc>
          <w:tcPr>
            <w:tcW w:w="1123" w:type="dxa"/>
            <w:vAlign w:val="center"/>
          </w:tcPr>
          <w:p w14:paraId="2D8A91C6"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lastRenderedPageBreak/>
              <w:t>电力系统及其</w:t>
            </w:r>
            <w:r>
              <w:rPr>
                <w:rFonts w:ascii="仿宋_GB2312" w:eastAsia="仿宋_GB2312" w:hAnsi="等线" w:cs="宋体" w:hint="eastAsia"/>
                <w:kern w:val="0"/>
                <w:sz w:val="24"/>
                <w:szCs w:val="21"/>
              </w:rPr>
              <w:lastRenderedPageBreak/>
              <w:t>自动化</w:t>
            </w:r>
          </w:p>
        </w:tc>
        <w:tc>
          <w:tcPr>
            <w:tcW w:w="1181" w:type="dxa"/>
            <w:vAlign w:val="center"/>
          </w:tcPr>
          <w:p w14:paraId="38071B18"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lastRenderedPageBreak/>
              <w:t>课题研究</w:t>
            </w:r>
          </w:p>
        </w:tc>
        <w:tc>
          <w:tcPr>
            <w:tcW w:w="1108" w:type="dxa"/>
            <w:vAlign w:val="center"/>
          </w:tcPr>
          <w:p w14:paraId="03A72A1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3F07251A" w14:textId="77777777" w:rsidR="00B36A14" w:rsidRDefault="00C504D6">
            <w:pPr>
              <w:pStyle w:val="ad"/>
              <w:spacing w:line="320" w:lineRule="exact"/>
              <w:rPr>
                <w:rFonts w:hAnsi="等线" w:cs="宋体"/>
                <w:kern w:val="0"/>
                <w:sz w:val="24"/>
                <w:szCs w:val="21"/>
              </w:rPr>
            </w:pPr>
            <w:proofErr w:type="gramStart"/>
            <w:r>
              <w:rPr>
                <w:rFonts w:hAnsi="等线" w:cs="宋体" w:hint="eastAsia"/>
                <w:kern w:val="0"/>
                <w:sz w:val="24"/>
                <w:szCs w:val="21"/>
              </w:rPr>
              <w:t>国网江苏省</w:t>
            </w:r>
            <w:proofErr w:type="gramEnd"/>
            <w:r>
              <w:rPr>
                <w:rFonts w:hAnsi="等线" w:cs="宋体" w:hint="eastAsia"/>
                <w:kern w:val="0"/>
                <w:sz w:val="24"/>
                <w:szCs w:val="21"/>
              </w:rPr>
              <w:t>电力有限公司电</w:t>
            </w:r>
            <w:r>
              <w:rPr>
                <w:rFonts w:hAnsi="等线" w:cs="宋体" w:hint="eastAsia"/>
                <w:kern w:val="0"/>
                <w:sz w:val="24"/>
                <w:szCs w:val="21"/>
              </w:rPr>
              <w:lastRenderedPageBreak/>
              <w:t>力科学研究院</w:t>
            </w:r>
          </w:p>
        </w:tc>
      </w:tr>
      <w:tr w:rsidR="00B36A14" w14:paraId="043F9DEC" w14:textId="77777777">
        <w:trPr>
          <w:trHeight w:val="384"/>
          <w:jc w:val="center"/>
        </w:trPr>
        <w:tc>
          <w:tcPr>
            <w:tcW w:w="587" w:type="dxa"/>
            <w:vMerge/>
            <w:vAlign w:val="center"/>
          </w:tcPr>
          <w:p w14:paraId="48382BED"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2DFA0AF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姜欣欣</w:t>
            </w:r>
          </w:p>
        </w:tc>
        <w:tc>
          <w:tcPr>
            <w:tcW w:w="1058" w:type="dxa"/>
            <w:vAlign w:val="center"/>
          </w:tcPr>
          <w:p w14:paraId="6C82DCAC"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30</w:t>
            </w:r>
          </w:p>
        </w:tc>
        <w:tc>
          <w:tcPr>
            <w:tcW w:w="912" w:type="dxa"/>
            <w:vAlign w:val="center"/>
          </w:tcPr>
          <w:p w14:paraId="7358AEDD"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2C394235"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电力系统通信</w:t>
            </w:r>
          </w:p>
        </w:tc>
        <w:tc>
          <w:tcPr>
            <w:tcW w:w="1181" w:type="dxa"/>
            <w:vAlign w:val="center"/>
          </w:tcPr>
          <w:p w14:paraId="2BADB0B7"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41611E91"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45DE8275" w14:textId="77777777" w:rsidR="00B36A14" w:rsidRDefault="00C504D6">
            <w:pPr>
              <w:pStyle w:val="ad"/>
              <w:spacing w:line="320" w:lineRule="exact"/>
              <w:rPr>
                <w:rFonts w:hAnsi="等线" w:cs="宋体"/>
                <w:kern w:val="0"/>
                <w:sz w:val="24"/>
                <w:szCs w:val="21"/>
              </w:rPr>
            </w:pPr>
            <w:proofErr w:type="gramStart"/>
            <w:r>
              <w:rPr>
                <w:rFonts w:hAnsi="等线" w:cs="宋体" w:hint="eastAsia"/>
                <w:kern w:val="0"/>
                <w:sz w:val="24"/>
                <w:szCs w:val="21"/>
              </w:rPr>
              <w:t>国网江苏省</w:t>
            </w:r>
            <w:proofErr w:type="gramEnd"/>
            <w:r>
              <w:rPr>
                <w:rFonts w:hAnsi="等线" w:cs="宋体" w:hint="eastAsia"/>
                <w:kern w:val="0"/>
                <w:sz w:val="24"/>
                <w:szCs w:val="21"/>
              </w:rPr>
              <w:t>电力有限公司电力科学研究院</w:t>
            </w:r>
          </w:p>
        </w:tc>
      </w:tr>
      <w:tr w:rsidR="00B36A14" w14:paraId="08D1B1A2" w14:textId="77777777">
        <w:trPr>
          <w:trHeight w:val="384"/>
          <w:jc w:val="center"/>
        </w:trPr>
        <w:tc>
          <w:tcPr>
            <w:tcW w:w="587" w:type="dxa"/>
            <w:vMerge/>
            <w:vAlign w:val="center"/>
          </w:tcPr>
          <w:p w14:paraId="179A0AED" w14:textId="77777777" w:rsidR="00B36A14" w:rsidRDefault="00B36A14">
            <w:pPr>
              <w:numPr>
                <w:ilvl w:val="0"/>
                <w:numId w:val="30"/>
              </w:numPr>
              <w:spacing w:line="360" w:lineRule="auto"/>
              <w:ind w:left="0" w:firstLine="0"/>
              <w:jc w:val="center"/>
              <w:rPr>
                <w:rFonts w:ascii="仿宋_GB2312" w:hAnsi="仿宋"/>
                <w:sz w:val="24"/>
                <w:szCs w:val="21"/>
              </w:rPr>
            </w:pPr>
          </w:p>
        </w:tc>
        <w:tc>
          <w:tcPr>
            <w:tcW w:w="1043" w:type="dxa"/>
            <w:vAlign w:val="center"/>
          </w:tcPr>
          <w:p w14:paraId="0BA1F5AD"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倪昌祥</w:t>
            </w:r>
          </w:p>
        </w:tc>
        <w:tc>
          <w:tcPr>
            <w:tcW w:w="1058" w:type="dxa"/>
            <w:vAlign w:val="center"/>
          </w:tcPr>
          <w:p w14:paraId="5F5A9D9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28</w:t>
            </w:r>
          </w:p>
        </w:tc>
        <w:tc>
          <w:tcPr>
            <w:tcW w:w="912" w:type="dxa"/>
            <w:vAlign w:val="center"/>
          </w:tcPr>
          <w:p w14:paraId="325C054B"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0F43CF8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电力系统通信</w:t>
            </w:r>
          </w:p>
        </w:tc>
        <w:tc>
          <w:tcPr>
            <w:tcW w:w="1181" w:type="dxa"/>
            <w:vAlign w:val="center"/>
          </w:tcPr>
          <w:p w14:paraId="377C9015"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40B05803" w14:textId="77777777" w:rsidR="00B36A14" w:rsidRDefault="00C504D6">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482D3186" w14:textId="77777777" w:rsidR="00B36A14" w:rsidRDefault="00C504D6">
            <w:pPr>
              <w:pStyle w:val="ad"/>
              <w:spacing w:line="320" w:lineRule="exact"/>
              <w:rPr>
                <w:rFonts w:hAnsi="等线" w:cs="宋体"/>
                <w:kern w:val="0"/>
                <w:sz w:val="24"/>
                <w:szCs w:val="21"/>
              </w:rPr>
            </w:pPr>
            <w:proofErr w:type="gramStart"/>
            <w:r>
              <w:rPr>
                <w:rFonts w:hAnsi="等线" w:cs="宋体" w:hint="eastAsia"/>
                <w:kern w:val="0"/>
                <w:sz w:val="24"/>
                <w:szCs w:val="21"/>
              </w:rPr>
              <w:t>国网江苏省</w:t>
            </w:r>
            <w:proofErr w:type="gramEnd"/>
            <w:r>
              <w:rPr>
                <w:rFonts w:hAnsi="等线" w:cs="宋体" w:hint="eastAsia"/>
                <w:kern w:val="0"/>
                <w:sz w:val="24"/>
                <w:szCs w:val="21"/>
              </w:rPr>
              <w:t>电力有限公司电力科学研究院</w:t>
            </w:r>
          </w:p>
        </w:tc>
      </w:tr>
    </w:tbl>
    <w:p w14:paraId="6F98400F" w14:textId="77777777" w:rsidR="00B36A14" w:rsidRDefault="00B36A14">
      <w:pPr>
        <w:adjustRightInd w:val="0"/>
        <w:snapToGrid w:val="0"/>
        <w:spacing w:line="360" w:lineRule="auto"/>
        <w:ind w:left="425"/>
        <w:jc w:val="left"/>
        <w:rPr>
          <w:rFonts w:ascii="仿宋_GB2312" w:eastAsia="仿宋_GB2312"/>
          <w:sz w:val="24"/>
        </w:rPr>
      </w:pPr>
    </w:p>
    <w:p w14:paraId="3EDE5FBC" w14:textId="77777777" w:rsidR="00B36A14" w:rsidRDefault="00C504D6">
      <w:pPr>
        <w:pStyle w:val="20"/>
        <w:numPr>
          <w:ilvl w:val="1"/>
          <w:numId w:val="1"/>
        </w:numPr>
      </w:pPr>
      <w:r>
        <w:rPr>
          <w:rFonts w:hint="eastAsia"/>
        </w:rPr>
        <w:t>各承担单位具有的与本项目有关的工作业绩、实验室条件、理论研究环境</w:t>
      </w:r>
    </w:p>
    <w:p w14:paraId="740B7281" w14:textId="77777777" w:rsidR="00B36A14" w:rsidRDefault="00C504D6">
      <w:pPr>
        <w:pStyle w:val="ac"/>
        <w:numPr>
          <w:ilvl w:val="0"/>
          <w:numId w:val="31"/>
        </w:numPr>
        <w:adjustRightInd w:val="0"/>
        <w:snapToGrid w:val="0"/>
        <w:spacing w:line="360" w:lineRule="auto"/>
        <w:ind w:firstLineChars="0"/>
        <w:jc w:val="left"/>
        <w:rPr>
          <w:rFonts w:ascii="仿宋_GB2312" w:eastAsia="仿宋_GB2312"/>
          <w:sz w:val="24"/>
        </w:rPr>
      </w:pPr>
      <w:proofErr w:type="gramStart"/>
      <w:r>
        <w:rPr>
          <w:rFonts w:ascii="仿宋_GB2312" w:eastAsia="仿宋_GB2312" w:hint="eastAsia"/>
          <w:sz w:val="24"/>
        </w:rPr>
        <w:t>国网电力</w:t>
      </w:r>
      <w:proofErr w:type="gramEnd"/>
      <w:r>
        <w:rPr>
          <w:rFonts w:ascii="仿宋_GB2312" w:eastAsia="仿宋_GB2312" w:hint="eastAsia"/>
          <w:sz w:val="24"/>
        </w:rPr>
        <w:t>物联网平台技术联合实验室</w:t>
      </w:r>
    </w:p>
    <w:p w14:paraId="7634BC71" w14:textId="77777777" w:rsidR="00B36A14" w:rsidRDefault="00C504D6">
      <w:pPr>
        <w:adjustRightInd w:val="0"/>
        <w:snapToGrid w:val="0"/>
        <w:spacing w:line="360" w:lineRule="auto"/>
        <w:ind w:firstLineChars="200" w:firstLine="480"/>
        <w:jc w:val="left"/>
        <w:rPr>
          <w:rFonts w:ascii="仿宋_GB2312" w:eastAsia="仿宋_GB2312"/>
          <w:sz w:val="24"/>
        </w:rPr>
      </w:pPr>
      <w:proofErr w:type="gramStart"/>
      <w:r>
        <w:rPr>
          <w:rFonts w:ascii="仿宋_GB2312" w:eastAsia="仿宋_GB2312" w:hint="eastAsia"/>
          <w:sz w:val="24"/>
        </w:rPr>
        <w:t>国网江苏省</w:t>
      </w:r>
      <w:proofErr w:type="gramEnd"/>
      <w:r>
        <w:rPr>
          <w:rFonts w:ascii="仿宋_GB2312" w:eastAsia="仿宋_GB2312" w:hint="eastAsia"/>
          <w:sz w:val="24"/>
        </w:rPr>
        <w:t>电力有限公司建成“江苏省公司泛在电力物联网实验室”，并以此为基础申报江苏省工程研究中心和国家电网重点实验室。2016年以来，实验室共承担参与科技项目103个，其中国家级科技项目3个、</w:t>
      </w:r>
      <w:proofErr w:type="gramStart"/>
      <w:r>
        <w:rPr>
          <w:rFonts w:ascii="仿宋_GB2312" w:eastAsia="仿宋_GB2312" w:hint="eastAsia"/>
          <w:sz w:val="24"/>
        </w:rPr>
        <w:t>国网公司</w:t>
      </w:r>
      <w:proofErr w:type="gramEnd"/>
      <w:r>
        <w:rPr>
          <w:rFonts w:ascii="仿宋_GB2312" w:eastAsia="仿宋_GB2312" w:hint="eastAsia"/>
          <w:sz w:val="24"/>
        </w:rPr>
        <w:t>科技项目19个，省公司科技项目81个；发表论文83篇，其中SCI检索17篇、EI检索31篇，ISTP检索17篇；授权发明专利95项，受理发明专利78项；申请软件著作权77项。</w:t>
      </w:r>
    </w:p>
    <w:p w14:paraId="602E255F" w14:textId="77777777" w:rsidR="00B36A14" w:rsidRDefault="00C504D6">
      <w:pPr>
        <w:pStyle w:val="ac"/>
        <w:numPr>
          <w:ilvl w:val="0"/>
          <w:numId w:val="32"/>
        </w:numPr>
        <w:adjustRightInd w:val="0"/>
        <w:snapToGrid w:val="0"/>
        <w:spacing w:line="360" w:lineRule="auto"/>
        <w:ind w:firstLineChars="0"/>
        <w:jc w:val="left"/>
        <w:rPr>
          <w:rFonts w:ascii="仿宋_GB2312" w:eastAsia="仿宋_GB2312"/>
          <w:sz w:val="24"/>
        </w:rPr>
      </w:pPr>
      <w:proofErr w:type="gramStart"/>
      <w:r>
        <w:rPr>
          <w:rFonts w:ascii="仿宋_GB2312" w:eastAsia="仿宋_GB2312" w:hint="eastAsia"/>
          <w:sz w:val="24"/>
        </w:rPr>
        <w:t>国网江苏信息通信分公司通信运检中心</w:t>
      </w:r>
      <w:proofErr w:type="gramEnd"/>
    </w:p>
    <w:p w14:paraId="655CA41F" w14:textId="77777777" w:rsidR="00B36A14" w:rsidRDefault="00C504D6">
      <w:pPr>
        <w:adjustRightInd w:val="0"/>
        <w:snapToGrid w:val="0"/>
        <w:spacing w:line="360" w:lineRule="auto"/>
        <w:ind w:firstLineChars="200" w:firstLine="480"/>
        <w:jc w:val="left"/>
        <w:rPr>
          <w:rFonts w:ascii="仿宋_GB2312" w:eastAsia="仿宋_GB2312"/>
          <w:sz w:val="24"/>
        </w:rPr>
      </w:pPr>
      <w:r>
        <w:rPr>
          <w:rFonts w:ascii="仿宋_GB2312" w:eastAsia="仿宋_GB2312" w:hint="eastAsia"/>
          <w:sz w:val="24"/>
        </w:rPr>
        <w:t>江苏省信息通信分公司</w:t>
      </w:r>
      <w:proofErr w:type="gramStart"/>
      <w:r>
        <w:rPr>
          <w:rFonts w:ascii="仿宋_GB2312" w:eastAsia="仿宋_GB2312" w:hint="eastAsia"/>
          <w:sz w:val="24"/>
        </w:rPr>
        <w:t>通信运检中心</w:t>
      </w:r>
      <w:proofErr w:type="gramEnd"/>
      <w:r>
        <w:rPr>
          <w:rFonts w:ascii="仿宋_GB2312" w:eastAsia="仿宋_GB2312" w:hint="eastAsia"/>
          <w:sz w:val="24"/>
        </w:rPr>
        <w:t>具有独立的传输和数据网测试研究环境，包括软硬件平台及资源数据基础；负责全省三四级网络的监控调度及一二级网络的属地化监控，时刻掌握网络运行实际状态；公司多年的电力通信网络建设和维护管理经验为研究提供了实践经验与基础，积累了大量的实用化经验，具备本次项目研究的基础与条件。</w:t>
      </w:r>
    </w:p>
    <w:p w14:paraId="2E1127B5" w14:textId="77777777" w:rsidR="00B36A14" w:rsidRDefault="00C504D6">
      <w:pPr>
        <w:pStyle w:val="ac"/>
        <w:numPr>
          <w:ilvl w:val="0"/>
          <w:numId w:val="31"/>
        </w:numPr>
        <w:adjustRightInd w:val="0"/>
        <w:snapToGrid w:val="0"/>
        <w:spacing w:line="360" w:lineRule="auto"/>
        <w:ind w:firstLineChars="0"/>
        <w:jc w:val="left"/>
        <w:rPr>
          <w:rFonts w:ascii="仿宋_GB2312" w:eastAsia="仿宋_GB2312"/>
          <w:sz w:val="24"/>
        </w:rPr>
      </w:pPr>
      <w:proofErr w:type="gramStart"/>
      <w:r>
        <w:rPr>
          <w:rFonts w:ascii="仿宋_GB2312" w:eastAsia="仿宋_GB2312" w:hint="eastAsia"/>
          <w:sz w:val="24"/>
        </w:rPr>
        <w:t>国网江苏省</w:t>
      </w:r>
      <w:proofErr w:type="gramEnd"/>
      <w:r>
        <w:rPr>
          <w:rFonts w:ascii="仿宋_GB2312" w:eastAsia="仿宋_GB2312" w:hint="eastAsia"/>
          <w:sz w:val="24"/>
        </w:rPr>
        <w:t>电力有限公司无线通信技术实验室</w:t>
      </w:r>
    </w:p>
    <w:p w14:paraId="632D1A8D" w14:textId="77777777" w:rsidR="00B36A14" w:rsidRDefault="00C504D6">
      <w:pPr>
        <w:adjustRightInd w:val="0"/>
        <w:snapToGrid w:val="0"/>
        <w:spacing w:line="360" w:lineRule="auto"/>
        <w:ind w:firstLineChars="200" w:firstLine="480"/>
        <w:jc w:val="left"/>
        <w:rPr>
          <w:rFonts w:ascii="仿宋_GB2312" w:eastAsia="仿宋_GB2312"/>
          <w:sz w:val="24"/>
        </w:rPr>
      </w:pPr>
      <w:proofErr w:type="gramStart"/>
      <w:r>
        <w:rPr>
          <w:rFonts w:ascii="仿宋_GB2312" w:eastAsia="仿宋_GB2312" w:hint="eastAsia"/>
          <w:sz w:val="24"/>
        </w:rPr>
        <w:t>国网江苏省</w:t>
      </w:r>
      <w:proofErr w:type="gramEnd"/>
      <w:r>
        <w:rPr>
          <w:rFonts w:ascii="仿宋_GB2312" w:eastAsia="仿宋_GB2312" w:hint="eastAsia"/>
          <w:sz w:val="24"/>
        </w:rPr>
        <w:t>电力有限公司无线通信技术实验室是</w:t>
      </w:r>
      <w:proofErr w:type="gramStart"/>
      <w:r>
        <w:rPr>
          <w:rFonts w:ascii="仿宋_GB2312" w:eastAsia="仿宋_GB2312" w:hint="eastAsia"/>
          <w:sz w:val="24"/>
        </w:rPr>
        <w:t>由国网江苏省</w:t>
      </w:r>
      <w:proofErr w:type="gramEnd"/>
      <w:r>
        <w:rPr>
          <w:rFonts w:ascii="仿宋_GB2312" w:eastAsia="仿宋_GB2312" w:hint="eastAsia"/>
          <w:sz w:val="24"/>
        </w:rPr>
        <w:t>电力科学研究院牵头建设设立的专项技术实验室。该实验室已获得宽带集群（B-</w:t>
      </w:r>
      <w:proofErr w:type="spellStart"/>
      <w:r>
        <w:rPr>
          <w:rFonts w:ascii="仿宋_GB2312" w:eastAsia="仿宋_GB2312" w:hint="eastAsia"/>
          <w:sz w:val="24"/>
        </w:rPr>
        <w:t>TrunC</w:t>
      </w:r>
      <w:proofErr w:type="spellEnd"/>
      <w:r>
        <w:rPr>
          <w:rFonts w:ascii="仿宋_GB2312" w:eastAsia="仿宋_GB2312" w:hint="eastAsia"/>
          <w:sz w:val="24"/>
        </w:rPr>
        <w:t>）产业联盟及TD产业联盟在电力行业中唯一的TD-LTE电力行业研究与应用实验室的联合授牌。实验室牵头承担</w:t>
      </w:r>
      <w:proofErr w:type="gramStart"/>
      <w:r>
        <w:rPr>
          <w:rFonts w:ascii="仿宋_GB2312" w:eastAsia="仿宋_GB2312" w:hint="eastAsia"/>
          <w:sz w:val="24"/>
        </w:rPr>
        <w:t>多个国网及</w:t>
      </w:r>
      <w:proofErr w:type="gramEnd"/>
      <w:r>
        <w:rPr>
          <w:rFonts w:ascii="仿宋_GB2312" w:eastAsia="仿宋_GB2312" w:hint="eastAsia"/>
          <w:sz w:val="24"/>
        </w:rPr>
        <w:t>省公司科技项目，申请受理了20件发明专利，授权2件软著，编制2项技术规范，发表了20多篇核心期刊及国际会议学术论文。开展的基础技术研究包括：终端</w:t>
      </w:r>
      <w:proofErr w:type="gramStart"/>
      <w:r>
        <w:rPr>
          <w:rFonts w:ascii="仿宋_GB2312" w:eastAsia="仿宋_GB2312" w:hint="eastAsia"/>
          <w:sz w:val="24"/>
        </w:rPr>
        <w:t>无线通信网组网</w:t>
      </w:r>
      <w:proofErr w:type="gramEnd"/>
      <w:r>
        <w:rPr>
          <w:rFonts w:ascii="仿宋_GB2312" w:eastAsia="仿宋_GB2312" w:hint="eastAsia"/>
          <w:sz w:val="24"/>
        </w:rPr>
        <w:t>方式与多天线技术研究；终端通信接入网多业务承载安全防护体系与管控措施研究；已开展的专业应用研究包括：基于TD-LTE4G专网的江苏智能电网设备监控应用</w:t>
      </w:r>
      <w:r>
        <w:rPr>
          <w:rFonts w:ascii="仿宋_GB2312" w:eastAsia="仿宋_GB2312" w:hint="eastAsia"/>
          <w:sz w:val="24"/>
        </w:rPr>
        <w:lastRenderedPageBreak/>
        <w:t>技术研究；适用于无人机、机器人巡检采集数据回传的网络安全接入和基于大数据平台的智能识别试点应用；基于物联网应用的电网设备状态智能感知技术研究和试点应用。实验室定位于打造业务应用创新的孵化器，储备新型电力无线通信技术、建设无线通信技术研究验证与测试平台、为公司培养无线技术研究、运维及管理人才，也为本项目研究提供了坚实的技术理论研究基础与人才保障。</w:t>
      </w:r>
    </w:p>
    <w:p w14:paraId="54607E38" w14:textId="77777777" w:rsidR="00B36A14" w:rsidRDefault="00C504D6">
      <w:pPr>
        <w:pStyle w:val="1"/>
      </w:pPr>
      <w:r>
        <w:br w:type="page"/>
      </w:r>
      <w:r>
        <w:rPr>
          <w:rFonts w:hint="eastAsia"/>
        </w:rPr>
        <w:lastRenderedPageBreak/>
        <w:t>项目的进度安排</w:t>
      </w:r>
    </w:p>
    <w:p w14:paraId="14D712DF"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图7</w:t>
      </w:r>
      <w:r>
        <w:rPr>
          <w:rFonts w:ascii="仿宋_GB2312" w:eastAsia="仿宋_GB2312"/>
          <w:sz w:val="24"/>
        </w:rPr>
        <w:t xml:space="preserve">-1 </w:t>
      </w:r>
      <w:r>
        <w:rPr>
          <w:rFonts w:ascii="仿宋_GB2312" w:eastAsia="仿宋_GB2312" w:hint="eastAsia"/>
          <w:sz w:val="24"/>
        </w:rPr>
        <w:t>进度安排表</w:t>
      </w:r>
    </w:p>
    <w:tbl>
      <w:tblPr>
        <w:tblW w:w="94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675"/>
        <w:gridCol w:w="2410"/>
        <w:gridCol w:w="6383"/>
      </w:tblGrid>
      <w:tr w:rsidR="00B36A14" w14:paraId="3F128664" w14:textId="77777777">
        <w:trPr>
          <w:trHeight w:val="499"/>
          <w:tblHeader/>
        </w:trPr>
        <w:tc>
          <w:tcPr>
            <w:tcW w:w="675" w:type="dxa"/>
            <w:vAlign w:val="center"/>
          </w:tcPr>
          <w:p w14:paraId="19FBB767" w14:textId="77777777" w:rsidR="00B36A14" w:rsidRDefault="00C504D6">
            <w:pPr>
              <w:adjustRightInd w:val="0"/>
              <w:snapToGrid w:val="0"/>
              <w:spacing w:line="360" w:lineRule="auto"/>
              <w:ind w:right="-108"/>
              <w:rPr>
                <w:rFonts w:ascii="仿宋_GB2312" w:eastAsia="仿宋_GB2312"/>
                <w:sz w:val="24"/>
              </w:rPr>
            </w:pPr>
            <w:r>
              <w:rPr>
                <w:rFonts w:ascii="仿宋_GB2312" w:eastAsia="仿宋_GB2312" w:hint="eastAsia"/>
                <w:sz w:val="24"/>
              </w:rPr>
              <w:t>序号</w:t>
            </w:r>
          </w:p>
        </w:tc>
        <w:tc>
          <w:tcPr>
            <w:tcW w:w="2410" w:type="dxa"/>
            <w:vAlign w:val="center"/>
          </w:tcPr>
          <w:p w14:paraId="68B79B58"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时间段</w:t>
            </w:r>
          </w:p>
        </w:tc>
        <w:tc>
          <w:tcPr>
            <w:tcW w:w="6383" w:type="dxa"/>
            <w:vAlign w:val="center"/>
          </w:tcPr>
          <w:p w14:paraId="66CF7042" w14:textId="77777777" w:rsidR="00B36A14" w:rsidRDefault="00C504D6">
            <w:pPr>
              <w:adjustRightInd w:val="0"/>
              <w:snapToGrid w:val="0"/>
              <w:spacing w:line="360" w:lineRule="auto"/>
              <w:jc w:val="center"/>
              <w:rPr>
                <w:rFonts w:ascii="仿宋_GB2312" w:eastAsia="仿宋_GB2312"/>
                <w:sz w:val="24"/>
              </w:rPr>
            </w:pPr>
            <w:r>
              <w:rPr>
                <w:rFonts w:ascii="仿宋_GB2312" w:eastAsia="仿宋_GB2312" w:hint="eastAsia"/>
                <w:sz w:val="24"/>
              </w:rPr>
              <w:t>内         容</w:t>
            </w:r>
          </w:p>
        </w:tc>
      </w:tr>
      <w:tr w:rsidR="00B36A14" w14:paraId="73E72E97" w14:textId="77777777">
        <w:tc>
          <w:tcPr>
            <w:tcW w:w="675" w:type="dxa"/>
            <w:vAlign w:val="center"/>
          </w:tcPr>
          <w:p w14:paraId="44BA922E" w14:textId="77777777" w:rsidR="00B36A14" w:rsidRDefault="00B36A14">
            <w:pPr>
              <w:numPr>
                <w:ilvl w:val="0"/>
                <w:numId w:val="33"/>
              </w:numPr>
              <w:adjustRightInd w:val="0"/>
              <w:snapToGrid w:val="0"/>
              <w:spacing w:line="360" w:lineRule="auto"/>
              <w:jc w:val="center"/>
              <w:rPr>
                <w:rFonts w:ascii="仿宋_GB2312" w:eastAsia="仿宋_GB2312"/>
              </w:rPr>
            </w:pPr>
          </w:p>
        </w:tc>
        <w:tc>
          <w:tcPr>
            <w:tcW w:w="2410" w:type="dxa"/>
            <w:vAlign w:val="center"/>
          </w:tcPr>
          <w:p w14:paraId="4486BF1C" w14:textId="77777777" w:rsidR="00B36A14" w:rsidRDefault="00C504D6">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2020年8月</w:t>
            </w:r>
          </w:p>
          <w:p w14:paraId="005E6B32" w14:textId="77777777" w:rsidR="00B36A14" w:rsidRDefault="00C504D6">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至</w:t>
            </w:r>
          </w:p>
          <w:p w14:paraId="4142FE5C" w14:textId="72C89750" w:rsidR="00B36A14" w:rsidRDefault="00C504D6">
            <w:pPr>
              <w:adjustRightInd w:val="0"/>
              <w:snapToGrid w:val="0"/>
              <w:spacing w:line="360" w:lineRule="auto"/>
              <w:rPr>
                <w:rFonts w:ascii="仿宋_GB2312" w:eastAsia="仿宋_GB2312"/>
              </w:rPr>
            </w:pPr>
            <w:r>
              <w:rPr>
                <w:rFonts w:ascii="仿宋_GB2312" w:eastAsia="仿宋_GB2312" w:hAnsi="宋体" w:hint="eastAsia"/>
                <w:color w:val="000000" w:themeColor="text1"/>
                <w:sz w:val="24"/>
              </w:rPr>
              <w:t>2020年</w:t>
            </w:r>
            <w:del w:id="64" w:author="李 财云" w:date="2020-08-10T10:01:00Z">
              <w:r w:rsidDel="00C504D6">
                <w:rPr>
                  <w:rFonts w:ascii="仿宋_GB2312" w:eastAsia="仿宋_GB2312" w:hAnsi="宋体" w:hint="eastAsia"/>
                  <w:color w:val="000000" w:themeColor="text1"/>
                  <w:sz w:val="24"/>
                </w:rPr>
                <w:delText>10</w:delText>
              </w:r>
            </w:del>
            <w:ins w:id="65" w:author="李 财云" w:date="2020-08-10T10:01:00Z">
              <w:r>
                <w:rPr>
                  <w:rFonts w:ascii="仿宋_GB2312" w:eastAsia="仿宋_GB2312" w:hAnsi="宋体" w:hint="eastAsia"/>
                  <w:color w:val="000000" w:themeColor="text1"/>
                  <w:sz w:val="24"/>
                </w:rPr>
                <w:t>9</w:t>
              </w:r>
            </w:ins>
            <w:r>
              <w:rPr>
                <w:rFonts w:ascii="仿宋_GB2312" w:eastAsia="仿宋_GB2312" w:hAnsi="宋体" w:hint="eastAsia"/>
                <w:color w:val="000000" w:themeColor="text1"/>
                <w:sz w:val="24"/>
              </w:rPr>
              <w:t>月</w:t>
            </w:r>
          </w:p>
        </w:tc>
        <w:tc>
          <w:tcPr>
            <w:tcW w:w="6383" w:type="dxa"/>
          </w:tcPr>
          <w:p w14:paraId="4224D4CF" w14:textId="77777777" w:rsidR="00B36A14" w:rsidRDefault="00C504D6">
            <w:pPr>
              <w:adjustRightInd w:val="0"/>
              <w:snapToGrid w:val="0"/>
              <w:spacing w:line="360" w:lineRule="auto"/>
              <w:ind w:right="393"/>
              <w:rPr>
                <w:rFonts w:ascii="仿宋_GB2312" w:eastAsia="仿宋_GB2312" w:hAnsi="宋体"/>
                <w:color w:val="000000" w:themeColor="text1"/>
                <w:sz w:val="24"/>
              </w:rPr>
            </w:pPr>
            <w:r>
              <w:rPr>
                <w:rFonts w:ascii="仿宋_GB2312" w:eastAsia="仿宋_GB2312" w:hAnsi="宋体" w:hint="eastAsia"/>
                <w:color w:val="000000" w:themeColor="text1"/>
                <w:sz w:val="24"/>
              </w:rPr>
              <w:t>研究内容：</w:t>
            </w:r>
          </w:p>
          <w:p w14:paraId="375FB130" w14:textId="77777777" w:rsidR="00CB7E29" w:rsidRDefault="00C504D6" w:rsidP="00CB7E29">
            <w:pPr>
              <w:adjustRightInd w:val="0"/>
              <w:snapToGrid w:val="0"/>
              <w:spacing w:line="360" w:lineRule="auto"/>
              <w:ind w:right="393"/>
              <w:rPr>
                <w:ins w:id="66" w:author="李 财云" w:date="2020-08-10T10:04:00Z"/>
                <w:rFonts w:ascii="仿宋_GB2312" w:eastAsia="仿宋_GB2312"/>
                <w:sz w:val="24"/>
              </w:rPr>
            </w:pPr>
            <w:r>
              <w:rPr>
                <w:rFonts w:ascii="仿宋_GB2312" w:eastAsia="仿宋_GB2312" w:hAnsi="宋体" w:hint="eastAsia"/>
                <w:color w:val="000000" w:themeColor="text1"/>
                <w:sz w:val="24"/>
              </w:rPr>
              <w:t>分析智能电网当前问题和未来的业务需求，设计满足电力业务未来演进需求的基于灵活以太网技术的切片网络框架，</w:t>
            </w:r>
            <w:r>
              <w:rPr>
                <w:rFonts w:ascii="仿宋_GB2312" w:eastAsia="仿宋_GB2312" w:hint="eastAsia"/>
                <w:sz w:val="24"/>
              </w:rPr>
              <w:t>研究基于灵活以太网的切片网络如何满足电网业务安全隔离的要求。</w:t>
            </w:r>
          </w:p>
          <w:p w14:paraId="1F48A372" w14:textId="32C12971" w:rsidR="00CB7E29" w:rsidRDefault="00CB7E29" w:rsidP="00CB7E29">
            <w:pPr>
              <w:adjustRightInd w:val="0"/>
              <w:snapToGrid w:val="0"/>
              <w:spacing w:line="360" w:lineRule="auto"/>
              <w:ind w:right="393"/>
              <w:rPr>
                <w:ins w:id="67" w:author="李 财云" w:date="2020-08-10T10:04:00Z"/>
                <w:rFonts w:ascii="仿宋_GB2312" w:eastAsia="仿宋_GB2312"/>
                <w:sz w:val="24"/>
              </w:rPr>
            </w:pPr>
            <w:ins w:id="68" w:author="李 财云" w:date="2020-08-10T10:04:00Z">
              <w:r>
                <w:rPr>
                  <w:rFonts w:ascii="仿宋_GB2312" w:eastAsia="仿宋_GB2312" w:hint="eastAsia"/>
                  <w:sz w:val="24"/>
                </w:rPr>
                <w:t>研究基于灵活以太网的切片网络如何能够满足电力保护业务确定性时延、高可靠的要求，研究电网典型应用场景的网络切片管理方案。</w:t>
              </w:r>
            </w:ins>
          </w:p>
          <w:p w14:paraId="1A04D2B5" w14:textId="6D1D4FCF" w:rsidR="00B36A14" w:rsidDel="00CB7E29" w:rsidRDefault="00B36A14">
            <w:pPr>
              <w:adjustRightInd w:val="0"/>
              <w:snapToGrid w:val="0"/>
              <w:spacing w:line="360" w:lineRule="auto"/>
              <w:ind w:right="393"/>
              <w:rPr>
                <w:del w:id="69" w:author="李 财云" w:date="2020-08-10T10:06:00Z"/>
                <w:rFonts w:ascii="仿宋_GB2312" w:eastAsia="仿宋_GB2312" w:hAnsi="宋体"/>
                <w:color w:val="000000" w:themeColor="text1"/>
                <w:sz w:val="24"/>
              </w:rPr>
            </w:pPr>
          </w:p>
          <w:p w14:paraId="4614247F" w14:textId="77777777" w:rsidR="00B36A14" w:rsidRDefault="00C504D6">
            <w:pPr>
              <w:adjustRightInd w:val="0"/>
              <w:snapToGrid w:val="0"/>
              <w:spacing w:line="360" w:lineRule="auto"/>
              <w:ind w:right="393"/>
              <w:rPr>
                <w:rFonts w:ascii="仿宋_GB2312" w:eastAsia="仿宋_GB2312"/>
                <w:sz w:val="24"/>
              </w:rPr>
            </w:pPr>
            <w:r>
              <w:rPr>
                <w:rFonts w:ascii="仿宋_GB2312" w:eastAsia="仿宋_GB2312" w:hint="eastAsia"/>
                <w:sz w:val="24"/>
              </w:rPr>
              <w:t>阶段性目标：</w:t>
            </w:r>
          </w:p>
          <w:p w14:paraId="0DC90590" w14:textId="77777777" w:rsidR="00B36A14" w:rsidRDefault="00C504D6">
            <w:pPr>
              <w:adjustRightInd w:val="0"/>
              <w:snapToGrid w:val="0"/>
              <w:spacing w:line="360" w:lineRule="auto"/>
              <w:ind w:right="393"/>
              <w:rPr>
                <w:rFonts w:ascii="仿宋_GB2312" w:eastAsia="仿宋_GB2312"/>
              </w:rPr>
            </w:pPr>
            <w:r>
              <w:rPr>
                <w:rFonts w:ascii="仿宋_GB2312" w:eastAsia="仿宋_GB2312" w:hint="eastAsia"/>
                <w:sz w:val="24"/>
              </w:rPr>
              <w:t>完成对应课题报告中相应部分内容。</w:t>
            </w:r>
          </w:p>
        </w:tc>
      </w:tr>
      <w:tr w:rsidR="00CB7E29" w14:paraId="2CC47A94" w14:textId="77777777">
        <w:tc>
          <w:tcPr>
            <w:tcW w:w="675" w:type="dxa"/>
            <w:vAlign w:val="center"/>
          </w:tcPr>
          <w:p w14:paraId="06F3496D" w14:textId="77777777" w:rsidR="00CB7E29" w:rsidRDefault="00CB7E29" w:rsidP="00CB7E29">
            <w:pPr>
              <w:numPr>
                <w:ilvl w:val="0"/>
                <w:numId w:val="33"/>
              </w:numPr>
              <w:adjustRightInd w:val="0"/>
              <w:snapToGrid w:val="0"/>
              <w:spacing w:line="360" w:lineRule="auto"/>
              <w:jc w:val="center"/>
              <w:rPr>
                <w:rFonts w:ascii="仿宋_GB2312" w:eastAsia="仿宋_GB2312"/>
              </w:rPr>
            </w:pPr>
          </w:p>
        </w:tc>
        <w:tc>
          <w:tcPr>
            <w:tcW w:w="2410" w:type="dxa"/>
            <w:vAlign w:val="center"/>
          </w:tcPr>
          <w:p w14:paraId="57E3F460" w14:textId="77777777" w:rsidR="00CB7E29" w:rsidRDefault="00CB7E29" w:rsidP="00CB7E29">
            <w:pPr>
              <w:adjustRightInd w:val="0"/>
              <w:snapToGrid w:val="0"/>
              <w:spacing w:line="360" w:lineRule="auto"/>
              <w:jc w:val="center"/>
              <w:rPr>
                <w:ins w:id="70" w:author="李 财云" w:date="2020-08-10T10:06:00Z"/>
                <w:rFonts w:ascii="仿宋_GB2312" w:eastAsia="仿宋_GB2312" w:hAnsi="宋体"/>
                <w:color w:val="000000" w:themeColor="text1"/>
                <w:sz w:val="24"/>
              </w:rPr>
            </w:pPr>
            <w:ins w:id="71" w:author="李 财云" w:date="2020-08-10T10:06:00Z">
              <w:r>
                <w:rPr>
                  <w:rFonts w:ascii="仿宋_GB2312" w:eastAsia="仿宋_GB2312" w:hAnsi="宋体" w:hint="eastAsia"/>
                  <w:color w:val="000000" w:themeColor="text1"/>
                  <w:sz w:val="24"/>
                </w:rPr>
                <w:t>2020年10月</w:t>
              </w:r>
            </w:ins>
          </w:p>
          <w:p w14:paraId="5F22E668" w14:textId="77777777" w:rsidR="00CB7E29" w:rsidRDefault="00CB7E29" w:rsidP="00CB7E29">
            <w:pPr>
              <w:adjustRightInd w:val="0"/>
              <w:snapToGrid w:val="0"/>
              <w:spacing w:line="360" w:lineRule="auto"/>
              <w:jc w:val="center"/>
              <w:rPr>
                <w:ins w:id="72" w:author="李 财云" w:date="2020-08-10T10:06:00Z"/>
                <w:rFonts w:ascii="仿宋_GB2312" w:eastAsia="仿宋_GB2312" w:hAnsi="宋体"/>
                <w:color w:val="000000" w:themeColor="text1"/>
                <w:sz w:val="24"/>
              </w:rPr>
            </w:pPr>
            <w:ins w:id="73" w:author="李 财云" w:date="2020-08-10T10:06:00Z">
              <w:r>
                <w:rPr>
                  <w:rFonts w:ascii="仿宋_GB2312" w:eastAsia="仿宋_GB2312" w:hAnsi="宋体" w:hint="eastAsia"/>
                  <w:color w:val="000000" w:themeColor="text1"/>
                  <w:sz w:val="24"/>
                </w:rPr>
                <w:t>至</w:t>
              </w:r>
            </w:ins>
          </w:p>
          <w:p w14:paraId="3E5483BC" w14:textId="58EE1453" w:rsidR="00CB7E29" w:rsidDel="00264CB6" w:rsidRDefault="00CB7E29" w:rsidP="00CB7E29">
            <w:pPr>
              <w:adjustRightInd w:val="0"/>
              <w:snapToGrid w:val="0"/>
              <w:spacing w:line="360" w:lineRule="auto"/>
              <w:jc w:val="center"/>
              <w:rPr>
                <w:del w:id="74" w:author="李 财云" w:date="2020-08-10T10:06:00Z"/>
                <w:rFonts w:ascii="仿宋_GB2312" w:eastAsia="仿宋_GB2312" w:hAnsi="宋体"/>
                <w:color w:val="000000" w:themeColor="text1"/>
                <w:sz w:val="24"/>
              </w:rPr>
            </w:pPr>
            <w:ins w:id="75" w:author="李 财云" w:date="2020-08-10T10:06:00Z">
              <w:r>
                <w:rPr>
                  <w:rFonts w:ascii="仿宋_GB2312" w:eastAsia="仿宋_GB2312" w:hAnsi="宋体" w:hint="eastAsia"/>
                  <w:color w:val="000000" w:themeColor="text1"/>
                  <w:sz w:val="24"/>
                </w:rPr>
                <w:t>2020年11月</w:t>
              </w:r>
            </w:ins>
            <w:del w:id="76" w:author="李 财云" w:date="2020-08-10T10:06:00Z">
              <w:r w:rsidDel="00264CB6">
                <w:rPr>
                  <w:rFonts w:ascii="仿宋_GB2312" w:eastAsia="仿宋_GB2312" w:hAnsi="宋体" w:hint="eastAsia"/>
                  <w:color w:val="000000" w:themeColor="text1"/>
                  <w:sz w:val="24"/>
                </w:rPr>
                <w:delText>2020年</w:delText>
              </w:r>
            </w:del>
            <w:del w:id="77" w:author="李 财云" w:date="2020-08-10T10:01:00Z">
              <w:r w:rsidDel="00C504D6">
                <w:rPr>
                  <w:rFonts w:ascii="仿宋_GB2312" w:eastAsia="仿宋_GB2312" w:hAnsi="宋体" w:hint="eastAsia"/>
                  <w:color w:val="000000" w:themeColor="text1"/>
                  <w:sz w:val="24"/>
                </w:rPr>
                <w:delText>11</w:delText>
              </w:r>
            </w:del>
            <w:del w:id="78" w:author="李 财云" w:date="2020-08-10T10:06:00Z">
              <w:r w:rsidDel="00264CB6">
                <w:rPr>
                  <w:rFonts w:ascii="仿宋_GB2312" w:eastAsia="仿宋_GB2312" w:hAnsi="宋体" w:hint="eastAsia"/>
                  <w:color w:val="000000" w:themeColor="text1"/>
                  <w:sz w:val="24"/>
                </w:rPr>
                <w:delText>月</w:delText>
              </w:r>
            </w:del>
          </w:p>
          <w:p w14:paraId="4B4E926C" w14:textId="7FFBAE0F" w:rsidR="00CB7E29" w:rsidDel="00264CB6" w:rsidRDefault="00CB7E29" w:rsidP="00CB7E29">
            <w:pPr>
              <w:adjustRightInd w:val="0"/>
              <w:snapToGrid w:val="0"/>
              <w:spacing w:line="360" w:lineRule="auto"/>
              <w:jc w:val="center"/>
              <w:rPr>
                <w:del w:id="79" w:author="李 财云" w:date="2020-08-10T10:06:00Z"/>
                <w:rFonts w:ascii="仿宋_GB2312" w:eastAsia="仿宋_GB2312" w:hAnsi="宋体"/>
                <w:color w:val="000000" w:themeColor="text1"/>
                <w:sz w:val="24"/>
              </w:rPr>
            </w:pPr>
            <w:del w:id="80" w:author="李 财云" w:date="2020-08-10T10:06:00Z">
              <w:r w:rsidDel="00264CB6">
                <w:rPr>
                  <w:rFonts w:ascii="仿宋_GB2312" w:eastAsia="仿宋_GB2312" w:hAnsi="宋体" w:hint="eastAsia"/>
                  <w:color w:val="000000" w:themeColor="text1"/>
                  <w:sz w:val="24"/>
                </w:rPr>
                <w:delText>至</w:delText>
              </w:r>
            </w:del>
          </w:p>
          <w:p w14:paraId="20540BE2" w14:textId="127CC6D1" w:rsidR="00CB7E29" w:rsidRDefault="00CB7E29" w:rsidP="00CB7E29">
            <w:pPr>
              <w:adjustRightInd w:val="0"/>
              <w:snapToGrid w:val="0"/>
              <w:spacing w:line="360" w:lineRule="auto"/>
              <w:rPr>
                <w:rFonts w:ascii="仿宋_GB2312" w:eastAsia="仿宋_GB2312"/>
              </w:rPr>
            </w:pPr>
            <w:del w:id="81" w:author="李 财云" w:date="2020-08-10T10:06:00Z">
              <w:r w:rsidDel="00264CB6">
                <w:rPr>
                  <w:rFonts w:ascii="仿宋_GB2312" w:eastAsia="仿宋_GB2312" w:hAnsi="宋体" w:hint="eastAsia"/>
                  <w:color w:val="000000" w:themeColor="text1"/>
                  <w:sz w:val="24"/>
                </w:rPr>
                <w:delText>2021年1月</w:delText>
              </w:r>
            </w:del>
          </w:p>
        </w:tc>
        <w:tc>
          <w:tcPr>
            <w:tcW w:w="6383" w:type="dxa"/>
          </w:tcPr>
          <w:p w14:paraId="408E8740" w14:textId="77777777" w:rsidR="00CB7E29" w:rsidRDefault="00CB7E29" w:rsidP="00CB7E29">
            <w:pPr>
              <w:adjustRightInd w:val="0"/>
              <w:snapToGrid w:val="0"/>
              <w:spacing w:line="360" w:lineRule="auto"/>
              <w:ind w:right="393"/>
              <w:rPr>
                <w:ins w:id="82" w:author="李 财云" w:date="2020-08-10T10:06:00Z"/>
                <w:rFonts w:ascii="仿宋_GB2312" w:eastAsia="仿宋_GB2312" w:hAnsi="宋体"/>
                <w:color w:val="000000" w:themeColor="text1"/>
                <w:sz w:val="24"/>
              </w:rPr>
            </w:pPr>
            <w:ins w:id="83" w:author="李 财云" w:date="2020-08-10T10:06:00Z">
              <w:r>
                <w:rPr>
                  <w:rFonts w:ascii="仿宋_GB2312" w:eastAsia="仿宋_GB2312" w:hAnsi="宋体" w:hint="eastAsia"/>
                  <w:color w:val="000000" w:themeColor="text1"/>
                  <w:sz w:val="24"/>
                </w:rPr>
                <w:t>研究内容：</w:t>
              </w:r>
            </w:ins>
          </w:p>
          <w:p w14:paraId="36E76696" w14:textId="77777777" w:rsidR="00CB7E29" w:rsidRDefault="00CB7E29" w:rsidP="00CB7E29">
            <w:pPr>
              <w:adjustRightInd w:val="0"/>
              <w:snapToGrid w:val="0"/>
              <w:spacing w:line="360" w:lineRule="auto"/>
              <w:ind w:right="393"/>
              <w:rPr>
                <w:ins w:id="84" w:author="李 财云" w:date="2020-08-10T10:06:00Z"/>
                <w:rFonts w:ascii="仿宋_GB2312" w:eastAsia="仿宋_GB2312"/>
                <w:sz w:val="24"/>
              </w:rPr>
            </w:pPr>
            <w:ins w:id="85" w:author="李 财云" w:date="2020-08-10T10:06:00Z">
              <w:r>
                <w:rPr>
                  <w:rFonts w:ascii="仿宋_GB2312" w:eastAsia="仿宋_GB2312" w:hint="eastAsia"/>
                  <w:sz w:val="24"/>
                </w:rPr>
                <w:t>研究灵活以太网技术在电网使用的典型应用场景（保护业务专线、无线专网回传网、5G切片网络等），研究基于灵活以太网的切片网络如何实现无线专网回传网络统一承载生产控制业务和管理业务的需求。</w:t>
              </w:r>
            </w:ins>
          </w:p>
          <w:p w14:paraId="66575524" w14:textId="77777777" w:rsidR="00CB7E29" w:rsidRDefault="00CB7E29" w:rsidP="00CB7E29">
            <w:pPr>
              <w:adjustRightInd w:val="0"/>
              <w:snapToGrid w:val="0"/>
              <w:spacing w:line="360" w:lineRule="auto"/>
              <w:ind w:right="393"/>
              <w:rPr>
                <w:ins w:id="86" w:author="李 财云" w:date="2020-08-10T10:06:00Z"/>
                <w:rFonts w:ascii="仿宋_GB2312" w:eastAsia="仿宋_GB2312"/>
                <w:sz w:val="24"/>
              </w:rPr>
            </w:pPr>
            <w:ins w:id="87" w:author="李 财云" w:date="2020-08-10T10:06:00Z">
              <w:r>
                <w:rPr>
                  <w:rFonts w:ascii="仿宋_GB2312" w:eastAsia="仿宋_GB2312" w:hint="eastAsia"/>
                  <w:sz w:val="24"/>
                </w:rPr>
                <w:t>阶段性目标：</w:t>
              </w:r>
            </w:ins>
          </w:p>
          <w:p w14:paraId="53589DFD" w14:textId="3F6A3F50" w:rsidR="00CB7E29" w:rsidDel="00CB7E29" w:rsidRDefault="00CB7E29" w:rsidP="00CB7E29">
            <w:pPr>
              <w:adjustRightInd w:val="0"/>
              <w:snapToGrid w:val="0"/>
              <w:spacing w:line="360" w:lineRule="auto"/>
              <w:ind w:right="393"/>
              <w:rPr>
                <w:del w:id="88" w:author="李 财云" w:date="2020-08-10T10:04:00Z"/>
                <w:rFonts w:ascii="仿宋_GB2312" w:eastAsia="仿宋_GB2312" w:hAnsi="宋体"/>
                <w:color w:val="000000" w:themeColor="text1"/>
                <w:sz w:val="24"/>
              </w:rPr>
            </w:pPr>
            <w:ins w:id="89" w:author="李 财云" w:date="2020-08-10T10:06:00Z">
              <w:r>
                <w:rPr>
                  <w:rFonts w:ascii="仿宋_GB2312" w:eastAsia="仿宋_GB2312" w:hint="eastAsia"/>
                  <w:sz w:val="24"/>
                </w:rPr>
                <w:t>完成对应课题报告中相应部分内容，提交《适用于电力业务的基于灵活以太网技术的切片网络框架研究报告》1篇，发表/录用三大检索或核心期刊论文1篇，提交发明专利1项。</w:t>
              </w:r>
            </w:ins>
            <w:del w:id="90" w:author="李 财云" w:date="2020-08-10T10:04:00Z">
              <w:r w:rsidDel="00CB7E29">
                <w:rPr>
                  <w:rFonts w:ascii="仿宋_GB2312" w:eastAsia="仿宋_GB2312" w:hAnsi="宋体" w:hint="eastAsia"/>
                  <w:color w:val="000000" w:themeColor="text1"/>
                  <w:sz w:val="24"/>
                </w:rPr>
                <w:delText>研究内容：</w:delText>
              </w:r>
            </w:del>
          </w:p>
          <w:p w14:paraId="09B1D84B" w14:textId="3F22B081" w:rsidR="00CB7E29" w:rsidDel="00CB7E29" w:rsidRDefault="00CB7E29" w:rsidP="00CB7E29">
            <w:pPr>
              <w:adjustRightInd w:val="0"/>
              <w:snapToGrid w:val="0"/>
              <w:spacing w:line="360" w:lineRule="auto"/>
              <w:ind w:right="393"/>
              <w:rPr>
                <w:del w:id="91" w:author="李 财云" w:date="2020-08-10T10:04:00Z"/>
                <w:rFonts w:ascii="仿宋_GB2312" w:eastAsia="仿宋_GB2312"/>
                <w:sz w:val="24"/>
              </w:rPr>
            </w:pPr>
            <w:del w:id="92" w:author="李 财云" w:date="2020-08-10T10:04:00Z">
              <w:r w:rsidDel="00CB7E29">
                <w:rPr>
                  <w:rFonts w:ascii="仿宋_GB2312" w:eastAsia="仿宋_GB2312" w:hint="eastAsia"/>
                  <w:sz w:val="24"/>
                </w:rPr>
                <w:delText>研究满足电网业务和网络资源灵活调度的网络切片控制平面架构，研究为满足智能电网各种业务的差异化需求（确定性时延、大带宽、安全隔离等），基于灵活以太网技术的切片网络需要支持哪些关键技术，如何改进和提升。</w:delText>
              </w:r>
            </w:del>
          </w:p>
          <w:p w14:paraId="06C35F82" w14:textId="3BB8E6FA" w:rsidR="00CB7E29" w:rsidDel="00CB7E29" w:rsidRDefault="00CB7E29" w:rsidP="00CB7E29">
            <w:pPr>
              <w:adjustRightInd w:val="0"/>
              <w:snapToGrid w:val="0"/>
              <w:spacing w:line="360" w:lineRule="auto"/>
              <w:ind w:right="393"/>
              <w:rPr>
                <w:del w:id="93" w:author="李 财云" w:date="2020-08-10T10:04:00Z"/>
                <w:rFonts w:ascii="仿宋_GB2312" w:eastAsia="仿宋_GB2312"/>
                <w:sz w:val="24"/>
              </w:rPr>
            </w:pPr>
            <w:del w:id="94" w:author="李 财云" w:date="2020-08-10T10:04:00Z">
              <w:r w:rsidDel="00CB7E29">
                <w:rPr>
                  <w:rFonts w:ascii="仿宋_GB2312" w:eastAsia="仿宋_GB2312" w:hint="eastAsia"/>
                  <w:sz w:val="24"/>
                </w:rPr>
                <w:lastRenderedPageBreak/>
                <w:delText>阶段性目标：</w:delText>
              </w:r>
            </w:del>
          </w:p>
          <w:p w14:paraId="1033C2CA" w14:textId="3F81CFAD" w:rsidR="00CB7E29" w:rsidRDefault="00CB7E29" w:rsidP="00CB7E29">
            <w:pPr>
              <w:adjustRightInd w:val="0"/>
              <w:snapToGrid w:val="0"/>
              <w:spacing w:line="360" w:lineRule="auto"/>
              <w:ind w:right="249"/>
              <w:rPr>
                <w:rFonts w:ascii="仿宋_GB2312" w:eastAsia="仿宋_GB2312"/>
              </w:rPr>
            </w:pPr>
            <w:del w:id="95" w:author="李 财云" w:date="2020-08-10T10:04:00Z">
              <w:r w:rsidDel="00CB7E29">
                <w:rPr>
                  <w:rFonts w:ascii="仿宋_GB2312" w:eastAsia="仿宋_GB2312" w:hint="eastAsia"/>
                  <w:sz w:val="24"/>
                </w:rPr>
                <w:delText>完成对应课题报告中相应部分内容。</w:delText>
              </w:r>
            </w:del>
          </w:p>
        </w:tc>
      </w:tr>
      <w:tr w:rsidR="00CB7E29" w14:paraId="3961FDCE" w14:textId="77777777">
        <w:tc>
          <w:tcPr>
            <w:tcW w:w="675" w:type="dxa"/>
            <w:vAlign w:val="center"/>
          </w:tcPr>
          <w:p w14:paraId="089F4647" w14:textId="77777777" w:rsidR="00CB7E29" w:rsidRDefault="00CB7E29" w:rsidP="00CB7E29">
            <w:pPr>
              <w:numPr>
                <w:ilvl w:val="0"/>
                <w:numId w:val="33"/>
              </w:numPr>
              <w:adjustRightInd w:val="0"/>
              <w:snapToGrid w:val="0"/>
              <w:spacing w:line="360" w:lineRule="auto"/>
              <w:jc w:val="center"/>
              <w:rPr>
                <w:rFonts w:ascii="仿宋_GB2312" w:eastAsia="仿宋_GB2312"/>
              </w:rPr>
            </w:pPr>
          </w:p>
        </w:tc>
        <w:tc>
          <w:tcPr>
            <w:tcW w:w="2410" w:type="dxa"/>
            <w:vAlign w:val="center"/>
          </w:tcPr>
          <w:p w14:paraId="27535FA2" w14:textId="77777777" w:rsidR="00CB7E29" w:rsidRDefault="00CB7E29" w:rsidP="00CB7E29">
            <w:pPr>
              <w:adjustRightInd w:val="0"/>
              <w:snapToGrid w:val="0"/>
              <w:spacing w:line="360" w:lineRule="auto"/>
              <w:jc w:val="center"/>
              <w:rPr>
                <w:ins w:id="96" w:author="李 财云" w:date="2020-08-10T10:06:00Z"/>
                <w:rFonts w:ascii="仿宋_GB2312" w:eastAsia="仿宋_GB2312" w:hAnsi="宋体"/>
                <w:color w:val="000000" w:themeColor="text1"/>
                <w:sz w:val="24"/>
              </w:rPr>
            </w:pPr>
            <w:ins w:id="97" w:author="李 财云" w:date="2020-08-10T10:06:00Z">
              <w:r>
                <w:rPr>
                  <w:rFonts w:ascii="仿宋_GB2312" w:eastAsia="仿宋_GB2312" w:hAnsi="宋体" w:hint="eastAsia"/>
                  <w:color w:val="000000" w:themeColor="text1"/>
                  <w:sz w:val="24"/>
                </w:rPr>
                <w:t>2020年12月</w:t>
              </w:r>
            </w:ins>
          </w:p>
          <w:p w14:paraId="4488886B" w14:textId="77777777" w:rsidR="00CB7E29" w:rsidRDefault="00CB7E29" w:rsidP="00CB7E29">
            <w:pPr>
              <w:adjustRightInd w:val="0"/>
              <w:snapToGrid w:val="0"/>
              <w:spacing w:line="360" w:lineRule="auto"/>
              <w:jc w:val="center"/>
              <w:rPr>
                <w:ins w:id="98" w:author="李 财云" w:date="2020-08-10T10:06:00Z"/>
                <w:rFonts w:ascii="仿宋_GB2312" w:eastAsia="仿宋_GB2312" w:hAnsi="宋体"/>
                <w:color w:val="000000" w:themeColor="text1"/>
                <w:sz w:val="24"/>
              </w:rPr>
            </w:pPr>
            <w:ins w:id="99" w:author="李 财云" w:date="2020-08-10T10:06:00Z">
              <w:r>
                <w:rPr>
                  <w:rFonts w:ascii="仿宋_GB2312" w:eastAsia="仿宋_GB2312" w:hAnsi="宋体" w:hint="eastAsia"/>
                  <w:color w:val="000000" w:themeColor="text1"/>
                  <w:sz w:val="24"/>
                </w:rPr>
                <w:t>至</w:t>
              </w:r>
            </w:ins>
          </w:p>
          <w:p w14:paraId="6157C258" w14:textId="44E6550D" w:rsidR="00CB7E29" w:rsidDel="00264CB6" w:rsidRDefault="00CB7E29" w:rsidP="00CB7E29">
            <w:pPr>
              <w:adjustRightInd w:val="0"/>
              <w:snapToGrid w:val="0"/>
              <w:spacing w:line="360" w:lineRule="auto"/>
              <w:jc w:val="center"/>
              <w:rPr>
                <w:del w:id="100" w:author="李 财云" w:date="2020-08-10T10:06:00Z"/>
                <w:rFonts w:ascii="仿宋_GB2312" w:eastAsia="仿宋_GB2312" w:hAnsi="宋体"/>
                <w:color w:val="000000" w:themeColor="text1"/>
                <w:sz w:val="24"/>
              </w:rPr>
            </w:pPr>
            <w:ins w:id="101" w:author="李 财云" w:date="2020-08-10T10:06:00Z">
              <w:r>
                <w:rPr>
                  <w:rFonts w:ascii="仿宋_GB2312" w:eastAsia="仿宋_GB2312" w:hAnsi="宋体" w:hint="eastAsia"/>
                  <w:color w:val="000000" w:themeColor="text1"/>
                  <w:sz w:val="24"/>
                </w:rPr>
                <w:t>2020年12月</w:t>
              </w:r>
            </w:ins>
            <w:del w:id="102" w:author="李 财云" w:date="2020-08-10T10:06:00Z">
              <w:r w:rsidDel="00264CB6">
                <w:rPr>
                  <w:rFonts w:ascii="仿宋_GB2312" w:eastAsia="仿宋_GB2312" w:hAnsi="宋体" w:hint="eastAsia"/>
                  <w:color w:val="000000" w:themeColor="text1"/>
                  <w:sz w:val="24"/>
                </w:rPr>
                <w:delText>2021年2月</w:delText>
              </w:r>
            </w:del>
          </w:p>
          <w:p w14:paraId="7EC79EC7" w14:textId="40A93756" w:rsidR="00CB7E29" w:rsidDel="00264CB6" w:rsidRDefault="00CB7E29" w:rsidP="00CB7E29">
            <w:pPr>
              <w:adjustRightInd w:val="0"/>
              <w:snapToGrid w:val="0"/>
              <w:spacing w:line="360" w:lineRule="auto"/>
              <w:jc w:val="center"/>
              <w:rPr>
                <w:del w:id="103" w:author="李 财云" w:date="2020-08-10T10:06:00Z"/>
                <w:rFonts w:ascii="仿宋_GB2312" w:eastAsia="仿宋_GB2312" w:hAnsi="宋体"/>
                <w:color w:val="000000" w:themeColor="text1"/>
                <w:sz w:val="24"/>
              </w:rPr>
            </w:pPr>
            <w:del w:id="104" w:author="李 财云" w:date="2020-08-10T10:06:00Z">
              <w:r w:rsidDel="00264CB6">
                <w:rPr>
                  <w:rFonts w:ascii="仿宋_GB2312" w:eastAsia="仿宋_GB2312" w:hAnsi="宋体" w:hint="eastAsia"/>
                  <w:color w:val="000000" w:themeColor="text1"/>
                  <w:sz w:val="24"/>
                </w:rPr>
                <w:delText>至</w:delText>
              </w:r>
            </w:del>
          </w:p>
          <w:p w14:paraId="4B233F50" w14:textId="02A24C3D" w:rsidR="00CB7E29" w:rsidRDefault="00CB7E29" w:rsidP="00CB7E29">
            <w:pPr>
              <w:adjustRightInd w:val="0"/>
              <w:snapToGrid w:val="0"/>
              <w:spacing w:line="360" w:lineRule="auto"/>
              <w:rPr>
                <w:rFonts w:ascii="仿宋_GB2312" w:eastAsia="仿宋_GB2312"/>
                <w:spacing w:val="20"/>
              </w:rPr>
            </w:pPr>
            <w:del w:id="105" w:author="李 财云" w:date="2020-08-10T10:06:00Z">
              <w:r w:rsidDel="00264CB6">
                <w:rPr>
                  <w:rFonts w:ascii="仿宋_GB2312" w:eastAsia="仿宋_GB2312" w:hAnsi="宋体" w:hint="eastAsia"/>
                  <w:color w:val="000000" w:themeColor="text1"/>
                  <w:sz w:val="24"/>
                </w:rPr>
                <w:delText>2021年4月</w:delText>
              </w:r>
            </w:del>
          </w:p>
        </w:tc>
        <w:tc>
          <w:tcPr>
            <w:tcW w:w="6383" w:type="dxa"/>
          </w:tcPr>
          <w:p w14:paraId="5359A7F1" w14:textId="77777777" w:rsidR="00CB7E29" w:rsidRDefault="00CB7E29" w:rsidP="00CB7E29">
            <w:pPr>
              <w:adjustRightInd w:val="0"/>
              <w:snapToGrid w:val="0"/>
              <w:spacing w:line="360" w:lineRule="auto"/>
              <w:ind w:right="393"/>
              <w:rPr>
                <w:ins w:id="106" w:author="李 财云" w:date="2020-08-10T10:06:00Z"/>
                <w:rFonts w:ascii="仿宋_GB2312" w:eastAsia="仿宋_GB2312" w:hAnsi="宋体"/>
                <w:color w:val="000000" w:themeColor="text1"/>
                <w:sz w:val="24"/>
              </w:rPr>
            </w:pPr>
            <w:ins w:id="107" w:author="李 财云" w:date="2020-08-10T10:06:00Z">
              <w:r>
                <w:rPr>
                  <w:rFonts w:ascii="仿宋_GB2312" w:eastAsia="仿宋_GB2312" w:hAnsi="宋体" w:hint="eastAsia"/>
                  <w:color w:val="000000" w:themeColor="text1"/>
                  <w:sz w:val="24"/>
                </w:rPr>
                <w:t>研究内容：</w:t>
              </w:r>
            </w:ins>
          </w:p>
          <w:p w14:paraId="318CA8AF" w14:textId="77777777" w:rsidR="00CB7E29" w:rsidRDefault="00CB7E29" w:rsidP="00CB7E29">
            <w:pPr>
              <w:adjustRightInd w:val="0"/>
              <w:snapToGrid w:val="0"/>
              <w:spacing w:line="360" w:lineRule="auto"/>
              <w:ind w:right="249"/>
              <w:rPr>
                <w:ins w:id="108" w:author="李 财云" w:date="2020-08-10T10:06:00Z"/>
                <w:rFonts w:ascii="仿宋_GB2312" w:eastAsia="仿宋_GB2312"/>
                <w:sz w:val="24"/>
              </w:rPr>
            </w:pPr>
            <w:ins w:id="109" w:author="李 财云" w:date="2020-08-10T10:06:00Z">
              <w:r>
                <w:rPr>
                  <w:rFonts w:ascii="仿宋_GB2312" w:eastAsia="仿宋_GB2312" w:hint="eastAsia"/>
                  <w:sz w:val="24"/>
                </w:rPr>
                <w:t>研究满足电力业务的网络切片自动化、智能化全生命周期管理方法，研究运营商5G切片网络如何满足电力业务端到</w:t>
              </w:r>
              <w:proofErr w:type="gramStart"/>
              <w:r>
                <w:rPr>
                  <w:rFonts w:ascii="仿宋_GB2312" w:eastAsia="仿宋_GB2312" w:hint="eastAsia"/>
                  <w:sz w:val="24"/>
                </w:rPr>
                <w:t>端安</w:t>
              </w:r>
              <w:proofErr w:type="gramEnd"/>
              <w:r>
                <w:rPr>
                  <w:rFonts w:ascii="仿宋_GB2312" w:eastAsia="仿宋_GB2312" w:hint="eastAsia"/>
                  <w:sz w:val="24"/>
                </w:rPr>
                <w:t>全隔离的需求。</w:t>
              </w:r>
            </w:ins>
          </w:p>
          <w:p w14:paraId="7C301D22" w14:textId="77777777" w:rsidR="00CB7E29" w:rsidRDefault="00CB7E29" w:rsidP="00CB7E29">
            <w:pPr>
              <w:adjustRightInd w:val="0"/>
              <w:snapToGrid w:val="0"/>
              <w:spacing w:line="360" w:lineRule="auto"/>
              <w:ind w:right="393"/>
              <w:rPr>
                <w:ins w:id="110" w:author="李 财云" w:date="2020-08-10T10:06:00Z"/>
                <w:rFonts w:ascii="仿宋_GB2312" w:eastAsia="仿宋_GB2312"/>
                <w:sz w:val="24"/>
              </w:rPr>
            </w:pPr>
            <w:ins w:id="111" w:author="李 财云" w:date="2020-08-10T10:06:00Z">
              <w:r>
                <w:rPr>
                  <w:rFonts w:ascii="仿宋_GB2312" w:eastAsia="仿宋_GB2312" w:hint="eastAsia"/>
                  <w:sz w:val="24"/>
                </w:rPr>
                <w:t>阶段性目标：</w:t>
              </w:r>
            </w:ins>
          </w:p>
          <w:p w14:paraId="2240C631" w14:textId="5CDAA034" w:rsidR="00CB7E29" w:rsidDel="00CB7E29" w:rsidRDefault="00CB7E29" w:rsidP="00CB7E29">
            <w:pPr>
              <w:adjustRightInd w:val="0"/>
              <w:snapToGrid w:val="0"/>
              <w:spacing w:line="360" w:lineRule="auto"/>
              <w:ind w:right="393"/>
              <w:rPr>
                <w:del w:id="112" w:author="李 财云" w:date="2020-08-10T10:06:00Z"/>
                <w:rFonts w:ascii="仿宋_GB2312" w:eastAsia="仿宋_GB2312" w:hAnsi="宋体"/>
                <w:color w:val="000000" w:themeColor="text1"/>
                <w:sz w:val="24"/>
              </w:rPr>
            </w:pPr>
            <w:ins w:id="113" w:author="李 财云" w:date="2020-08-10T10:06:00Z">
              <w:r>
                <w:rPr>
                  <w:rFonts w:ascii="仿宋_GB2312" w:eastAsia="仿宋_GB2312" w:hint="eastAsia"/>
                  <w:sz w:val="24"/>
                </w:rPr>
                <w:t>完成对应课题报告中相应部分内容，提交《基于电力典型业务场景的灵活以太网组网技术及控制策略研究报告》1篇，提交《基于电力典型业务场景的灵活以太网控制及运行技术研究报告》1篇，发表/录用三大检索或核心期刊论文2篇，提交发明专利2项。</w:t>
              </w:r>
            </w:ins>
            <w:del w:id="114" w:author="李 财云" w:date="2020-08-10T10:06:00Z">
              <w:r w:rsidDel="00CB7E29">
                <w:rPr>
                  <w:rFonts w:ascii="仿宋_GB2312" w:eastAsia="仿宋_GB2312" w:hAnsi="宋体" w:hint="eastAsia"/>
                  <w:color w:val="000000" w:themeColor="text1"/>
                  <w:sz w:val="24"/>
                </w:rPr>
                <w:delText>研究内容：</w:delText>
              </w:r>
            </w:del>
          </w:p>
          <w:p w14:paraId="2A000F62" w14:textId="2BF2DE58" w:rsidR="00CB7E29" w:rsidDel="00CB7E29" w:rsidRDefault="00CB7E29" w:rsidP="00CB7E29">
            <w:pPr>
              <w:adjustRightInd w:val="0"/>
              <w:snapToGrid w:val="0"/>
              <w:spacing w:line="360" w:lineRule="auto"/>
              <w:ind w:right="393"/>
              <w:rPr>
                <w:del w:id="115" w:author="李 财云" w:date="2020-08-10T10:04:00Z"/>
                <w:rFonts w:ascii="仿宋_GB2312" w:eastAsia="仿宋_GB2312"/>
                <w:sz w:val="24"/>
              </w:rPr>
            </w:pPr>
            <w:del w:id="116" w:author="李 财云" w:date="2020-08-10T10:04:00Z">
              <w:r w:rsidDel="00CB7E29">
                <w:rPr>
                  <w:rFonts w:ascii="仿宋_GB2312" w:eastAsia="仿宋_GB2312" w:hint="eastAsia"/>
                  <w:sz w:val="24"/>
                </w:rPr>
                <w:delText>研究基于灵活以太网的切片网络如何能够满足电力保护业务确定性时延、高可靠的要求，研究电网典型应用场景的网络切片管理方案。</w:delText>
              </w:r>
            </w:del>
          </w:p>
          <w:p w14:paraId="5F5AE450" w14:textId="59754ADB" w:rsidR="00CB7E29" w:rsidDel="00CB7E29" w:rsidRDefault="00CB7E29" w:rsidP="00CB7E29">
            <w:pPr>
              <w:adjustRightInd w:val="0"/>
              <w:snapToGrid w:val="0"/>
              <w:spacing w:line="360" w:lineRule="auto"/>
              <w:ind w:right="393"/>
              <w:rPr>
                <w:del w:id="117" w:author="李 财云" w:date="2020-08-10T10:06:00Z"/>
                <w:rFonts w:ascii="仿宋_GB2312" w:eastAsia="仿宋_GB2312"/>
                <w:sz w:val="24"/>
              </w:rPr>
            </w:pPr>
            <w:del w:id="118" w:author="李 财云" w:date="2020-08-10T10:06:00Z">
              <w:r w:rsidDel="00CB7E29">
                <w:rPr>
                  <w:rFonts w:ascii="仿宋_GB2312" w:eastAsia="仿宋_GB2312" w:hint="eastAsia"/>
                  <w:sz w:val="24"/>
                </w:rPr>
                <w:delText>阶段性目标：</w:delText>
              </w:r>
            </w:del>
          </w:p>
          <w:p w14:paraId="3CF5B65E" w14:textId="03C59A84" w:rsidR="00CB7E29" w:rsidRDefault="00CB7E29" w:rsidP="00CB7E29">
            <w:pPr>
              <w:adjustRightInd w:val="0"/>
              <w:snapToGrid w:val="0"/>
              <w:spacing w:line="360" w:lineRule="auto"/>
              <w:ind w:right="249"/>
              <w:rPr>
                <w:rFonts w:ascii="仿宋_GB2312" w:eastAsia="仿宋_GB2312"/>
              </w:rPr>
            </w:pPr>
            <w:del w:id="119" w:author="李 财云" w:date="2020-08-10T10:06:00Z">
              <w:r w:rsidDel="00CB7E29">
                <w:rPr>
                  <w:rFonts w:ascii="仿宋_GB2312" w:eastAsia="仿宋_GB2312" w:hint="eastAsia"/>
                  <w:sz w:val="24"/>
                </w:rPr>
                <w:delText>完成对应课题报告中相应部分内容。</w:delText>
              </w:r>
            </w:del>
          </w:p>
        </w:tc>
      </w:tr>
      <w:tr w:rsidR="00CB7E29" w14:paraId="118F7A8D" w14:textId="77777777">
        <w:tc>
          <w:tcPr>
            <w:tcW w:w="675" w:type="dxa"/>
            <w:vAlign w:val="center"/>
          </w:tcPr>
          <w:p w14:paraId="7F529083" w14:textId="77777777" w:rsidR="00CB7E29" w:rsidRDefault="00CB7E29" w:rsidP="00CB7E29">
            <w:pPr>
              <w:numPr>
                <w:ilvl w:val="0"/>
                <w:numId w:val="33"/>
              </w:numPr>
              <w:adjustRightInd w:val="0"/>
              <w:snapToGrid w:val="0"/>
              <w:spacing w:line="360" w:lineRule="auto"/>
              <w:jc w:val="center"/>
              <w:rPr>
                <w:rFonts w:ascii="仿宋_GB2312" w:eastAsia="仿宋_GB2312"/>
              </w:rPr>
            </w:pPr>
          </w:p>
        </w:tc>
        <w:tc>
          <w:tcPr>
            <w:tcW w:w="2410" w:type="dxa"/>
            <w:vAlign w:val="center"/>
          </w:tcPr>
          <w:p w14:paraId="4A40D8A9" w14:textId="77777777" w:rsidR="00CB7E29" w:rsidRDefault="00CB7E29" w:rsidP="00CB7E29">
            <w:pPr>
              <w:adjustRightInd w:val="0"/>
              <w:snapToGrid w:val="0"/>
              <w:spacing w:line="360" w:lineRule="auto"/>
              <w:jc w:val="center"/>
              <w:rPr>
                <w:ins w:id="120" w:author="李 财云" w:date="2020-08-10T10:06:00Z"/>
                <w:rFonts w:ascii="仿宋_GB2312" w:eastAsia="仿宋_GB2312" w:hAnsi="宋体"/>
                <w:color w:val="000000" w:themeColor="text1"/>
                <w:sz w:val="24"/>
              </w:rPr>
            </w:pPr>
            <w:ins w:id="121" w:author="李 财云" w:date="2020-08-10T10:06:00Z">
              <w:r>
                <w:rPr>
                  <w:rFonts w:ascii="仿宋_GB2312" w:eastAsia="仿宋_GB2312" w:hAnsi="宋体" w:hint="eastAsia"/>
                  <w:color w:val="000000" w:themeColor="text1"/>
                  <w:sz w:val="24"/>
                </w:rPr>
                <w:t>2021年1月</w:t>
              </w:r>
            </w:ins>
          </w:p>
          <w:p w14:paraId="34C4A935" w14:textId="77777777" w:rsidR="00CB7E29" w:rsidRDefault="00CB7E29" w:rsidP="00CB7E29">
            <w:pPr>
              <w:adjustRightInd w:val="0"/>
              <w:snapToGrid w:val="0"/>
              <w:spacing w:line="360" w:lineRule="auto"/>
              <w:jc w:val="center"/>
              <w:rPr>
                <w:ins w:id="122" w:author="李 财云" w:date="2020-08-10T10:06:00Z"/>
                <w:rFonts w:ascii="仿宋_GB2312" w:eastAsia="仿宋_GB2312" w:hAnsi="宋体"/>
                <w:color w:val="000000" w:themeColor="text1"/>
                <w:sz w:val="24"/>
              </w:rPr>
            </w:pPr>
            <w:ins w:id="123" w:author="李 财云" w:date="2020-08-10T10:06:00Z">
              <w:r>
                <w:rPr>
                  <w:rFonts w:ascii="仿宋_GB2312" w:eastAsia="仿宋_GB2312" w:hAnsi="宋体" w:hint="eastAsia"/>
                  <w:color w:val="000000" w:themeColor="text1"/>
                  <w:sz w:val="24"/>
                </w:rPr>
                <w:t>至</w:t>
              </w:r>
            </w:ins>
          </w:p>
          <w:p w14:paraId="1D7EF923" w14:textId="779C199D" w:rsidR="00CB7E29" w:rsidDel="00CB7E29" w:rsidRDefault="00CB7E29" w:rsidP="00CB7E29">
            <w:pPr>
              <w:adjustRightInd w:val="0"/>
              <w:snapToGrid w:val="0"/>
              <w:spacing w:line="360" w:lineRule="auto"/>
              <w:jc w:val="center"/>
              <w:rPr>
                <w:del w:id="124" w:author="李 财云" w:date="2020-08-10T10:06:00Z"/>
                <w:rFonts w:ascii="仿宋_GB2312" w:eastAsia="仿宋_GB2312" w:hAnsi="宋体"/>
                <w:color w:val="000000" w:themeColor="text1"/>
                <w:sz w:val="24"/>
              </w:rPr>
            </w:pPr>
            <w:ins w:id="125" w:author="李 财云" w:date="2020-08-10T10:06:00Z">
              <w:r>
                <w:rPr>
                  <w:rFonts w:ascii="仿宋_GB2312" w:eastAsia="仿宋_GB2312" w:hAnsi="宋体" w:hint="eastAsia"/>
                  <w:color w:val="000000" w:themeColor="text1"/>
                  <w:sz w:val="24"/>
                </w:rPr>
                <w:t>2021年1月</w:t>
              </w:r>
            </w:ins>
            <w:del w:id="126" w:author="李 财云" w:date="2020-08-10T10:06:00Z">
              <w:r w:rsidDel="00CB7E29">
                <w:rPr>
                  <w:rFonts w:ascii="仿宋_GB2312" w:eastAsia="仿宋_GB2312" w:hAnsi="宋体" w:hint="eastAsia"/>
                  <w:color w:val="000000" w:themeColor="text1"/>
                  <w:sz w:val="24"/>
                </w:rPr>
                <w:delText>202</w:delText>
              </w:r>
            </w:del>
            <w:del w:id="127" w:author="李 财云" w:date="2020-08-10T10:03:00Z">
              <w:r w:rsidDel="00C504D6">
                <w:rPr>
                  <w:rFonts w:ascii="仿宋_GB2312" w:eastAsia="仿宋_GB2312" w:hAnsi="宋体" w:hint="eastAsia"/>
                  <w:color w:val="000000" w:themeColor="text1"/>
                  <w:sz w:val="24"/>
                </w:rPr>
                <w:delText>1</w:delText>
              </w:r>
            </w:del>
            <w:del w:id="128" w:author="李 财云" w:date="2020-08-10T10:06:00Z">
              <w:r w:rsidDel="00CB7E29">
                <w:rPr>
                  <w:rFonts w:ascii="仿宋_GB2312" w:eastAsia="仿宋_GB2312" w:hAnsi="宋体" w:hint="eastAsia"/>
                  <w:color w:val="000000" w:themeColor="text1"/>
                  <w:sz w:val="24"/>
                </w:rPr>
                <w:delText>年</w:delText>
              </w:r>
            </w:del>
            <w:del w:id="129" w:author="李 财云" w:date="2020-08-10T10:03:00Z">
              <w:r w:rsidDel="00C504D6">
                <w:rPr>
                  <w:rFonts w:ascii="仿宋_GB2312" w:eastAsia="仿宋_GB2312" w:hAnsi="宋体" w:hint="eastAsia"/>
                  <w:color w:val="000000" w:themeColor="text1"/>
                  <w:sz w:val="24"/>
                </w:rPr>
                <w:delText>5</w:delText>
              </w:r>
            </w:del>
            <w:del w:id="130" w:author="李 财云" w:date="2020-08-10T10:06:00Z">
              <w:r w:rsidDel="00CB7E29">
                <w:rPr>
                  <w:rFonts w:ascii="仿宋_GB2312" w:eastAsia="仿宋_GB2312" w:hAnsi="宋体" w:hint="eastAsia"/>
                  <w:color w:val="000000" w:themeColor="text1"/>
                  <w:sz w:val="24"/>
                </w:rPr>
                <w:delText>月</w:delText>
              </w:r>
            </w:del>
          </w:p>
          <w:p w14:paraId="2B287DD2" w14:textId="636389B9" w:rsidR="00CB7E29" w:rsidDel="00CB7E29" w:rsidRDefault="00CB7E29" w:rsidP="00CB7E29">
            <w:pPr>
              <w:adjustRightInd w:val="0"/>
              <w:snapToGrid w:val="0"/>
              <w:spacing w:line="360" w:lineRule="auto"/>
              <w:jc w:val="center"/>
              <w:rPr>
                <w:del w:id="131" w:author="李 财云" w:date="2020-08-10T10:06:00Z"/>
                <w:rFonts w:ascii="仿宋_GB2312" w:eastAsia="仿宋_GB2312" w:hAnsi="宋体"/>
                <w:color w:val="000000" w:themeColor="text1"/>
                <w:sz w:val="24"/>
              </w:rPr>
            </w:pPr>
            <w:del w:id="132" w:author="李 财云" w:date="2020-08-10T10:06:00Z">
              <w:r w:rsidDel="00CB7E29">
                <w:rPr>
                  <w:rFonts w:ascii="仿宋_GB2312" w:eastAsia="仿宋_GB2312" w:hAnsi="宋体" w:hint="eastAsia"/>
                  <w:color w:val="000000" w:themeColor="text1"/>
                  <w:sz w:val="24"/>
                </w:rPr>
                <w:delText>至</w:delText>
              </w:r>
            </w:del>
          </w:p>
          <w:p w14:paraId="4B6FAD6A" w14:textId="44A27011" w:rsidR="00CB7E29" w:rsidRDefault="00CB7E29" w:rsidP="00CB7E29">
            <w:pPr>
              <w:adjustRightInd w:val="0"/>
              <w:snapToGrid w:val="0"/>
              <w:spacing w:line="360" w:lineRule="auto"/>
              <w:rPr>
                <w:rFonts w:ascii="仿宋_GB2312" w:eastAsia="仿宋_GB2312"/>
                <w:spacing w:val="20"/>
              </w:rPr>
            </w:pPr>
            <w:del w:id="133" w:author="李 财云" w:date="2020-08-10T10:06:00Z">
              <w:r w:rsidDel="00CB7E29">
                <w:rPr>
                  <w:rFonts w:ascii="仿宋_GB2312" w:eastAsia="仿宋_GB2312" w:hAnsi="宋体" w:hint="eastAsia"/>
                  <w:color w:val="000000" w:themeColor="text1"/>
                  <w:sz w:val="24"/>
                </w:rPr>
                <w:delText>202</w:delText>
              </w:r>
            </w:del>
            <w:del w:id="134" w:author="李 财云" w:date="2020-08-10T10:03:00Z">
              <w:r w:rsidDel="00C504D6">
                <w:rPr>
                  <w:rFonts w:ascii="仿宋_GB2312" w:eastAsia="仿宋_GB2312" w:hAnsi="宋体" w:hint="eastAsia"/>
                  <w:color w:val="000000" w:themeColor="text1"/>
                  <w:sz w:val="24"/>
                </w:rPr>
                <w:delText>1</w:delText>
              </w:r>
            </w:del>
            <w:del w:id="135" w:author="李 财云" w:date="2020-08-10T10:06:00Z">
              <w:r w:rsidDel="00CB7E29">
                <w:rPr>
                  <w:rFonts w:ascii="仿宋_GB2312" w:eastAsia="仿宋_GB2312" w:hAnsi="宋体" w:hint="eastAsia"/>
                  <w:color w:val="000000" w:themeColor="text1"/>
                  <w:sz w:val="24"/>
                </w:rPr>
                <w:delText>年</w:delText>
              </w:r>
            </w:del>
            <w:del w:id="136" w:author="李 财云" w:date="2020-08-10T10:03:00Z">
              <w:r w:rsidDel="00C504D6">
                <w:rPr>
                  <w:rFonts w:ascii="仿宋_GB2312" w:eastAsia="仿宋_GB2312" w:hAnsi="宋体" w:hint="eastAsia"/>
                  <w:color w:val="000000" w:themeColor="text1"/>
                  <w:sz w:val="24"/>
                </w:rPr>
                <w:delText>7</w:delText>
              </w:r>
            </w:del>
            <w:del w:id="137" w:author="李 财云" w:date="2020-08-10T10:06:00Z">
              <w:r w:rsidDel="00CB7E29">
                <w:rPr>
                  <w:rFonts w:ascii="仿宋_GB2312" w:eastAsia="仿宋_GB2312" w:hAnsi="宋体" w:hint="eastAsia"/>
                  <w:color w:val="000000" w:themeColor="text1"/>
                  <w:sz w:val="24"/>
                </w:rPr>
                <w:delText>月</w:delText>
              </w:r>
            </w:del>
          </w:p>
        </w:tc>
        <w:tc>
          <w:tcPr>
            <w:tcW w:w="6383" w:type="dxa"/>
          </w:tcPr>
          <w:p w14:paraId="3A8F8130" w14:textId="77777777" w:rsidR="00CB7E29" w:rsidRDefault="00CB7E29" w:rsidP="00CB7E29">
            <w:pPr>
              <w:adjustRightInd w:val="0"/>
              <w:snapToGrid w:val="0"/>
              <w:spacing w:line="360" w:lineRule="auto"/>
              <w:ind w:right="393"/>
              <w:rPr>
                <w:ins w:id="138" w:author="李 财云" w:date="2020-08-10T10:06:00Z"/>
                <w:rFonts w:ascii="仿宋_GB2312" w:eastAsia="仿宋_GB2312" w:hAnsi="宋体"/>
                <w:color w:val="000000" w:themeColor="text1"/>
                <w:sz w:val="24"/>
              </w:rPr>
            </w:pPr>
            <w:ins w:id="139" w:author="李 财云" w:date="2020-08-10T10:06:00Z">
              <w:r>
                <w:rPr>
                  <w:rFonts w:ascii="仿宋_GB2312" w:eastAsia="仿宋_GB2312" w:hAnsi="宋体" w:hint="eastAsia"/>
                  <w:color w:val="000000" w:themeColor="text1"/>
                  <w:sz w:val="24"/>
                </w:rPr>
                <w:t>研究内容：</w:t>
              </w:r>
            </w:ins>
          </w:p>
          <w:p w14:paraId="2E5BF0AB" w14:textId="77777777" w:rsidR="00CB7E29" w:rsidRDefault="00CB7E29" w:rsidP="00CB7E29">
            <w:pPr>
              <w:adjustRightInd w:val="0"/>
              <w:snapToGrid w:val="0"/>
              <w:spacing w:line="360" w:lineRule="auto"/>
              <w:ind w:right="393"/>
              <w:rPr>
                <w:ins w:id="140" w:author="李 财云" w:date="2020-08-10T10:06:00Z"/>
                <w:rFonts w:ascii="仿宋_GB2312" w:eastAsia="仿宋_GB2312" w:hAnsi="宋体"/>
                <w:color w:val="000000" w:themeColor="text1"/>
                <w:sz w:val="24"/>
              </w:rPr>
            </w:pPr>
            <w:ins w:id="141" w:author="李 财云" w:date="2020-08-10T10:06:00Z">
              <w:r>
                <w:rPr>
                  <w:rFonts w:ascii="仿宋_GB2312" w:eastAsia="仿宋_GB2312" w:hAnsi="宋体" w:hint="eastAsia"/>
                  <w:color w:val="000000" w:themeColor="text1"/>
                  <w:sz w:val="24"/>
                </w:rPr>
                <w:t>完成基于灵活以太网的切片网络承载电力保护业务的可行性验证，</w:t>
              </w:r>
              <w:r>
                <w:rPr>
                  <w:rFonts w:ascii="仿宋_GB2312" w:eastAsia="仿宋_GB2312" w:hint="eastAsia"/>
                  <w:sz w:val="24"/>
                </w:rPr>
                <w:t>完成基于灵活以太网的切片网络安全隔离性能验证。</w:t>
              </w:r>
            </w:ins>
          </w:p>
          <w:p w14:paraId="182CAEFC" w14:textId="77777777" w:rsidR="00CB7E29" w:rsidRDefault="00CB7E29" w:rsidP="00CB7E29">
            <w:pPr>
              <w:adjustRightInd w:val="0"/>
              <w:snapToGrid w:val="0"/>
              <w:spacing w:line="360" w:lineRule="auto"/>
              <w:ind w:right="393"/>
              <w:rPr>
                <w:ins w:id="142" w:author="李 财云" w:date="2020-08-10T10:06:00Z"/>
                <w:rFonts w:ascii="仿宋_GB2312" w:eastAsia="仿宋_GB2312"/>
                <w:sz w:val="24"/>
              </w:rPr>
            </w:pPr>
            <w:ins w:id="143" w:author="李 财云" w:date="2020-08-10T10:06:00Z">
              <w:r>
                <w:rPr>
                  <w:rFonts w:ascii="仿宋_GB2312" w:eastAsia="仿宋_GB2312" w:hint="eastAsia"/>
                  <w:sz w:val="24"/>
                </w:rPr>
                <w:t>阶段性目标，</w:t>
              </w:r>
            </w:ins>
          </w:p>
          <w:p w14:paraId="165CAA54" w14:textId="0541AB61" w:rsidR="00CB7E29" w:rsidDel="00CB7E29" w:rsidRDefault="00CB7E29" w:rsidP="00CB7E29">
            <w:pPr>
              <w:adjustRightInd w:val="0"/>
              <w:snapToGrid w:val="0"/>
              <w:spacing w:line="360" w:lineRule="auto"/>
              <w:ind w:right="393"/>
              <w:rPr>
                <w:del w:id="144" w:author="李 财云" w:date="2020-08-10T10:06:00Z"/>
                <w:rFonts w:ascii="仿宋_GB2312" w:eastAsia="仿宋_GB2312" w:hAnsi="宋体"/>
                <w:color w:val="000000" w:themeColor="text1"/>
                <w:sz w:val="24"/>
              </w:rPr>
            </w:pPr>
            <w:ins w:id="145" w:author="李 财云" w:date="2020-08-10T10:06:00Z">
              <w:r>
                <w:rPr>
                  <w:rFonts w:ascii="仿宋_GB2312" w:eastAsia="仿宋_GB2312" w:hint="eastAsia"/>
                  <w:sz w:val="24"/>
                </w:rPr>
                <w:t>整理完成全部课题研究报告，提交《基于电力典型业务场景的灵活以太网技术应用验证报告》1篇，发表/录用三大检索或核心期刊论文2篇。</w:t>
              </w:r>
            </w:ins>
            <w:del w:id="146" w:author="李 财云" w:date="2020-08-10T10:06:00Z">
              <w:r w:rsidDel="00CB7E29">
                <w:rPr>
                  <w:rFonts w:ascii="仿宋_GB2312" w:eastAsia="仿宋_GB2312" w:hAnsi="宋体" w:hint="eastAsia"/>
                  <w:color w:val="000000" w:themeColor="text1"/>
                  <w:sz w:val="24"/>
                </w:rPr>
                <w:delText>研究内容：</w:delText>
              </w:r>
            </w:del>
          </w:p>
          <w:p w14:paraId="7BFF24CA" w14:textId="7E042DAB" w:rsidR="00CB7E29" w:rsidDel="00CB7E29" w:rsidRDefault="00CB7E29" w:rsidP="00CB7E29">
            <w:pPr>
              <w:adjustRightInd w:val="0"/>
              <w:snapToGrid w:val="0"/>
              <w:spacing w:line="360" w:lineRule="auto"/>
              <w:ind w:right="393"/>
              <w:rPr>
                <w:del w:id="147" w:author="李 财云" w:date="2020-08-10T10:06:00Z"/>
                <w:rFonts w:ascii="仿宋_GB2312" w:eastAsia="仿宋_GB2312"/>
                <w:sz w:val="24"/>
              </w:rPr>
            </w:pPr>
            <w:del w:id="148" w:author="李 财云" w:date="2020-08-10T10:06:00Z">
              <w:r w:rsidDel="00CB7E29">
                <w:rPr>
                  <w:rFonts w:ascii="仿宋_GB2312" w:eastAsia="仿宋_GB2312" w:hint="eastAsia"/>
                  <w:sz w:val="24"/>
                </w:rPr>
                <w:delText>研究灵活以太网技术在电网使用的典型应用场景（保护业务专线、无线专网回传网、5G切片网络等），研究基于灵活以太网的切片网络如何实现无线专网回传网络统</w:delText>
              </w:r>
              <w:r w:rsidDel="00CB7E29">
                <w:rPr>
                  <w:rFonts w:ascii="仿宋_GB2312" w:eastAsia="仿宋_GB2312" w:hint="eastAsia"/>
                  <w:sz w:val="24"/>
                </w:rPr>
                <w:lastRenderedPageBreak/>
                <w:delText>一承载生产控制业务和管理业务的需求。</w:delText>
              </w:r>
            </w:del>
          </w:p>
          <w:p w14:paraId="06335624" w14:textId="4E3F0CDE" w:rsidR="00CB7E29" w:rsidDel="00CB7E29" w:rsidRDefault="00CB7E29" w:rsidP="00CB7E29">
            <w:pPr>
              <w:adjustRightInd w:val="0"/>
              <w:snapToGrid w:val="0"/>
              <w:spacing w:line="360" w:lineRule="auto"/>
              <w:ind w:right="393"/>
              <w:rPr>
                <w:del w:id="149" w:author="李 财云" w:date="2020-08-10T10:06:00Z"/>
                <w:rFonts w:ascii="仿宋_GB2312" w:eastAsia="仿宋_GB2312"/>
                <w:sz w:val="24"/>
              </w:rPr>
            </w:pPr>
            <w:del w:id="150" w:author="李 财云" w:date="2020-08-10T10:06:00Z">
              <w:r w:rsidDel="00CB7E29">
                <w:rPr>
                  <w:rFonts w:ascii="仿宋_GB2312" w:eastAsia="仿宋_GB2312" w:hint="eastAsia"/>
                  <w:sz w:val="24"/>
                </w:rPr>
                <w:delText>阶段性目标：</w:delText>
              </w:r>
            </w:del>
          </w:p>
          <w:p w14:paraId="7A7C672F" w14:textId="5D3EF9F4" w:rsidR="00CB7E29" w:rsidRDefault="00CB7E29" w:rsidP="00CB7E29">
            <w:pPr>
              <w:adjustRightInd w:val="0"/>
              <w:snapToGrid w:val="0"/>
              <w:spacing w:line="360" w:lineRule="auto"/>
              <w:ind w:right="249"/>
              <w:rPr>
                <w:rFonts w:ascii="仿宋_GB2312" w:eastAsia="仿宋_GB2312"/>
              </w:rPr>
            </w:pPr>
            <w:del w:id="151" w:author="李 财云" w:date="2020-08-10T10:06:00Z">
              <w:r w:rsidDel="00CB7E29">
                <w:rPr>
                  <w:rFonts w:ascii="仿宋_GB2312" w:eastAsia="仿宋_GB2312" w:hint="eastAsia"/>
                  <w:sz w:val="24"/>
                </w:rPr>
                <w:delText>完成对应课题报告中相应部分内容，提交《适用于电力业务的基于灵活以太网技术的切片网络框架研究报告》1篇，发表/录用三大检索或核心期刊论文1篇，提交发明专利1项。</w:delText>
              </w:r>
            </w:del>
          </w:p>
        </w:tc>
      </w:tr>
      <w:tr w:rsidR="00CB7E29" w:rsidDel="00CB7E29" w14:paraId="04A2C472" w14:textId="187AFBEE">
        <w:trPr>
          <w:del w:id="152" w:author="李 财云" w:date="2020-08-10T10:07:00Z"/>
        </w:trPr>
        <w:tc>
          <w:tcPr>
            <w:tcW w:w="675" w:type="dxa"/>
            <w:vAlign w:val="center"/>
          </w:tcPr>
          <w:p w14:paraId="485D2C18" w14:textId="0316F46F" w:rsidR="00CB7E29" w:rsidDel="00CB7E29" w:rsidRDefault="00CB7E29" w:rsidP="00CB7E29">
            <w:pPr>
              <w:numPr>
                <w:ilvl w:val="0"/>
                <w:numId w:val="33"/>
              </w:numPr>
              <w:adjustRightInd w:val="0"/>
              <w:snapToGrid w:val="0"/>
              <w:spacing w:line="360" w:lineRule="auto"/>
              <w:jc w:val="center"/>
              <w:rPr>
                <w:del w:id="153" w:author="李 财云" w:date="2020-08-10T10:07:00Z"/>
                <w:rFonts w:ascii="仿宋_GB2312" w:eastAsia="仿宋_GB2312"/>
              </w:rPr>
            </w:pPr>
          </w:p>
        </w:tc>
        <w:tc>
          <w:tcPr>
            <w:tcW w:w="2410" w:type="dxa"/>
            <w:vAlign w:val="center"/>
          </w:tcPr>
          <w:p w14:paraId="39716963" w14:textId="4F3AC3A8" w:rsidR="00CB7E29" w:rsidDel="00CB7E29" w:rsidRDefault="00CB7E29" w:rsidP="00CB7E29">
            <w:pPr>
              <w:adjustRightInd w:val="0"/>
              <w:snapToGrid w:val="0"/>
              <w:spacing w:line="360" w:lineRule="auto"/>
              <w:jc w:val="center"/>
              <w:rPr>
                <w:del w:id="154" w:author="李 财云" w:date="2020-08-10T10:06:00Z"/>
                <w:rFonts w:ascii="仿宋_GB2312" w:eastAsia="仿宋_GB2312" w:hAnsi="宋体"/>
                <w:color w:val="000000" w:themeColor="text1"/>
                <w:sz w:val="24"/>
              </w:rPr>
            </w:pPr>
            <w:del w:id="155" w:author="李 财云" w:date="2020-08-10T10:06:00Z">
              <w:r w:rsidDel="00CB7E29">
                <w:rPr>
                  <w:rFonts w:ascii="仿宋_GB2312" w:eastAsia="仿宋_GB2312" w:hAnsi="宋体" w:hint="eastAsia"/>
                  <w:color w:val="000000" w:themeColor="text1"/>
                  <w:sz w:val="24"/>
                </w:rPr>
                <w:delText>202</w:delText>
              </w:r>
            </w:del>
            <w:del w:id="156" w:author="李 财云" w:date="2020-08-10T10:02:00Z">
              <w:r w:rsidDel="00C504D6">
                <w:rPr>
                  <w:rFonts w:ascii="仿宋_GB2312" w:eastAsia="仿宋_GB2312" w:hAnsi="宋体" w:hint="eastAsia"/>
                  <w:color w:val="000000" w:themeColor="text1"/>
                  <w:sz w:val="24"/>
                </w:rPr>
                <w:delText>1</w:delText>
              </w:r>
            </w:del>
            <w:del w:id="157" w:author="李 财云" w:date="2020-08-10T10:06:00Z">
              <w:r w:rsidDel="00CB7E29">
                <w:rPr>
                  <w:rFonts w:ascii="仿宋_GB2312" w:eastAsia="仿宋_GB2312" w:hAnsi="宋体" w:hint="eastAsia"/>
                  <w:color w:val="000000" w:themeColor="text1"/>
                  <w:sz w:val="24"/>
                </w:rPr>
                <w:delText>年</w:delText>
              </w:r>
            </w:del>
            <w:del w:id="158" w:author="李 财云" w:date="2020-08-10T10:02:00Z">
              <w:r w:rsidDel="00C504D6">
                <w:rPr>
                  <w:rFonts w:ascii="仿宋_GB2312" w:eastAsia="仿宋_GB2312" w:hAnsi="宋体" w:hint="eastAsia"/>
                  <w:color w:val="000000" w:themeColor="text1"/>
                  <w:sz w:val="24"/>
                </w:rPr>
                <w:delText>8</w:delText>
              </w:r>
            </w:del>
            <w:del w:id="159" w:author="李 财云" w:date="2020-08-10T10:06:00Z">
              <w:r w:rsidDel="00CB7E29">
                <w:rPr>
                  <w:rFonts w:ascii="仿宋_GB2312" w:eastAsia="仿宋_GB2312" w:hAnsi="宋体" w:hint="eastAsia"/>
                  <w:color w:val="000000" w:themeColor="text1"/>
                  <w:sz w:val="24"/>
                </w:rPr>
                <w:delText>月</w:delText>
              </w:r>
            </w:del>
          </w:p>
          <w:p w14:paraId="4EE4DE8B" w14:textId="321ED89F" w:rsidR="00CB7E29" w:rsidDel="00CB7E29" w:rsidRDefault="00CB7E29" w:rsidP="00CB7E29">
            <w:pPr>
              <w:adjustRightInd w:val="0"/>
              <w:snapToGrid w:val="0"/>
              <w:spacing w:line="360" w:lineRule="auto"/>
              <w:jc w:val="center"/>
              <w:rPr>
                <w:del w:id="160" w:author="李 财云" w:date="2020-08-10T10:06:00Z"/>
                <w:rFonts w:ascii="仿宋_GB2312" w:eastAsia="仿宋_GB2312" w:hAnsi="宋体"/>
                <w:color w:val="000000" w:themeColor="text1"/>
                <w:sz w:val="24"/>
              </w:rPr>
            </w:pPr>
            <w:del w:id="161" w:author="李 财云" w:date="2020-08-10T10:06:00Z">
              <w:r w:rsidDel="00CB7E29">
                <w:rPr>
                  <w:rFonts w:ascii="仿宋_GB2312" w:eastAsia="仿宋_GB2312" w:hAnsi="宋体" w:hint="eastAsia"/>
                  <w:color w:val="000000" w:themeColor="text1"/>
                  <w:sz w:val="24"/>
                </w:rPr>
                <w:delText>至</w:delText>
              </w:r>
            </w:del>
          </w:p>
          <w:p w14:paraId="3D3A63B2" w14:textId="22ABF90E" w:rsidR="00CB7E29" w:rsidDel="00CB7E29" w:rsidRDefault="00CB7E29" w:rsidP="00CB7E29">
            <w:pPr>
              <w:adjustRightInd w:val="0"/>
              <w:snapToGrid w:val="0"/>
              <w:spacing w:line="360" w:lineRule="auto"/>
              <w:rPr>
                <w:del w:id="162" w:author="李 财云" w:date="2020-08-10T10:07:00Z"/>
                <w:rFonts w:ascii="仿宋_GB2312" w:eastAsia="仿宋_GB2312"/>
                <w:spacing w:val="20"/>
              </w:rPr>
            </w:pPr>
            <w:del w:id="163" w:author="李 财云" w:date="2020-08-10T10:06:00Z">
              <w:r w:rsidDel="00CB7E29">
                <w:rPr>
                  <w:rFonts w:ascii="仿宋_GB2312" w:eastAsia="仿宋_GB2312" w:hAnsi="宋体" w:hint="eastAsia"/>
                  <w:color w:val="000000" w:themeColor="text1"/>
                  <w:sz w:val="24"/>
                </w:rPr>
                <w:delText>202</w:delText>
              </w:r>
            </w:del>
            <w:del w:id="164" w:author="李 财云" w:date="2020-08-10T10:02:00Z">
              <w:r w:rsidDel="00C504D6">
                <w:rPr>
                  <w:rFonts w:ascii="仿宋_GB2312" w:eastAsia="仿宋_GB2312" w:hAnsi="宋体" w:hint="eastAsia"/>
                  <w:color w:val="000000" w:themeColor="text1"/>
                  <w:sz w:val="24"/>
                </w:rPr>
                <w:delText>1</w:delText>
              </w:r>
            </w:del>
            <w:del w:id="165" w:author="李 财云" w:date="2020-08-10T10:06:00Z">
              <w:r w:rsidDel="00CB7E29">
                <w:rPr>
                  <w:rFonts w:ascii="仿宋_GB2312" w:eastAsia="仿宋_GB2312" w:hAnsi="宋体" w:hint="eastAsia"/>
                  <w:color w:val="000000" w:themeColor="text1"/>
                  <w:sz w:val="24"/>
                </w:rPr>
                <w:delText>年1</w:delText>
              </w:r>
            </w:del>
            <w:del w:id="166" w:author="李 财云" w:date="2020-08-10T10:02:00Z">
              <w:r w:rsidDel="00C504D6">
                <w:rPr>
                  <w:rFonts w:ascii="仿宋_GB2312" w:eastAsia="仿宋_GB2312" w:hAnsi="宋体" w:hint="eastAsia"/>
                  <w:color w:val="000000" w:themeColor="text1"/>
                  <w:sz w:val="24"/>
                </w:rPr>
                <w:delText>0</w:delText>
              </w:r>
            </w:del>
            <w:del w:id="167" w:author="李 财云" w:date="2020-08-10T10:06:00Z">
              <w:r w:rsidDel="00CB7E29">
                <w:rPr>
                  <w:rFonts w:ascii="仿宋_GB2312" w:eastAsia="仿宋_GB2312" w:hAnsi="宋体" w:hint="eastAsia"/>
                  <w:color w:val="000000" w:themeColor="text1"/>
                  <w:sz w:val="24"/>
                </w:rPr>
                <w:delText>月</w:delText>
              </w:r>
            </w:del>
          </w:p>
        </w:tc>
        <w:tc>
          <w:tcPr>
            <w:tcW w:w="6383" w:type="dxa"/>
          </w:tcPr>
          <w:p w14:paraId="040F7E68" w14:textId="19064900" w:rsidR="00CB7E29" w:rsidDel="00CB7E29" w:rsidRDefault="00CB7E29" w:rsidP="00CB7E29">
            <w:pPr>
              <w:adjustRightInd w:val="0"/>
              <w:snapToGrid w:val="0"/>
              <w:spacing w:line="360" w:lineRule="auto"/>
              <w:ind w:right="393"/>
              <w:rPr>
                <w:del w:id="168" w:author="李 财云" w:date="2020-08-10T10:06:00Z"/>
                <w:rFonts w:ascii="仿宋_GB2312" w:eastAsia="仿宋_GB2312" w:hAnsi="宋体"/>
                <w:color w:val="000000" w:themeColor="text1"/>
                <w:sz w:val="24"/>
              </w:rPr>
            </w:pPr>
            <w:del w:id="169" w:author="李 财云" w:date="2020-08-10T10:06:00Z">
              <w:r w:rsidDel="00CB7E29">
                <w:rPr>
                  <w:rFonts w:ascii="仿宋_GB2312" w:eastAsia="仿宋_GB2312" w:hAnsi="宋体" w:hint="eastAsia"/>
                  <w:color w:val="000000" w:themeColor="text1"/>
                  <w:sz w:val="24"/>
                </w:rPr>
                <w:delText>研究内容：</w:delText>
              </w:r>
            </w:del>
          </w:p>
          <w:p w14:paraId="61710DFB" w14:textId="3B83899D" w:rsidR="00CB7E29" w:rsidDel="00CB7E29" w:rsidRDefault="00CB7E29" w:rsidP="00CB7E29">
            <w:pPr>
              <w:adjustRightInd w:val="0"/>
              <w:snapToGrid w:val="0"/>
              <w:spacing w:line="360" w:lineRule="auto"/>
              <w:ind w:right="249"/>
              <w:rPr>
                <w:del w:id="170" w:author="李 财云" w:date="2020-08-10T10:06:00Z"/>
                <w:rFonts w:ascii="仿宋_GB2312" w:eastAsia="仿宋_GB2312"/>
                <w:sz w:val="24"/>
              </w:rPr>
            </w:pPr>
            <w:del w:id="171" w:author="李 财云" w:date="2020-08-10T10:06:00Z">
              <w:r w:rsidDel="00CB7E29">
                <w:rPr>
                  <w:rFonts w:ascii="仿宋_GB2312" w:eastAsia="仿宋_GB2312" w:hint="eastAsia"/>
                  <w:sz w:val="24"/>
                </w:rPr>
                <w:delText>研究满足电力业务的网络切片自动化、智能化全生命周期管理方法，研究运营商5G切片网络如何满足电力业务端到端安全隔离的需求。</w:delText>
              </w:r>
            </w:del>
          </w:p>
          <w:p w14:paraId="49324AD9" w14:textId="6C66E4A8" w:rsidR="00CB7E29" w:rsidDel="00CB7E29" w:rsidRDefault="00CB7E29" w:rsidP="00CB7E29">
            <w:pPr>
              <w:adjustRightInd w:val="0"/>
              <w:snapToGrid w:val="0"/>
              <w:spacing w:line="360" w:lineRule="auto"/>
              <w:ind w:right="393"/>
              <w:rPr>
                <w:del w:id="172" w:author="李 财云" w:date="2020-08-10T10:06:00Z"/>
                <w:rFonts w:ascii="仿宋_GB2312" w:eastAsia="仿宋_GB2312"/>
                <w:sz w:val="24"/>
              </w:rPr>
            </w:pPr>
            <w:del w:id="173" w:author="李 财云" w:date="2020-08-10T10:06:00Z">
              <w:r w:rsidDel="00CB7E29">
                <w:rPr>
                  <w:rFonts w:ascii="仿宋_GB2312" w:eastAsia="仿宋_GB2312" w:hint="eastAsia"/>
                  <w:sz w:val="24"/>
                </w:rPr>
                <w:delText>阶段性目标：</w:delText>
              </w:r>
            </w:del>
          </w:p>
          <w:p w14:paraId="296E398E" w14:textId="3A7E4071" w:rsidR="00CB7E29" w:rsidDel="00CB7E29" w:rsidRDefault="00CB7E29" w:rsidP="00CB7E29">
            <w:pPr>
              <w:adjustRightInd w:val="0"/>
              <w:snapToGrid w:val="0"/>
              <w:spacing w:line="360" w:lineRule="auto"/>
              <w:ind w:right="249"/>
              <w:rPr>
                <w:del w:id="174" w:author="李 财云" w:date="2020-08-10T10:07:00Z"/>
                <w:rFonts w:ascii="仿宋_GB2312" w:eastAsia="仿宋_GB2312"/>
              </w:rPr>
            </w:pPr>
            <w:del w:id="175" w:author="李 财云" w:date="2020-08-10T10:06:00Z">
              <w:r w:rsidDel="00CB7E29">
                <w:rPr>
                  <w:rFonts w:ascii="仿宋_GB2312" w:eastAsia="仿宋_GB2312" w:hint="eastAsia"/>
                  <w:sz w:val="24"/>
                </w:rPr>
                <w:delText>完成对应课题报告中相应部分内容，提交《基于电力典型业务场景的灵活以太网组网技术及控制策略研究报告》1篇，提交《基于电力典型业务场景的灵活以太网控制及运行技术研究报告》1篇，发表/录用三大检索或核心期刊论文2篇，提交发明专利2项。</w:delText>
              </w:r>
            </w:del>
          </w:p>
        </w:tc>
      </w:tr>
      <w:tr w:rsidR="00CB7E29" w:rsidDel="00CB7E29" w14:paraId="13CC10DD" w14:textId="1128C215">
        <w:trPr>
          <w:del w:id="176" w:author="李 财云" w:date="2020-08-10T10:07:00Z"/>
        </w:trPr>
        <w:tc>
          <w:tcPr>
            <w:tcW w:w="675" w:type="dxa"/>
            <w:vAlign w:val="center"/>
          </w:tcPr>
          <w:p w14:paraId="7357044E" w14:textId="411F9AE0" w:rsidR="00CB7E29" w:rsidDel="00CB7E29" w:rsidRDefault="00CB7E29" w:rsidP="00CB7E29">
            <w:pPr>
              <w:numPr>
                <w:ilvl w:val="0"/>
                <w:numId w:val="33"/>
              </w:numPr>
              <w:adjustRightInd w:val="0"/>
              <w:snapToGrid w:val="0"/>
              <w:spacing w:line="360" w:lineRule="auto"/>
              <w:jc w:val="center"/>
              <w:rPr>
                <w:del w:id="177" w:author="李 财云" w:date="2020-08-10T10:07:00Z"/>
                <w:rFonts w:ascii="仿宋_GB2312" w:eastAsia="仿宋_GB2312"/>
              </w:rPr>
            </w:pPr>
          </w:p>
        </w:tc>
        <w:tc>
          <w:tcPr>
            <w:tcW w:w="2410" w:type="dxa"/>
            <w:vAlign w:val="center"/>
          </w:tcPr>
          <w:p w14:paraId="6C4D1BB2" w14:textId="05065180" w:rsidR="00CB7E29" w:rsidDel="00CB7E29" w:rsidRDefault="00CB7E29" w:rsidP="00CB7E29">
            <w:pPr>
              <w:adjustRightInd w:val="0"/>
              <w:snapToGrid w:val="0"/>
              <w:spacing w:line="360" w:lineRule="auto"/>
              <w:jc w:val="center"/>
              <w:rPr>
                <w:del w:id="178" w:author="李 财云" w:date="2020-08-10T10:06:00Z"/>
                <w:rFonts w:ascii="仿宋_GB2312" w:eastAsia="仿宋_GB2312" w:hAnsi="宋体"/>
                <w:color w:val="000000" w:themeColor="text1"/>
                <w:sz w:val="24"/>
              </w:rPr>
            </w:pPr>
            <w:del w:id="179" w:author="李 财云" w:date="2020-08-10T10:06:00Z">
              <w:r w:rsidDel="00CB7E29">
                <w:rPr>
                  <w:rFonts w:ascii="仿宋_GB2312" w:eastAsia="仿宋_GB2312" w:hAnsi="宋体" w:hint="eastAsia"/>
                  <w:color w:val="000000" w:themeColor="text1"/>
                  <w:sz w:val="24"/>
                </w:rPr>
                <w:delText>2021年1</w:delText>
              </w:r>
            </w:del>
            <w:del w:id="180" w:author="李 财云" w:date="2020-08-10T10:02:00Z">
              <w:r w:rsidDel="00C504D6">
                <w:rPr>
                  <w:rFonts w:ascii="仿宋_GB2312" w:eastAsia="仿宋_GB2312" w:hAnsi="宋体" w:hint="eastAsia"/>
                  <w:color w:val="000000" w:themeColor="text1"/>
                  <w:sz w:val="24"/>
                </w:rPr>
                <w:delText>1</w:delText>
              </w:r>
            </w:del>
            <w:del w:id="181" w:author="李 财云" w:date="2020-08-10T10:06:00Z">
              <w:r w:rsidDel="00CB7E29">
                <w:rPr>
                  <w:rFonts w:ascii="仿宋_GB2312" w:eastAsia="仿宋_GB2312" w:hAnsi="宋体" w:hint="eastAsia"/>
                  <w:color w:val="000000" w:themeColor="text1"/>
                  <w:sz w:val="24"/>
                </w:rPr>
                <w:delText>月</w:delText>
              </w:r>
            </w:del>
          </w:p>
          <w:p w14:paraId="652C6323" w14:textId="3D0F118F" w:rsidR="00CB7E29" w:rsidDel="00CB7E29" w:rsidRDefault="00CB7E29" w:rsidP="00CB7E29">
            <w:pPr>
              <w:adjustRightInd w:val="0"/>
              <w:snapToGrid w:val="0"/>
              <w:spacing w:line="360" w:lineRule="auto"/>
              <w:jc w:val="center"/>
              <w:rPr>
                <w:del w:id="182" w:author="李 财云" w:date="2020-08-10T10:06:00Z"/>
                <w:rFonts w:ascii="仿宋_GB2312" w:eastAsia="仿宋_GB2312" w:hAnsi="宋体"/>
                <w:color w:val="000000" w:themeColor="text1"/>
                <w:sz w:val="24"/>
              </w:rPr>
            </w:pPr>
            <w:del w:id="183" w:author="李 财云" w:date="2020-08-10T10:06:00Z">
              <w:r w:rsidDel="00CB7E29">
                <w:rPr>
                  <w:rFonts w:ascii="仿宋_GB2312" w:eastAsia="仿宋_GB2312" w:hAnsi="宋体" w:hint="eastAsia"/>
                  <w:color w:val="000000" w:themeColor="text1"/>
                  <w:sz w:val="24"/>
                </w:rPr>
                <w:delText>至</w:delText>
              </w:r>
            </w:del>
          </w:p>
          <w:p w14:paraId="72E43012" w14:textId="74854CCD" w:rsidR="00CB7E29" w:rsidDel="00CB7E29" w:rsidRDefault="00CB7E29" w:rsidP="00CB7E29">
            <w:pPr>
              <w:adjustRightInd w:val="0"/>
              <w:snapToGrid w:val="0"/>
              <w:spacing w:line="360" w:lineRule="auto"/>
              <w:rPr>
                <w:del w:id="184" w:author="李 财云" w:date="2020-08-10T10:07:00Z"/>
                <w:rFonts w:ascii="仿宋_GB2312" w:eastAsia="仿宋_GB2312"/>
                <w:spacing w:val="20"/>
              </w:rPr>
            </w:pPr>
            <w:del w:id="185" w:author="李 财云" w:date="2020-08-10T10:06:00Z">
              <w:r w:rsidDel="00CB7E29">
                <w:rPr>
                  <w:rFonts w:ascii="仿宋_GB2312" w:eastAsia="仿宋_GB2312" w:hAnsi="宋体" w:hint="eastAsia"/>
                  <w:color w:val="000000" w:themeColor="text1"/>
                  <w:sz w:val="24"/>
                </w:rPr>
                <w:delText>2021年1</w:delText>
              </w:r>
            </w:del>
            <w:del w:id="186" w:author="李 财云" w:date="2020-08-10T10:02:00Z">
              <w:r w:rsidDel="00C504D6">
                <w:rPr>
                  <w:rFonts w:ascii="仿宋_GB2312" w:eastAsia="仿宋_GB2312" w:hAnsi="宋体" w:hint="eastAsia"/>
                  <w:color w:val="000000" w:themeColor="text1"/>
                  <w:sz w:val="24"/>
                </w:rPr>
                <w:delText>2</w:delText>
              </w:r>
            </w:del>
            <w:del w:id="187" w:author="李 财云" w:date="2020-08-10T10:06:00Z">
              <w:r w:rsidDel="00CB7E29">
                <w:rPr>
                  <w:rFonts w:ascii="仿宋_GB2312" w:eastAsia="仿宋_GB2312" w:hAnsi="宋体" w:hint="eastAsia"/>
                  <w:color w:val="000000" w:themeColor="text1"/>
                  <w:sz w:val="24"/>
                </w:rPr>
                <w:delText>月</w:delText>
              </w:r>
            </w:del>
          </w:p>
        </w:tc>
        <w:tc>
          <w:tcPr>
            <w:tcW w:w="6383" w:type="dxa"/>
          </w:tcPr>
          <w:p w14:paraId="37151422" w14:textId="54D00EC8" w:rsidR="00CB7E29" w:rsidDel="00CB7E29" w:rsidRDefault="00CB7E29" w:rsidP="00CB7E29">
            <w:pPr>
              <w:adjustRightInd w:val="0"/>
              <w:snapToGrid w:val="0"/>
              <w:spacing w:line="360" w:lineRule="auto"/>
              <w:ind w:right="393"/>
              <w:rPr>
                <w:del w:id="188" w:author="李 财云" w:date="2020-08-10T10:06:00Z"/>
                <w:rFonts w:ascii="仿宋_GB2312" w:eastAsia="仿宋_GB2312" w:hAnsi="宋体"/>
                <w:color w:val="000000" w:themeColor="text1"/>
                <w:sz w:val="24"/>
              </w:rPr>
            </w:pPr>
            <w:del w:id="189" w:author="李 财云" w:date="2020-08-10T10:06:00Z">
              <w:r w:rsidDel="00CB7E29">
                <w:rPr>
                  <w:rFonts w:ascii="仿宋_GB2312" w:eastAsia="仿宋_GB2312" w:hAnsi="宋体" w:hint="eastAsia"/>
                  <w:color w:val="000000" w:themeColor="text1"/>
                  <w:sz w:val="24"/>
                </w:rPr>
                <w:delText>研究内容：</w:delText>
              </w:r>
            </w:del>
          </w:p>
          <w:p w14:paraId="3EB21DEA" w14:textId="1FE346D0" w:rsidR="00CB7E29" w:rsidDel="00CB7E29" w:rsidRDefault="00CB7E29" w:rsidP="00CB7E29">
            <w:pPr>
              <w:adjustRightInd w:val="0"/>
              <w:snapToGrid w:val="0"/>
              <w:spacing w:line="360" w:lineRule="auto"/>
              <w:ind w:right="393"/>
              <w:rPr>
                <w:del w:id="190" w:author="李 财云" w:date="2020-08-10T10:06:00Z"/>
                <w:rFonts w:ascii="仿宋_GB2312" w:eastAsia="仿宋_GB2312" w:hAnsi="宋体"/>
                <w:color w:val="000000" w:themeColor="text1"/>
                <w:sz w:val="24"/>
              </w:rPr>
            </w:pPr>
            <w:del w:id="191" w:author="李 财云" w:date="2020-08-10T10:06:00Z">
              <w:r w:rsidDel="00CB7E29">
                <w:rPr>
                  <w:rFonts w:ascii="仿宋_GB2312" w:eastAsia="仿宋_GB2312" w:hAnsi="宋体" w:hint="eastAsia"/>
                  <w:color w:val="000000" w:themeColor="text1"/>
                  <w:sz w:val="24"/>
                </w:rPr>
                <w:delText>完成基于灵活以太网的切片网络承载电力保护业务的可行性验证，</w:delText>
              </w:r>
              <w:r w:rsidDel="00CB7E29">
                <w:rPr>
                  <w:rFonts w:ascii="仿宋_GB2312" w:eastAsia="仿宋_GB2312" w:hint="eastAsia"/>
                  <w:sz w:val="24"/>
                </w:rPr>
                <w:delText>完成基于灵活以太网的切片网络安全隔离性能验证。</w:delText>
              </w:r>
            </w:del>
          </w:p>
          <w:p w14:paraId="52327160" w14:textId="0E884428" w:rsidR="00CB7E29" w:rsidDel="00CB7E29" w:rsidRDefault="00CB7E29" w:rsidP="00CB7E29">
            <w:pPr>
              <w:adjustRightInd w:val="0"/>
              <w:snapToGrid w:val="0"/>
              <w:spacing w:line="360" w:lineRule="auto"/>
              <w:ind w:right="393"/>
              <w:rPr>
                <w:del w:id="192" w:author="李 财云" w:date="2020-08-10T10:06:00Z"/>
                <w:rFonts w:ascii="仿宋_GB2312" w:eastAsia="仿宋_GB2312"/>
                <w:sz w:val="24"/>
              </w:rPr>
            </w:pPr>
            <w:del w:id="193" w:author="李 财云" w:date="2020-08-10T10:06:00Z">
              <w:r w:rsidDel="00CB7E29">
                <w:rPr>
                  <w:rFonts w:ascii="仿宋_GB2312" w:eastAsia="仿宋_GB2312" w:hint="eastAsia"/>
                  <w:sz w:val="24"/>
                </w:rPr>
                <w:delText>阶段性目标，</w:delText>
              </w:r>
            </w:del>
          </w:p>
          <w:p w14:paraId="743441C5" w14:textId="38E054FA" w:rsidR="00CB7E29" w:rsidDel="00CB7E29" w:rsidRDefault="00CB7E29" w:rsidP="00CB7E29">
            <w:pPr>
              <w:adjustRightInd w:val="0"/>
              <w:snapToGrid w:val="0"/>
              <w:spacing w:line="360" w:lineRule="auto"/>
              <w:ind w:right="249"/>
              <w:rPr>
                <w:del w:id="194" w:author="李 财云" w:date="2020-08-10T10:07:00Z"/>
                <w:rFonts w:ascii="仿宋_GB2312" w:eastAsia="仿宋_GB2312"/>
              </w:rPr>
            </w:pPr>
            <w:del w:id="195" w:author="李 财云" w:date="2020-08-10T10:06:00Z">
              <w:r w:rsidDel="00CB7E29">
                <w:rPr>
                  <w:rFonts w:ascii="仿宋_GB2312" w:eastAsia="仿宋_GB2312" w:hint="eastAsia"/>
                  <w:sz w:val="24"/>
                </w:rPr>
                <w:delText>整理完成全部课题研究报告，提交《基于电力典型业务场景的灵活以太网技术应用验证报告》1篇，发表/录用三大检索或核心期刊论文2篇。</w:delText>
              </w:r>
            </w:del>
          </w:p>
        </w:tc>
      </w:tr>
      <w:tr w:rsidR="00CB7E29" w:rsidDel="00C504D6" w14:paraId="4AD9A426" w14:textId="7454899A">
        <w:trPr>
          <w:del w:id="196" w:author="李 财云" w:date="2020-08-10T09:54:00Z"/>
        </w:trPr>
        <w:tc>
          <w:tcPr>
            <w:tcW w:w="675" w:type="dxa"/>
            <w:vAlign w:val="center"/>
          </w:tcPr>
          <w:p w14:paraId="16AFB026" w14:textId="2B83E143" w:rsidR="00CB7E29" w:rsidDel="00C504D6" w:rsidRDefault="00CB7E29" w:rsidP="00CB7E29">
            <w:pPr>
              <w:numPr>
                <w:ilvl w:val="0"/>
                <w:numId w:val="33"/>
              </w:numPr>
              <w:adjustRightInd w:val="0"/>
              <w:snapToGrid w:val="0"/>
              <w:spacing w:line="360" w:lineRule="auto"/>
              <w:jc w:val="center"/>
              <w:rPr>
                <w:del w:id="197" w:author="李 财云" w:date="2020-08-10T09:54:00Z"/>
                <w:rFonts w:ascii="仿宋_GB2312" w:eastAsia="仿宋_GB2312"/>
              </w:rPr>
            </w:pPr>
          </w:p>
        </w:tc>
        <w:tc>
          <w:tcPr>
            <w:tcW w:w="2410" w:type="dxa"/>
            <w:vAlign w:val="center"/>
          </w:tcPr>
          <w:p w14:paraId="6D056EAE" w14:textId="43AEF0DB" w:rsidR="00CB7E29" w:rsidDel="00C504D6" w:rsidRDefault="00CB7E29" w:rsidP="00CB7E29">
            <w:pPr>
              <w:adjustRightInd w:val="0"/>
              <w:snapToGrid w:val="0"/>
              <w:spacing w:line="360" w:lineRule="auto"/>
              <w:jc w:val="center"/>
              <w:rPr>
                <w:del w:id="198" w:author="李 财云" w:date="2020-08-10T09:54:00Z"/>
                <w:rFonts w:ascii="仿宋_GB2312" w:eastAsia="仿宋_GB2312" w:hAnsi="宋体"/>
                <w:color w:val="000000" w:themeColor="text1"/>
                <w:sz w:val="24"/>
              </w:rPr>
            </w:pPr>
            <w:del w:id="199" w:author="李 财云" w:date="2020-08-10T09:54:00Z">
              <w:r w:rsidDel="00C504D6">
                <w:rPr>
                  <w:rFonts w:ascii="仿宋_GB2312" w:eastAsia="仿宋_GB2312" w:hAnsi="宋体" w:hint="eastAsia"/>
                  <w:color w:val="000000" w:themeColor="text1"/>
                  <w:sz w:val="24"/>
                </w:rPr>
                <w:delText>2020年8月</w:delText>
              </w:r>
            </w:del>
          </w:p>
          <w:p w14:paraId="0473F0FE" w14:textId="1D188FCF" w:rsidR="00CB7E29" w:rsidDel="00C504D6" w:rsidRDefault="00CB7E29" w:rsidP="00CB7E29">
            <w:pPr>
              <w:adjustRightInd w:val="0"/>
              <w:snapToGrid w:val="0"/>
              <w:spacing w:line="360" w:lineRule="auto"/>
              <w:jc w:val="center"/>
              <w:rPr>
                <w:del w:id="200" w:author="李 财云" w:date="2020-08-10T09:54:00Z"/>
                <w:rFonts w:ascii="仿宋_GB2312" w:eastAsia="仿宋_GB2312" w:hAnsi="宋体"/>
                <w:color w:val="000000" w:themeColor="text1"/>
                <w:sz w:val="24"/>
              </w:rPr>
            </w:pPr>
            <w:del w:id="201" w:author="李 财云" w:date="2020-08-10T09:54:00Z">
              <w:r w:rsidDel="00C504D6">
                <w:rPr>
                  <w:rFonts w:ascii="仿宋_GB2312" w:eastAsia="仿宋_GB2312" w:hAnsi="宋体" w:hint="eastAsia"/>
                  <w:color w:val="000000" w:themeColor="text1"/>
                  <w:sz w:val="24"/>
                </w:rPr>
                <w:delText>至</w:delText>
              </w:r>
            </w:del>
          </w:p>
          <w:p w14:paraId="6EF0E36A" w14:textId="33240DF3" w:rsidR="00CB7E29" w:rsidDel="00C504D6" w:rsidRDefault="00CB7E29" w:rsidP="00CB7E29">
            <w:pPr>
              <w:adjustRightInd w:val="0"/>
              <w:snapToGrid w:val="0"/>
              <w:spacing w:line="360" w:lineRule="auto"/>
              <w:rPr>
                <w:del w:id="202" w:author="李 财云" w:date="2020-08-10T09:54:00Z"/>
                <w:rFonts w:ascii="仿宋_GB2312" w:eastAsia="仿宋_GB2312"/>
                <w:spacing w:val="20"/>
              </w:rPr>
            </w:pPr>
            <w:del w:id="203" w:author="李 财云" w:date="2020-08-10T09:54:00Z">
              <w:r w:rsidDel="00C504D6">
                <w:rPr>
                  <w:rFonts w:ascii="仿宋_GB2312" w:eastAsia="仿宋_GB2312" w:hAnsi="宋体" w:hint="eastAsia"/>
                  <w:color w:val="000000" w:themeColor="text1"/>
                  <w:sz w:val="24"/>
                </w:rPr>
                <w:delText>2020年10月</w:delText>
              </w:r>
            </w:del>
          </w:p>
        </w:tc>
        <w:tc>
          <w:tcPr>
            <w:tcW w:w="6383" w:type="dxa"/>
          </w:tcPr>
          <w:p w14:paraId="2A513A9E" w14:textId="40B49F13" w:rsidR="00CB7E29" w:rsidDel="00C504D6" w:rsidRDefault="00CB7E29" w:rsidP="00CB7E29">
            <w:pPr>
              <w:adjustRightInd w:val="0"/>
              <w:snapToGrid w:val="0"/>
              <w:spacing w:line="360" w:lineRule="auto"/>
              <w:ind w:right="393"/>
              <w:rPr>
                <w:del w:id="204" w:author="李 财云" w:date="2020-08-10T09:54:00Z"/>
                <w:rFonts w:ascii="仿宋_GB2312" w:eastAsia="仿宋_GB2312" w:hAnsi="宋体"/>
                <w:color w:val="000000" w:themeColor="text1"/>
                <w:sz w:val="24"/>
              </w:rPr>
            </w:pPr>
            <w:del w:id="205" w:author="李 财云" w:date="2020-08-10T09:54:00Z">
              <w:r w:rsidDel="00C504D6">
                <w:rPr>
                  <w:rFonts w:ascii="仿宋_GB2312" w:eastAsia="仿宋_GB2312" w:hAnsi="宋体" w:hint="eastAsia"/>
                  <w:color w:val="000000" w:themeColor="text1"/>
                  <w:sz w:val="24"/>
                </w:rPr>
                <w:delText>研究内容：</w:delText>
              </w:r>
            </w:del>
          </w:p>
          <w:p w14:paraId="09428277" w14:textId="0D45A1AA" w:rsidR="00CB7E29" w:rsidDel="00C504D6" w:rsidRDefault="00CB7E29" w:rsidP="00CB7E29">
            <w:pPr>
              <w:adjustRightInd w:val="0"/>
              <w:snapToGrid w:val="0"/>
              <w:spacing w:line="360" w:lineRule="auto"/>
              <w:ind w:right="393"/>
              <w:rPr>
                <w:del w:id="206" w:author="李 财云" w:date="2020-08-10T09:54:00Z"/>
                <w:rFonts w:ascii="仿宋_GB2312" w:eastAsia="仿宋_GB2312" w:hAnsi="宋体"/>
                <w:color w:val="000000" w:themeColor="text1"/>
                <w:sz w:val="24"/>
              </w:rPr>
            </w:pPr>
            <w:del w:id="207" w:author="李 财云" w:date="2020-08-10T09:54:00Z">
              <w:r w:rsidDel="00C504D6">
                <w:rPr>
                  <w:rFonts w:ascii="仿宋_GB2312" w:eastAsia="仿宋_GB2312" w:hAnsi="宋体" w:hint="eastAsia"/>
                  <w:color w:val="000000" w:themeColor="text1"/>
                  <w:sz w:val="24"/>
                </w:rPr>
                <w:delText>分析智能电网当前问题和未来的业务需求，设计满足电力业务未来演进需求的基于灵活以太网技术的切片网络框架，</w:delText>
              </w:r>
              <w:r w:rsidDel="00C504D6">
                <w:rPr>
                  <w:rFonts w:ascii="仿宋_GB2312" w:eastAsia="仿宋_GB2312" w:hint="eastAsia"/>
                  <w:sz w:val="24"/>
                </w:rPr>
                <w:delText>研究基于灵活以太网的切片网络如何满足电网业</w:delText>
              </w:r>
              <w:r w:rsidDel="00C504D6">
                <w:rPr>
                  <w:rFonts w:ascii="仿宋_GB2312" w:eastAsia="仿宋_GB2312" w:hint="eastAsia"/>
                  <w:sz w:val="24"/>
                </w:rPr>
                <w:lastRenderedPageBreak/>
                <w:delText>务安全隔离的要求。</w:delText>
              </w:r>
            </w:del>
          </w:p>
          <w:p w14:paraId="5793B225" w14:textId="13AC42AC" w:rsidR="00CB7E29" w:rsidDel="00C504D6" w:rsidRDefault="00CB7E29" w:rsidP="00CB7E29">
            <w:pPr>
              <w:adjustRightInd w:val="0"/>
              <w:snapToGrid w:val="0"/>
              <w:spacing w:line="360" w:lineRule="auto"/>
              <w:ind w:right="393"/>
              <w:rPr>
                <w:del w:id="208" w:author="李 财云" w:date="2020-08-10T09:54:00Z"/>
                <w:rFonts w:ascii="仿宋_GB2312" w:eastAsia="仿宋_GB2312"/>
                <w:sz w:val="24"/>
              </w:rPr>
            </w:pPr>
            <w:del w:id="209" w:author="李 财云" w:date="2020-08-10T09:54:00Z">
              <w:r w:rsidDel="00C504D6">
                <w:rPr>
                  <w:rFonts w:ascii="仿宋_GB2312" w:eastAsia="仿宋_GB2312" w:hint="eastAsia"/>
                  <w:sz w:val="24"/>
                </w:rPr>
                <w:delText>阶段性目标：</w:delText>
              </w:r>
            </w:del>
          </w:p>
          <w:p w14:paraId="58262801" w14:textId="0CB0C3CF" w:rsidR="00CB7E29" w:rsidDel="00C504D6" w:rsidRDefault="00CB7E29" w:rsidP="00CB7E29">
            <w:pPr>
              <w:adjustRightInd w:val="0"/>
              <w:snapToGrid w:val="0"/>
              <w:spacing w:line="360" w:lineRule="auto"/>
              <w:ind w:right="249"/>
              <w:rPr>
                <w:del w:id="210" w:author="李 财云" w:date="2020-08-10T09:54:00Z"/>
                <w:rFonts w:ascii="仿宋_GB2312" w:eastAsia="仿宋_GB2312"/>
              </w:rPr>
            </w:pPr>
            <w:del w:id="211" w:author="李 财云" w:date="2020-08-10T09:54:00Z">
              <w:r w:rsidDel="00C504D6">
                <w:rPr>
                  <w:rFonts w:ascii="仿宋_GB2312" w:eastAsia="仿宋_GB2312" w:hint="eastAsia"/>
                  <w:sz w:val="24"/>
                </w:rPr>
                <w:delText>完成对应课题报告中相应部分内容。</w:delText>
              </w:r>
            </w:del>
          </w:p>
        </w:tc>
      </w:tr>
      <w:tr w:rsidR="00CB7E29" w:rsidDel="00C504D6" w14:paraId="37B1A365" w14:textId="282F9B32">
        <w:trPr>
          <w:del w:id="212" w:author="李 财云" w:date="2020-08-10T09:54:00Z"/>
        </w:trPr>
        <w:tc>
          <w:tcPr>
            <w:tcW w:w="675" w:type="dxa"/>
            <w:vAlign w:val="center"/>
          </w:tcPr>
          <w:p w14:paraId="1A7B3454" w14:textId="6A2FDBFE" w:rsidR="00CB7E29" w:rsidDel="00C504D6" w:rsidRDefault="00CB7E29" w:rsidP="00CB7E29">
            <w:pPr>
              <w:numPr>
                <w:ilvl w:val="0"/>
                <w:numId w:val="33"/>
              </w:numPr>
              <w:adjustRightInd w:val="0"/>
              <w:snapToGrid w:val="0"/>
              <w:spacing w:line="360" w:lineRule="auto"/>
              <w:jc w:val="center"/>
              <w:rPr>
                <w:del w:id="213" w:author="李 财云" w:date="2020-08-10T09:54:00Z"/>
                <w:rFonts w:ascii="仿宋_GB2312" w:eastAsia="仿宋_GB2312"/>
              </w:rPr>
            </w:pPr>
          </w:p>
        </w:tc>
        <w:tc>
          <w:tcPr>
            <w:tcW w:w="2410" w:type="dxa"/>
            <w:vAlign w:val="center"/>
          </w:tcPr>
          <w:p w14:paraId="03932AEC" w14:textId="52C2AB26" w:rsidR="00CB7E29" w:rsidDel="00C504D6" w:rsidRDefault="00CB7E29" w:rsidP="00CB7E29">
            <w:pPr>
              <w:adjustRightInd w:val="0"/>
              <w:snapToGrid w:val="0"/>
              <w:spacing w:line="360" w:lineRule="auto"/>
              <w:jc w:val="center"/>
              <w:rPr>
                <w:del w:id="214" w:author="李 财云" w:date="2020-08-10T09:54:00Z"/>
                <w:rFonts w:ascii="仿宋_GB2312" w:eastAsia="仿宋_GB2312" w:hAnsi="宋体"/>
                <w:color w:val="000000" w:themeColor="text1"/>
                <w:sz w:val="24"/>
              </w:rPr>
            </w:pPr>
            <w:del w:id="215" w:author="李 财云" w:date="2020-08-10T09:54:00Z">
              <w:r w:rsidDel="00C504D6">
                <w:rPr>
                  <w:rFonts w:ascii="仿宋_GB2312" w:eastAsia="仿宋_GB2312" w:hAnsi="宋体" w:hint="eastAsia"/>
                  <w:color w:val="000000" w:themeColor="text1"/>
                  <w:sz w:val="24"/>
                </w:rPr>
                <w:delText>2020年11月</w:delText>
              </w:r>
            </w:del>
          </w:p>
          <w:p w14:paraId="3FE2603F" w14:textId="78D4F689" w:rsidR="00CB7E29" w:rsidDel="00C504D6" w:rsidRDefault="00CB7E29" w:rsidP="00CB7E29">
            <w:pPr>
              <w:adjustRightInd w:val="0"/>
              <w:snapToGrid w:val="0"/>
              <w:spacing w:line="360" w:lineRule="auto"/>
              <w:jc w:val="center"/>
              <w:rPr>
                <w:del w:id="216" w:author="李 财云" w:date="2020-08-10T09:54:00Z"/>
                <w:rFonts w:ascii="仿宋_GB2312" w:eastAsia="仿宋_GB2312" w:hAnsi="宋体"/>
                <w:color w:val="000000" w:themeColor="text1"/>
                <w:sz w:val="24"/>
              </w:rPr>
            </w:pPr>
            <w:del w:id="217" w:author="李 财云" w:date="2020-08-10T09:54:00Z">
              <w:r w:rsidDel="00C504D6">
                <w:rPr>
                  <w:rFonts w:ascii="仿宋_GB2312" w:eastAsia="仿宋_GB2312" w:hAnsi="宋体" w:hint="eastAsia"/>
                  <w:color w:val="000000" w:themeColor="text1"/>
                  <w:sz w:val="24"/>
                </w:rPr>
                <w:delText>至</w:delText>
              </w:r>
            </w:del>
          </w:p>
          <w:p w14:paraId="6A9339C9" w14:textId="1AF6F7C7" w:rsidR="00CB7E29" w:rsidDel="00C504D6" w:rsidRDefault="00CB7E29" w:rsidP="00CB7E29">
            <w:pPr>
              <w:adjustRightInd w:val="0"/>
              <w:snapToGrid w:val="0"/>
              <w:spacing w:line="360" w:lineRule="auto"/>
              <w:rPr>
                <w:del w:id="218" w:author="李 财云" w:date="2020-08-10T09:54:00Z"/>
                <w:rFonts w:ascii="仿宋_GB2312" w:eastAsia="仿宋_GB2312"/>
                <w:spacing w:val="20"/>
              </w:rPr>
            </w:pPr>
            <w:del w:id="219" w:author="李 财云" w:date="2020-08-10T09:54:00Z">
              <w:r w:rsidDel="00C504D6">
                <w:rPr>
                  <w:rFonts w:ascii="仿宋_GB2312" w:eastAsia="仿宋_GB2312" w:hAnsi="宋体" w:hint="eastAsia"/>
                  <w:color w:val="000000" w:themeColor="text1"/>
                  <w:sz w:val="24"/>
                </w:rPr>
                <w:delText>2021年1月</w:delText>
              </w:r>
            </w:del>
          </w:p>
        </w:tc>
        <w:tc>
          <w:tcPr>
            <w:tcW w:w="6383" w:type="dxa"/>
          </w:tcPr>
          <w:p w14:paraId="2D1CB940" w14:textId="16B9A7E8" w:rsidR="00CB7E29" w:rsidDel="00C504D6" w:rsidRDefault="00CB7E29" w:rsidP="00CB7E29">
            <w:pPr>
              <w:adjustRightInd w:val="0"/>
              <w:snapToGrid w:val="0"/>
              <w:spacing w:line="360" w:lineRule="auto"/>
              <w:ind w:right="393"/>
              <w:rPr>
                <w:del w:id="220" w:author="李 财云" w:date="2020-08-10T09:54:00Z"/>
                <w:rFonts w:ascii="仿宋_GB2312" w:eastAsia="仿宋_GB2312" w:hAnsi="宋体"/>
                <w:color w:val="000000" w:themeColor="text1"/>
                <w:sz w:val="24"/>
              </w:rPr>
            </w:pPr>
            <w:del w:id="221" w:author="李 财云" w:date="2020-08-10T09:54:00Z">
              <w:r w:rsidDel="00C504D6">
                <w:rPr>
                  <w:rFonts w:ascii="仿宋_GB2312" w:eastAsia="仿宋_GB2312" w:hAnsi="宋体" w:hint="eastAsia"/>
                  <w:color w:val="000000" w:themeColor="text1"/>
                  <w:sz w:val="24"/>
                </w:rPr>
                <w:delText>研究内容：</w:delText>
              </w:r>
            </w:del>
          </w:p>
          <w:p w14:paraId="41FB8EF0" w14:textId="4EE3FEE2" w:rsidR="00CB7E29" w:rsidDel="00C504D6" w:rsidRDefault="00CB7E29" w:rsidP="00CB7E29">
            <w:pPr>
              <w:adjustRightInd w:val="0"/>
              <w:snapToGrid w:val="0"/>
              <w:spacing w:line="360" w:lineRule="auto"/>
              <w:ind w:right="393"/>
              <w:rPr>
                <w:del w:id="222" w:author="李 财云" w:date="2020-08-10T09:54:00Z"/>
                <w:rFonts w:ascii="仿宋_GB2312" w:eastAsia="仿宋_GB2312"/>
                <w:sz w:val="24"/>
              </w:rPr>
            </w:pPr>
            <w:del w:id="223" w:author="李 财云" w:date="2020-08-10T09:54:00Z">
              <w:r w:rsidDel="00C504D6">
                <w:rPr>
                  <w:rFonts w:ascii="仿宋_GB2312" w:eastAsia="仿宋_GB2312" w:hint="eastAsia"/>
                  <w:sz w:val="24"/>
                </w:rPr>
                <w:delText>研究满足电网业务和网络资源灵活调度的网络切片控制平面架构，研究为满足智能电网各种业务的差异化需求（确定性时延、大带宽、安全隔离等），基于灵活以太网技术的切片网络需要支持哪些关键技术，如何改进和提升。</w:delText>
              </w:r>
            </w:del>
          </w:p>
          <w:p w14:paraId="6AA759FD" w14:textId="2EF022D4" w:rsidR="00CB7E29" w:rsidDel="00C504D6" w:rsidRDefault="00CB7E29" w:rsidP="00CB7E29">
            <w:pPr>
              <w:adjustRightInd w:val="0"/>
              <w:snapToGrid w:val="0"/>
              <w:spacing w:line="360" w:lineRule="auto"/>
              <w:ind w:right="393"/>
              <w:rPr>
                <w:del w:id="224" w:author="李 财云" w:date="2020-08-10T09:54:00Z"/>
                <w:rFonts w:ascii="仿宋_GB2312" w:eastAsia="仿宋_GB2312"/>
                <w:sz w:val="24"/>
              </w:rPr>
            </w:pPr>
            <w:del w:id="225" w:author="李 财云" w:date="2020-08-10T09:54:00Z">
              <w:r w:rsidDel="00C504D6">
                <w:rPr>
                  <w:rFonts w:ascii="仿宋_GB2312" w:eastAsia="仿宋_GB2312" w:hint="eastAsia"/>
                  <w:sz w:val="24"/>
                </w:rPr>
                <w:delText>阶段性目标：</w:delText>
              </w:r>
            </w:del>
          </w:p>
          <w:p w14:paraId="31341FB8" w14:textId="1A50C8AF" w:rsidR="00CB7E29" w:rsidDel="00C504D6" w:rsidRDefault="00CB7E29" w:rsidP="00CB7E29">
            <w:pPr>
              <w:adjustRightInd w:val="0"/>
              <w:snapToGrid w:val="0"/>
              <w:spacing w:line="360" w:lineRule="auto"/>
              <w:ind w:right="249"/>
              <w:rPr>
                <w:del w:id="226" w:author="李 财云" w:date="2020-08-10T09:54:00Z"/>
                <w:rFonts w:ascii="仿宋_GB2312" w:eastAsia="仿宋_GB2312"/>
              </w:rPr>
            </w:pPr>
            <w:del w:id="227" w:author="李 财云" w:date="2020-08-10T09:54:00Z">
              <w:r w:rsidDel="00C504D6">
                <w:rPr>
                  <w:rFonts w:ascii="仿宋_GB2312" w:eastAsia="仿宋_GB2312" w:hint="eastAsia"/>
                  <w:sz w:val="24"/>
                </w:rPr>
                <w:delText>完成对应课题报告中相应部分内容。</w:delText>
              </w:r>
            </w:del>
          </w:p>
        </w:tc>
      </w:tr>
      <w:tr w:rsidR="00CB7E29" w:rsidDel="00C504D6" w14:paraId="2E270729" w14:textId="160F6171">
        <w:trPr>
          <w:del w:id="228" w:author="李 财云" w:date="2020-08-10T09:54:00Z"/>
        </w:trPr>
        <w:tc>
          <w:tcPr>
            <w:tcW w:w="675" w:type="dxa"/>
            <w:vAlign w:val="center"/>
          </w:tcPr>
          <w:p w14:paraId="34D63375" w14:textId="45619ACA" w:rsidR="00CB7E29" w:rsidDel="00C504D6" w:rsidRDefault="00CB7E29" w:rsidP="00CB7E29">
            <w:pPr>
              <w:numPr>
                <w:ilvl w:val="0"/>
                <w:numId w:val="33"/>
              </w:numPr>
              <w:adjustRightInd w:val="0"/>
              <w:snapToGrid w:val="0"/>
              <w:spacing w:line="360" w:lineRule="auto"/>
              <w:jc w:val="center"/>
              <w:rPr>
                <w:del w:id="229" w:author="李 财云" w:date="2020-08-10T09:54:00Z"/>
                <w:rFonts w:ascii="仿宋_GB2312" w:eastAsia="仿宋_GB2312"/>
              </w:rPr>
            </w:pPr>
          </w:p>
        </w:tc>
        <w:tc>
          <w:tcPr>
            <w:tcW w:w="2410" w:type="dxa"/>
            <w:vAlign w:val="center"/>
          </w:tcPr>
          <w:p w14:paraId="1880DA36" w14:textId="79F9B32D" w:rsidR="00CB7E29" w:rsidDel="00C504D6" w:rsidRDefault="00CB7E29" w:rsidP="00CB7E29">
            <w:pPr>
              <w:adjustRightInd w:val="0"/>
              <w:snapToGrid w:val="0"/>
              <w:spacing w:line="360" w:lineRule="auto"/>
              <w:jc w:val="center"/>
              <w:rPr>
                <w:del w:id="230" w:author="李 财云" w:date="2020-08-10T09:54:00Z"/>
                <w:rFonts w:ascii="仿宋_GB2312" w:eastAsia="仿宋_GB2312" w:hAnsi="宋体"/>
                <w:color w:val="000000" w:themeColor="text1"/>
                <w:sz w:val="24"/>
              </w:rPr>
            </w:pPr>
            <w:del w:id="231" w:author="李 财云" w:date="2020-08-10T09:54:00Z">
              <w:r w:rsidDel="00C504D6">
                <w:rPr>
                  <w:rFonts w:ascii="仿宋_GB2312" w:eastAsia="仿宋_GB2312" w:hAnsi="宋体" w:hint="eastAsia"/>
                  <w:color w:val="000000" w:themeColor="text1"/>
                  <w:sz w:val="24"/>
                </w:rPr>
                <w:delText>2021年2月</w:delText>
              </w:r>
            </w:del>
          </w:p>
          <w:p w14:paraId="224000C4" w14:textId="0C01152D" w:rsidR="00CB7E29" w:rsidDel="00C504D6" w:rsidRDefault="00CB7E29" w:rsidP="00CB7E29">
            <w:pPr>
              <w:adjustRightInd w:val="0"/>
              <w:snapToGrid w:val="0"/>
              <w:spacing w:line="360" w:lineRule="auto"/>
              <w:jc w:val="center"/>
              <w:rPr>
                <w:del w:id="232" w:author="李 财云" w:date="2020-08-10T09:54:00Z"/>
                <w:rFonts w:ascii="仿宋_GB2312" w:eastAsia="仿宋_GB2312" w:hAnsi="宋体"/>
                <w:color w:val="000000" w:themeColor="text1"/>
                <w:sz w:val="24"/>
              </w:rPr>
            </w:pPr>
            <w:del w:id="233" w:author="李 财云" w:date="2020-08-10T09:54:00Z">
              <w:r w:rsidDel="00C504D6">
                <w:rPr>
                  <w:rFonts w:ascii="仿宋_GB2312" w:eastAsia="仿宋_GB2312" w:hAnsi="宋体" w:hint="eastAsia"/>
                  <w:color w:val="000000" w:themeColor="text1"/>
                  <w:sz w:val="24"/>
                </w:rPr>
                <w:delText>至</w:delText>
              </w:r>
            </w:del>
          </w:p>
          <w:p w14:paraId="0C6A2D0F" w14:textId="284C91F6" w:rsidR="00CB7E29" w:rsidDel="00C504D6" w:rsidRDefault="00CB7E29" w:rsidP="00CB7E29">
            <w:pPr>
              <w:adjustRightInd w:val="0"/>
              <w:snapToGrid w:val="0"/>
              <w:spacing w:line="360" w:lineRule="auto"/>
              <w:rPr>
                <w:del w:id="234" w:author="李 财云" w:date="2020-08-10T09:54:00Z"/>
                <w:rFonts w:ascii="仿宋_GB2312" w:eastAsia="仿宋_GB2312"/>
                <w:spacing w:val="20"/>
              </w:rPr>
            </w:pPr>
            <w:del w:id="235" w:author="李 财云" w:date="2020-08-10T09:54:00Z">
              <w:r w:rsidDel="00C504D6">
                <w:rPr>
                  <w:rFonts w:ascii="仿宋_GB2312" w:eastAsia="仿宋_GB2312" w:hAnsi="宋体" w:hint="eastAsia"/>
                  <w:color w:val="000000" w:themeColor="text1"/>
                  <w:sz w:val="24"/>
                </w:rPr>
                <w:delText>2021年4月</w:delText>
              </w:r>
            </w:del>
          </w:p>
        </w:tc>
        <w:tc>
          <w:tcPr>
            <w:tcW w:w="6383" w:type="dxa"/>
          </w:tcPr>
          <w:p w14:paraId="604F415C" w14:textId="35654EDA" w:rsidR="00CB7E29" w:rsidDel="00C504D6" w:rsidRDefault="00CB7E29" w:rsidP="00CB7E29">
            <w:pPr>
              <w:adjustRightInd w:val="0"/>
              <w:snapToGrid w:val="0"/>
              <w:spacing w:line="360" w:lineRule="auto"/>
              <w:ind w:right="393"/>
              <w:rPr>
                <w:del w:id="236" w:author="李 财云" w:date="2020-08-10T09:54:00Z"/>
                <w:rFonts w:ascii="仿宋_GB2312" w:eastAsia="仿宋_GB2312" w:hAnsi="宋体"/>
                <w:color w:val="000000" w:themeColor="text1"/>
                <w:sz w:val="24"/>
              </w:rPr>
            </w:pPr>
            <w:del w:id="237" w:author="李 财云" w:date="2020-08-10T09:54:00Z">
              <w:r w:rsidDel="00C504D6">
                <w:rPr>
                  <w:rFonts w:ascii="仿宋_GB2312" w:eastAsia="仿宋_GB2312" w:hAnsi="宋体" w:hint="eastAsia"/>
                  <w:color w:val="000000" w:themeColor="text1"/>
                  <w:sz w:val="24"/>
                </w:rPr>
                <w:delText>研究内容：</w:delText>
              </w:r>
            </w:del>
          </w:p>
          <w:p w14:paraId="5B8B4701" w14:textId="30574C61" w:rsidR="00CB7E29" w:rsidDel="00C504D6" w:rsidRDefault="00CB7E29" w:rsidP="00CB7E29">
            <w:pPr>
              <w:adjustRightInd w:val="0"/>
              <w:snapToGrid w:val="0"/>
              <w:spacing w:line="360" w:lineRule="auto"/>
              <w:ind w:right="393"/>
              <w:rPr>
                <w:del w:id="238" w:author="李 财云" w:date="2020-08-10T09:54:00Z"/>
                <w:rFonts w:ascii="仿宋_GB2312" w:eastAsia="仿宋_GB2312"/>
                <w:sz w:val="24"/>
              </w:rPr>
            </w:pPr>
            <w:del w:id="239" w:author="李 财云" w:date="2020-08-10T09:54:00Z">
              <w:r w:rsidDel="00C504D6">
                <w:rPr>
                  <w:rFonts w:ascii="仿宋_GB2312" w:eastAsia="仿宋_GB2312" w:hint="eastAsia"/>
                  <w:sz w:val="24"/>
                </w:rPr>
                <w:delText>研究基于灵活以太网的切片网络如何能够满足电力保护业务确定性时延、高可靠的要求，研究电网典型应用场景的网络切片管理方案。</w:delText>
              </w:r>
            </w:del>
          </w:p>
          <w:p w14:paraId="092FD060" w14:textId="2138C9FB" w:rsidR="00CB7E29" w:rsidDel="00C504D6" w:rsidRDefault="00CB7E29" w:rsidP="00CB7E29">
            <w:pPr>
              <w:adjustRightInd w:val="0"/>
              <w:snapToGrid w:val="0"/>
              <w:spacing w:line="360" w:lineRule="auto"/>
              <w:ind w:right="393"/>
              <w:rPr>
                <w:del w:id="240" w:author="李 财云" w:date="2020-08-10T09:54:00Z"/>
                <w:rFonts w:ascii="仿宋_GB2312" w:eastAsia="仿宋_GB2312"/>
                <w:sz w:val="24"/>
              </w:rPr>
            </w:pPr>
            <w:del w:id="241" w:author="李 财云" w:date="2020-08-10T09:54:00Z">
              <w:r w:rsidDel="00C504D6">
                <w:rPr>
                  <w:rFonts w:ascii="仿宋_GB2312" w:eastAsia="仿宋_GB2312" w:hint="eastAsia"/>
                  <w:sz w:val="24"/>
                </w:rPr>
                <w:delText>阶段性目标：</w:delText>
              </w:r>
            </w:del>
          </w:p>
          <w:p w14:paraId="0A59B2A5" w14:textId="7166F69A" w:rsidR="00CB7E29" w:rsidDel="00C504D6" w:rsidRDefault="00CB7E29" w:rsidP="00CB7E29">
            <w:pPr>
              <w:adjustRightInd w:val="0"/>
              <w:snapToGrid w:val="0"/>
              <w:spacing w:line="360" w:lineRule="auto"/>
              <w:ind w:right="249"/>
              <w:rPr>
                <w:del w:id="242" w:author="李 财云" w:date="2020-08-10T09:54:00Z"/>
                <w:rFonts w:ascii="仿宋_GB2312" w:eastAsia="仿宋_GB2312"/>
              </w:rPr>
            </w:pPr>
            <w:del w:id="243" w:author="李 财云" w:date="2020-08-10T09:54:00Z">
              <w:r w:rsidDel="00C504D6">
                <w:rPr>
                  <w:rFonts w:ascii="仿宋_GB2312" w:eastAsia="仿宋_GB2312" w:hint="eastAsia"/>
                  <w:sz w:val="24"/>
                </w:rPr>
                <w:delText>完成对应课题报告中相应部分内容。</w:delText>
              </w:r>
            </w:del>
          </w:p>
        </w:tc>
      </w:tr>
      <w:tr w:rsidR="00CB7E29" w:rsidDel="00C504D6" w14:paraId="6CA4F8E8" w14:textId="05146599">
        <w:trPr>
          <w:del w:id="244" w:author="李 财云" w:date="2020-08-10T09:54:00Z"/>
        </w:trPr>
        <w:tc>
          <w:tcPr>
            <w:tcW w:w="675" w:type="dxa"/>
            <w:vAlign w:val="center"/>
          </w:tcPr>
          <w:p w14:paraId="2A4A719C" w14:textId="6719EA50" w:rsidR="00CB7E29" w:rsidDel="00C504D6" w:rsidRDefault="00CB7E29" w:rsidP="00CB7E29">
            <w:pPr>
              <w:numPr>
                <w:ilvl w:val="0"/>
                <w:numId w:val="33"/>
              </w:numPr>
              <w:adjustRightInd w:val="0"/>
              <w:snapToGrid w:val="0"/>
              <w:spacing w:line="360" w:lineRule="auto"/>
              <w:jc w:val="center"/>
              <w:rPr>
                <w:del w:id="245" w:author="李 财云" w:date="2020-08-10T09:54:00Z"/>
                <w:rFonts w:ascii="仿宋_GB2312" w:eastAsia="仿宋_GB2312"/>
              </w:rPr>
            </w:pPr>
          </w:p>
        </w:tc>
        <w:tc>
          <w:tcPr>
            <w:tcW w:w="2410" w:type="dxa"/>
            <w:vAlign w:val="center"/>
          </w:tcPr>
          <w:p w14:paraId="04F52C9E" w14:textId="3EBEAB97" w:rsidR="00CB7E29" w:rsidDel="00C504D6" w:rsidRDefault="00CB7E29" w:rsidP="00CB7E29">
            <w:pPr>
              <w:adjustRightInd w:val="0"/>
              <w:snapToGrid w:val="0"/>
              <w:spacing w:line="360" w:lineRule="auto"/>
              <w:jc w:val="center"/>
              <w:rPr>
                <w:del w:id="246" w:author="李 财云" w:date="2020-08-10T09:54:00Z"/>
                <w:rFonts w:ascii="仿宋_GB2312" w:eastAsia="仿宋_GB2312" w:hAnsi="宋体"/>
                <w:color w:val="000000" w:themeColor="text1"/>
                <w:sz w:val="24"/>
              </w:rPr>
            </w:pPr>
            <w:del w:id="247" w:author="李 财云" w:date="2020-08-10T09:54:00Z">
              <w:r w:rsidDel="00C504D6">
                <w:rPr>
                  <w:rFonts w:ascii="仿宋_GB2312" w:eastAsia="仿宋_GB2312" w:hAnsi="宋体" w:hint="eastAsia"/>
                  <w:color w:val="000000" w:themeColor="text1"/>
                  <w:sz w:val="24"/>
                </w:rPr>
                <w:delText>2021年5月</w:delText>
              </w:r>
            </w:del>
          </w:p>
          <w:p w14:paraId="4CBD4CB0" w14:textId="54A1DB4C" w:rsidR="00CB7E29" w:rsidDel="00C504D6" w:rsidRDefault="00CB7E29" w:rsidP="00CB7E29">
            <w:pPr>
              <w:adjustRightInd w:val="0"/>
              <w:snapToGrid w:val="0"/>
              <w:spacing w:line="360" w:lineRule="auto"/>
              <w:jc w:val="center"/>
              <w:rPr>
                <w:del w:id="248" w:author="李 财云" w:date="2020-08-10T09:54:00Z"/>
                <w:rFonts w:ascii="仿宋_GB2312" w:eastAsia="仿宋_GB2312" w:hAnsi="宋体"/>
                <w:color w:val="000000" w:themeColor="text1"/>
                <w:sz w:val="24"/>
              </w:rPr>
            </w:pPr>
            <w:del w:id="249" w:author="李 财云" w:date="2020-08-10T09:54:00Z">
              <w:r w:rsidDel="00C504D6">
                <w:rPr>
                  <w:rFonts w:ascii="仿宋_GB2312" w:eastAsia="仿宋_GB2312" w:hAnsi="宋体" w:hint="eastAsia"/>
                  <w:color w:val="000000" w:themeColor="text1"/>
                  <w:sz w:val="24"/>
                </w:rPr>
                <w:delText>至</w:delText>
              </w:r>
            </w:del>
          </w:p>
          <w:p w14:paraId="1533EAFC" w14:textId="28D1BAE7" w:rsidR="00CB7E29" w:rsidDel="00C504D6" w:rsidRDefault="00CB7E29" w:rsidP="00CB7E29">
            <w:pPr>
              <w:adjustRightInd w:val="0"/>
              <w:snapToGrid w:val="0"/>
              <w:spacing w:line="360" w:lineRule="auto"/>
              <w:rPr>
                <w:del w:id="250" w:author="李 财云" w:date="2020-08-10T09:54:00Z"/>
                <w:rFonts w:ascii="仿宋_GB2312" w:eastAsia="仿宋_GB2312"/>
                <w:spacing w:val="20"/>
              </w:rPr>
            </w:pPr>
            <w:del w:id="251" w:author="李 财云" w:date="2020-08-10T09:54:00Z">
              <w:r w:rsidDel="00C504D6">
                <w:rPr>
                  <w:rFonts w:ascii="仿宋_GB2312" w:eastAsia="仿宋_GB2312" w:hAnsi="宋体" w:hint="eastAsia"/>
                  <w:color w:val="000000" w:themeColor="text1"/>
                  <w:sz w:val="24"/>
                </w:rPr>
                <w:delText>2021年7月</w:delText>
              </w:r>
            </w:del>
          </w:p>
        </w:tc>
        <w:tc>
          <w:tcPr>
            <w:tcW w:w="6383" w:type="dxa"/>
          </w:tcPr>
          <w:p w14:paraId="03CA805F" w14:textId="2E433DD8" w:rsidR="00CB7E29" w:rsidDel="00C504D6" w:rsidRDefault="00CB7E29" w:rsidP="00CB7E29">
            <w:pPr>
              <w:adjustRightInd w:val="0"/>
              <w:snapToGrid w:val="0"/>
              <w:spacing w:line="360" w:lineRule="auto"/>
              <w:ind w:right="393"/>
              <w:rPr>
                <w:del w:id="252" w:author="李 财云" w:date="2020-08-10T09:54:00Z"/>
                <w:rFonts w:ascii="仿宋_GB2312" w:eastAsia="仿宋_GB2312" w:hAnsi="宋体"/>
                <w:color w:val="000000" w:themeColor="text1"/>
                <w:sz w:val="24"/>
              </w:rPr>
            </w:pPr>
            <w:del w:id="253" w:author="李 财云" w:date="2020-08-10T09:54:00Z">
              <w:r w:rsidDel="00C504D6">
                <w:rPr>
                  <w:rFonts w:ascii="仿宋_GB2312" w:eastAsia="仿宋_GB2312" w:hAnsi="宋体" w:hint="eastAsia"/>
                  <w:color w:val="000000" w:themeColor="text1"/>
                  <w:sz w:val="24"/>
                </w:rPr>
                <w:delText>研究内容：</w:delText>
              </w:r>
            </w:del>
          </w:p>
          <w:p w14:paraId="0AAB602E" w14:textId="24707C57" w:rsidR="00CB7E29" w:rsidDel="00C504D6" w:rsidRDefault="00CB7E29" w:rsidP="00CB7E29">
            <w:pPr>
              <w:adjustRightInd w:val="0"/>
              <w:snapToGrid w:val="0"/>
              <w:spacing w:line="360" w:lineRule="auto"/>
              <w:ind w:right="393"/>
              <w:rPr>
                <w:del w:id="254" w:author="李 财云" w:date="2020-08-10T09:54:00Z"/>
                <w:rFonts w:ascii="仿宋_GB2312" w:eastAsia="仿宋_GB2312"/>
                <w:sz w:val="24"/>
              </w:rPr>
            </w:pPr>
            <w:del w:id="255" w:author="李 财云" w:date="2020-08-10T09:54:00Z">
              <w:r w:rsidDel="00C504D6">
                <w:rPr>
                  <w:rFonts w:ascii="仿宋_GB2312" w:eastAsia="仿宋_GB2312" w:hint="eastAsia"/>
                  <w:sz w:val="24"/>
                </w:rPr>
                <w:delText>研究灵活以太网技术在电网使用的典型应用场景（保护业务专线、无线专网回传网、5G切片网络等），研究基于灵活以太网的切片网络如何实现无线专网回传网络统一承载生产控制业务和管理业务的需求。</w:delText>
              </w:r>
            </w:del>
          </w:p>
          <w:p w14:paraId="6B9589DE" w14:textId="72746F5E" w:rsidR="00CB7E29" w:rsidDel="00C504D6" w:rsidRDefault="00CB7E29" w:rsidP="00CB7E29">
            <w:pPr>
              <w:adjustRightInd w:val="0"/>
              <w:snapToGrid w:val="0"/>
              <w:spacing w:line="360" w:lineRule="auto"/>
              <w:ind w:right="393"/>
              <w:rPr>
                <w:del w:id="256" w:author="李 财云" w:date="2020-08-10T09:54:00Z"/>
                <w:rFonts w:ascii="仿宋_GB2312" w:eastAsia="仿宋_GB2312"/>
                <w:sz w:val="24"/>
              </w:rPr>
            </w:pPr>
            <w:del w:id="257" w:author="李 财云" w:date="2020-08-10T09:54:00Z">
              <w:r w:rsidDel="00C504D6">
                <w:rPr>
                  <w:rFonts w:ascii="仿宋_GB2312" w:eastAsia="仿宋_GB2312" w:hint="eastAsia"/>
                  <w:sz w:val="24"/>
                </w:rPr>
                <w:delText>阶段性目标：</w:delText>
              </w:r>
            </w:del>
          </w:p>
          <w:p w14:paraId="62D6FC96" w14:textId="57EEF406" w:rsidR="00CB7E29" w:rsidDel="00C504D6" w:rsidRDefault="00CB7E29" w:rsidP="00CB7E29">
            <w:pPr>
              <w:adjustRightInd w:val="0"/>
              <w:snapToGrid w:val="0"/>
              <w:spacing w:line="360" w:lineRule="auto"/>
              <w:ind w:right="249"/>
              <w:rPr>
                <w:del w:id="258" w:author="李 财云" w:date="2020-08-10T09:54:00Z"/>
                <w:rFonts w:ascii="仿宋_GB2312" w:eastAsia="仿宋_GB2312"/>
              </w:rPr>
            </w:pPr>
            <w:del w:id="259" w:author="李 财云" w:date="2020-08-10T09:54:00Z">
              <w:r w:rsidDel="00C504D6">
                <w:rPr>
                  <w:rFonts w:ascii="仿宋_GB2312" w:eastAsia="仿宋_GB2312" w:hint="eastAsia"/>
                  <w:sz w:val="24"/>
                </w:rPr>
                <w:delText>完成对应课题报告中相应部分内容，提交《适用于电力业务的基于灵活以太网技术的切片网络框架研究报告》1篇，发表/录用三大检索或核心期刊论文1篇，提交发明专利1项。</w:delText>
              </w:r>
            </w:del>
          </w:p>
        </w:tc>
      </w:tr>
      <w:tr w:rsidR="00CB7E29" w:rsidDel="00C504D6" w14:paraId="77F6ABF5" w14:textId="6AE86DF3">
        <w:trPr>
          <w:del w:id="260" w:author="李 财云" w:date="2020-08-10T09:54:00Z"/>
        </w:trPr>
        <w:tc>
          <w:tcPr>
            <w:tcW w:w="675" w:type="dxa"/>
            <w:vAlign w:val="center"/>
          </w:tcPr>
          <w:p w14:paraId="0FEDC423" w14:textId="7A8A42C5" w:rsidR="00CB7E29" w:rsidDel="00C504D6" w:rsidRDefault="00CB7E29" w:rsidP="00CB7E29">
            <w:pPr>
              <w:numPr>
                <w:ilvl w:val="0"/>
                <w:numId w:val="33"/>
              </w:numPr>
              <w:adjustRightInd w:val="0"/>
              <w:snapToGrid w:val="0"/>
              <w:spacing w:line="360" w:lineRule="auto"/>
              <w:jc w:val="center"/>
              <w:rPr>
                <w:del w:id="261" w:author="李 财云" w:date="2020-08-10T09:54:00Z"/>
                <w:rFonts w:ascii="仿宋_GB2312" w:eastAsia="仿宋_GB2312"/>
              </w:rPr>
            </w:pPr>
          </w:p>
        </w:tc>
        <w:tc>
          <w:tcPr>
            <w:tcW w:w="2410" w:type="dxa"/>
            <w:vAlign w:val="center"/>
          </w:tcPr>
          <w:p w14:paraId="2F8A1CE7" w14:textId="4DFA4062" w:rsidR="00CB7E29" w:rsidDel="00C504D6" w:rsidRDefault="00CB7E29" w:rsidP="00CB7E29">
            <w:pPr>
              <w:adjustRightInd w:val="0"/>
              <w:snapToGrid w:val="0"/>
              <w:spacing w:line="360" w:lineRule="auto"/>
              <w:jc w:val="center"/>
              <w:rPr>
                <w:del w:id="262" w:author="李 财云" w:date="2020-08-10T09:54:00Z"/>
                <w:rFonts w:ascii="仿宋_GB2312" w:eastAsia="仿宋_GB2312" w:hAnsi="宋体"/>
                <w:color w:val="000000" w:themeColor="text1"/>
                <w:sz w:val="24"/>
              </w:rPr>
            </w:pPr>
            <w:del w:id="263" w:author="李 财云" w:date="2020-08-10T09:54:00Z">
              <w:r w:rsidDel="00C504D6">
                <w:rPr>
                  <w:rFonts w:ascii="仿宋_GB2312" w:eastAsia="仿宋_GB2312" w:hAnsi="宋体" w:hint="eastAsia"/>
                  <w:color w:val="000000" w:themeColor="text1"/>
                  <w:sz w:val="24"/>
                </w:rPr>
                <w:delText>2021年8月</w:delText>
              </w:r>
            </w:del>
          </w:p>
          <w:p w14:paraId="60838782" w14:textId="47237F52" w:rsidR="00CB7E29" w:rsidDel="00C504D6" w:rsidRDefault="00CB7E29" w:rsidP="00CB7E29">
            <w:pPr>
              <w:adjustRightInd w:val="0"/>
              <w:snapToGrid w:val="0"/>
              <w:spacing w:line="360" w:lineRule="auto"/>
              <w:jc w:val="center"/>
              <w:rPr>
                <w:del w:id="264" w:author="李 财云" w:date="2020-08-10T09:54:00Z"/>
                <w:rFonts w:ascii="仿宋_GB2312" w:eastAsia="仿宋_GB2312" w:hAnsi="宋体"/>
                <w:color w:val="000000" w:themeColor="text1"/>
                <w:sz w:val="24"/>
              </w:rPr>
            </w:pPr>
            <w:del w:id="265" w:author="李 财云" w:date="2020-08-10T09:54:00Z">
              <w:r w:rsidDel="00C504D6">
                <w:rPr>
                  <w:rFonts w:ascii="仿宋_GB2312" w:eastAsia="仿宋_GB2312" w:hAnsi="宋体" w:hint="eastAsia"/>
                  <w:color w:val="000000" w:themeColor="text1"/>
                  <w:sz w:val="24"/>
                </w:rPr>
                <w:lastRenderedPageBreak/>
                <w:delText>至</w:delText>
              </w:r>
            </w:del>
          </w:p>
          <w:p w14:paraId="30F26BE8" w14:textId="52EEEC08" w:rsidR="00CB7E29" w:rsidDel="00C504D6" w:rsidRDefault="00CB7E29" w:rsidP="00CB7E29">
            <w:pPr>
              <w:adjustRightInd w:val="0"/>
              <w:snapToGrid w:val="0"/>
              <w:spacing w:line="360" w:lineRule="auto"/>
              <w:rPr>
                <w:del w:id="266" w:author="李 财云" w:date="2020-08-10T09:54:00Z"/>
                <w:rFonts w:ascii="仿宋_GB2312" w:eastAsia="仿宋_GB2312"/>
                <w:spacing w:val="20"/>
              </w:rPr>
            </w:pPr>
            <w:del w:id="267" w:author="李 财云" w:date="2020-08-10T09:54:00Z">
              <w:r w:rsidDel="00C504D6">
                <w:rPr>
                  <w:rFonts w:ascii="仿宋_GB2312" w:eastAsia="仿宋_GB2312" w:hAnsi="宋体" w:hint="eastAsia"/>
                  <w:color w:val="000000" w:themeColor="text1"/>
                  <w:sz w:val="24"/>
                </w:rPr>
                <w:delText>2021年10月</w:delText>
              </w:r>
            </w:del>
          </w:p>
        </w:tc>
        <w:tc>
          <w:tcPr>
            <w:tcW w:w="6383" w:type="dxa"/>
          </w:tcPr>
          <w:p w14:paraId="5F22696A" w14:textId="1E83DF0F" w:rsidR="00CB7E29" w:rsidDel="00C504D6" w:rsidRDefault="00CB7E29" w:rsidP="00CB7E29">
            <w:pPr>
              <w:adjustRightInd w:val="0"/>
              <w:snapToGrid w:val="0"/>
              <w:spacing w:line="360" w:lineRule="auto"/>
              <w:ind w:right="393"/>
              <w:rPr>
                <w:del w:id="268" w:author="李 财云" w:date="2020-08-10T09:54:00Z"/>
                <w:rFonts w:ascii="仿宋_GB2312" w:eastAsia="仿宋_GB2312" w:hAnsi="宋体"/>
                <w:color w:val="000000" w:themeColor="text1"/>
                <w:sz w:val="24"/>
              </w:rPr>
            </w:pPr>
            <w:del w:id="269" w:author="李 财云" w:date="2020-08-10T09:54:00Z">
              <w:r w:rsidDel="00C504D6">
                <w:rPr>
                  <w:rFonts w:ascii="仿宋_GB2312" w:eastAsia="仿宋_GB2312" w:hAnsi="宋体" w:hint="eastAsia"/>
                  <w:color w:val="000000" w:themeColor="text1"/>
                  <w:sz w:val="24"/>
                </w:rPr>
                <w:lastRenderedPageBreak/>
                <w:delText>研究内容：</w:delText>
              </w:r>
            </w:del>
          </w:p>
          <w:p w14:paraId="4632E1F2" w14:textId="7AF07548" w:rsidR="00CB7E29" w:rsidDel="00C504D6" w:rsidRDefault="00CB7E29" w:rsidP="00CB7E29">
            <w:pPr>
              <w:adjustRightInd w:val="0"/>
              <w:snapToGrid w:val="0"/>
              <w:spacing w:line="360" w:lineRule="auto"/>
              <w:ind w:right="249"/>
              <w:rPr>
                <w:del w:id="270" w:author="李 财云" w:date="2020-08-10T09:54:00Z"/>
                <w:rFonts w:ascii="仿宋_GB2312" w:eastAsia="仿宋_GB2312"/>
                <w:sz w:val="24"/>
              </w:rPr>
            </w:pPr>
            <w:del w:id="271" w:author="李 财云" w:date="2020-08-10T09:54:00Z">
              <w:r w:rsidDel="00C504D6">
                <w:rPr>
                  <w:rFonts w:ascii="仿宋_GB2312" w:eastAsia="仿宋_GB2312" w:hint="eastAsia"/>
                  <w:sz w:val="24"/>
                </w:rPr>
                <w:lastRenderedPageBreak/>
                <w:delText>研究满足电力业务的网络切片自动化、智能化全生命周期管理方法，研究运营商5G切片网络如何满足电力业务端到端安全隔离的需求。</w:delText>
              </w:r>
            </w:del>
          </w:p>
          <w:p w14:paraId="2912E3F9" w14:textId="51BCE79E" w:rsidR="00CB7E29" w:rsidDel="00C504D6" w:rsidRDefault="00CB7E29" w:rsidP="00CB7E29">
            <w:pPr>
              <w:adjustRightInd w:val="0"/>
              <w:snapToGrid w:val="0"/>
              <w:spacing w:line="360" w:lineRule="auto"/>
              <w:ind w:right="393"/>
              <w:rPr>
                <w:del w:id="272" w:author="李 财云" w:date="2020-08-10T09:54:00Z"/>
                <w:rFonts w:ascii="仿宋_GB2312" w:eastAsia="仿宋_GB2312"/>
                <w:sz w:val="24"/>
              </w:rPr>
            </w:pPr>
            <w:del w:id="273" w:author="李 财云" w:date="2020-08-10T09:54:00Z">
              <w:r w:rsidDel="00C504D6">
                <w:rPr>
                  <w:rFonts w:ascii="仿宋_GB2312" w:eastAsia="仿宋_GB2312" w:hint="eastAsia"/>
                  <w:sz w:val="24"/>
                </w:rPr>
                <w:delText>阶段性目标：</w:delText>
              </w:r>
            </w:del>
          </w:p>
          <w:p w14:paraId="54C07FE1" w14:textId="12373492" w:rsidR="00CB7E29" w:rsidDel="00C504D6" w:rsidRDefault="00CB7E29" w:rsidP="00CB7E29">
            <w:pPr>
              <w:adjustRightInd w:val="0"/>
              <w:snapToGrid w:val="0"/>
              <w:spacing w:line="360" w:lineRule="auto"/>
              <w:ind w:right="249"/>
              <w:rPr>
                <w:del w:id="274" w:author="李 财云" w:date="2020-08-10T09:54:00Z"/>
                <w:rFonts w:ascii="仿宋_GB2312" w:eastAsia="仿宋_GB2312"/>
              </w:rPr>
            </w:pPr>
            <w:del w:id="275" w:author="李 财云" w:date="2020-08-10T09:54:00Z">
              <w:r w:rsidDel="00C504D6">
                <w:rPr>
                  <w:rFonts w:ascii="仿宋_GB2312" w:eastAsia="仿宋_GB2312" w:hint="eastAsia"/>
                  <w:sz w:val="24"/>
                </w:rPr>
                <w:delText>完成对应课题报告中相应部分内容，提交《基于电力典型业务场景的灵活以太网组网技术及控制策略研究报告》1篇，提交《基于电力典型业务场景的灵活以太网控制及运行技术研究报告》1篇，发表/录用三大检索或核心期刊论文2篇，提交发明专利2项。</w:delText>
              </w:r>
            </w:del>
          </w:p>
        </w:tc>
      </w:tr>
      <w:tr w:rsidR="00CB7E29" w:rsidDel="00C504D6" w14:paraId="117B3332" w14:textId="5BC36A0F">
        <w:trPr>
          <w:del w:id="276" w:author="李 财云" w:date="2020-08-10T09:54:00Z"/>
        </w:trPr>
        <w:tc>
          <w:tcPr>
            <w:tcW w:w="675" w:type="dxa"/>
            <w:vAlign w:val="center"/>
          </w:tcPr>
          <w:p w14:paraId="4D2FD24F" w14:textId="71CEE3DB" w:rsidR="00CB7E29" w:rsidDel="00C504D6" w:rsidRDefault="00CB7E29" w:rsidP="00CB7E29">
            <w:pPr>
              <w:numPr>
                <w:ilvl w:val="0"/>
                <w:numId w:val="33"/>
              </w:numPr>
              <w:adjustRightInd w:val="0"/>
              <w:snapToGrid w:val="0"/>
              <w:spacing w:line="360" w:lineRule="auto"/>
              <w:jc w:val="center"/>
              <w:rPr>
                <w:del w:id="277" w:author="李 财云" w:date="2020-08-10T09:54:00Z"/>
                <w:rFonts w:ascii="仿宋_GB2312" w:eastAsia="仿宋_GB2312"/>
              </w:rPr>
            </w:pPr>
          </w:p>
        </w:tc>
        <w:tc>
          <w:tcPr>
            <w:tcW w:w="2410" w:type="dxa"/>
            <w:vAlign w:val="center"/>
          </w:tcPr>
          <w:p w14:paraId="3EA407BA" w14:textId="0A855F02" w:rsidR="00CB7E29" w:rsidDel="00C504D6" w:rsidRDefault="00CB7E29" w:rsidP="00CB7E29">
            <w:pPr>
              <w:adjustRightInd w:val="0"/>
              <w:snapToGrid w:val="0"/>
              <w:spacing w:line="360" w:lineRule="auto"/>
              <w:jc w:val="center"/>
              <w:rPr>
                <w:del w:id="278" w:author="李 财云" w:date="2020-08-10T09:54:00Z"/>
                <w:rFonts w:ascii="仿宋_GB2312" w:eastAsia="仿宋_GB2312" w:hAnsi="宋体"/>
                <w:color w:val="000000" w:themeColor="text1"/>
                <w:sz w:val="24"/>
              </w:rPr>
            </w:pPr>
            <w:del w:id="279" w:author="李 财云" w:date="2020-08-10T09:54:00Z">
              <w:r w:rsidDel="00C504D6">
                <w:rPr>
                  <w:rFonts w:ascii="仿宋_GB2312" w:eastAsia="仿宋_GB2312" w:hAnsi="宋体" w:hint="eastAsia"/>
                  <w:color w:val="000000" w:themeColor="text1"/>
                  <w:sz w:val="24"/>
                </w:rPr>
                <w:delText>2021年11月</w:delText>
              </w:r>
            </w:del>
          </w:p>
          <w:p w14:paraId="35C93B0B" w14:textId="7868CAE5" w:rsidR="00CB7E29" w:rsidDel="00C504D6" w:rsidRDefault="00CB7E29" w:rsidP="00CB7E29">
            <w:pPr>
              <w:adjustRightInd w:val="0"/>
              <w:snapToGrid w:val="0"/>
              <w:spacing w:line="360" w:lineRule="auto"/>
              <w:jc w:val="center"/>
              <w:rPr>
                <w:del w:id="280" w:author="李 财云" w:date="2020-08-10T09:54:00Z"/>
                <w:rFonts w:ascii="仿宋_GB2312" w:eastAsia="仿宋_GB2312" w:hAnsi="宋体"/>
                <w:color w:val="000000" w:themeColor="text1"/>
                <w:sz w:val="24"/>
              </w:rPr>
            </w:pPr>
            <w:del w:id="281" w:author="李 财云" w:date="2020-08-10T09:54:00Z">
              <w:r w:rsidDel="00C504D6">
                <w:rPr>
                  <w:rFonts w:ascii="仿宋_GB2312" w:eastAsia="仿宋_GB2312" w:hAnsi="宋体" w:hint="eastAsia"/>
                  <w:color w:val="000000" w:themeColor="text1"/>
                  <w:sz w:val="24"/>
                </w:rPr>
                <w:delText>至</w:delText>
              </w:r>
            </w:del>
          </w:p>
          <w:p w14:paraId="03EAF1FC" w14:textId="26F662C0" w:rsidR="00CB7E29" w:rsidDel="00C504D6" w:rsidRDefault="00CB7E29" w:rsidP="00CB7E29">
            <w:pPr>
              <w:adjustRightInd w:val="0"/>
              <w:snapToGrid w:val="0"/>
              <w:spacing w:line="360" w:lineRule="auto"/>
              <w:rPr>
                <w:del w:id="282" w:author="李 财云" w:date="2020-08-10T09:54:00Z"/>
                <w:rFonts w:ascii="仿宋_GB2312" w:eastAsia="仿宋_GB2312"/>
                <w:spacing w:val="20"/>
              </w:rPr>
            </w:pPr>
            <w:del w:id="283" w:author="李 财云" w:date="2020-08-10T09:54:00Z">
              <w:r w:rsidDel="00C504D6">
                <w:rPr>
                  <w:rFonts w:ascii="仿宋_GB2312" w:eastAsia="仿宋_GB2312" w:hAnsi="宋体" w:hint="eastAsia"/>
                  <w:color w:val="000000" w:themeColor="text1"/>
                  <w:sz w:val="24"/>
                </w:rPr>
                <w:delText>2021年12月</w:delText>
              </w:r>
            </w:del>
          </w:p>
        </w:tc>
        <w:tc>
          <w:tcPr>
            <w:tcW w:w="6383" w:type="dxa"/>
          </w:tcPr>
          <w:p w14:paraId="675213FB" w14:textId="3E989658" w:rsidR="00CB7E29" w:rsidDel="00C504D6" w:rsidRDefault="00CB7E29" w:rsidP="00CB7E29">
            <w:pPr>
              <w:adjustRightInd w:val="0"/>
              <w:snapToGrid w:val="0"/>
              <w:spacing w:line="360" w:lineRule="auto"/>
              <w:ind w:right="393"/>
              <w:rPr>
                <w:del w:id="284" w:author="李 财云" w:date="2020-08-10T09:54:00Z"/>
                <w:rFonts w:ascii="仿宋_GB2312" w:eastAsia="仿宋_GB2312" w:hAnsi="宋体"/>
                <w:color w:val="000000" w:themeColor="text1"/>
                <w:sz w:val="24"/>
              </w:rPr>
            </w:pPr>
            <w:del w:id="285" w:author="李 财云" w:date="2020-08-10T09:54:00Z">
              <w:r w:rsidDel="00C504D6">
                <w:rPr>
                  <w:rFonts w:ascii="仿宋_GB2312" w:eastAsia="仿宋_GB2312" w:hAnsi="宋体" w:hint="eastAsia"/>
                  <w:color w:val="000000" w:themeColor="text1"/>
                  <w:sz w:val="24"/>
                </w:rPr>
                <w:delText>研究内容：</w:delText>
              </w:r>
            </w:del>
          </w:p>
          <w:p w14:paraId="52D5704E" w14:textId="06C40043" w:rsidR="00CB7E29" w:rsidDel="00C504D6" w:rsidRDefault="00CB7E29" w:rsidP="00CB7E29">
            <w:pPr>
              <w:adjustRightInd w:val="0"/>
              <w:snapToGrid w:val="0"/>
              <w:spacing w:line="360" w:lineRule="auto"/>
              <w:ind w:right="393"/>
              <w:rPr>
                <w:del w:id="286" w:author="李 财云" w:date="2020-08-10T09:54:00Z"/>
                <w:rFonts w:ascii="仿宋_GB2312" w:eastAsia="仿宋_GB2312" w:hAnsi="宋体"/>
                <w:color w:val="000000" w:themeColor="text1"/>
                <w:sz w:val="24"/>
              </w:rPr>
            </w:pPr>
            <w:del w:id="287" w:author="李 财云" w:date="2020-08-10T09:54:00Z">
              <w:r w:rsidDel="00C504D6">
                <w:rPr>
                  <w:rFonts w:ascii="仿宋_GB2312" w:eastAsia="仿宋_GB2312" w:hAnsi="宋体" w:hint="eastAsia"/>
                  <w:color w:val="000000" w:themeColor="text1"/>
                  <w:sz w:val="24"/>
                </w:rPr>
                <w:delText>完成基于灵活以太网的切片网络承载电力保护业务的可行性验证，</w:delText>
              </w:r>
              <w:r w:rsidDel="00C504D6">
                <w:rPr>
                  <w:rFonts w:ascii="仿宋_GB2312" w:eastAsia="仿宋_GB2312" w:hint="eastAsia"/>
                  <w:sz w:val="24"/>
                </w:rPr>
                <w:delText>完成基于灵活以太网的切片网络安全隔离性能验证。</w:delText>
              </w:r>
            </w:del>
          </w:p>
          <w:p w14:paraId="61423E4B" w14:textId="57BC9CF3" w:rsidR="00CB7E29" w:rsidDel="00C504D6" w:rsidRDefault="00CB7E29" w:rsidP="00CB7E29">
            <w:pPr>
              <w:adjustRightInd w:val="0"/>
              <w:snapToGrid w:val="0"/>
              <w:spacing w:line="360" w:lineRule="auto"/>
              <w:ind w:right="393"/>
              <w:rPr>
                <w:del w:id="288" w:author="李 财云" w:date="2020-08-10T09:54:00Z"/>
                <w:rFonts w:ascii="仿宋_GB2312" w:eastAsia="仿宋_GB2312"/>
                <w:sz w:val="24"/>
              </w:rPr>
            </w:pPr>
            <w:del w:id="289" w:author="李 财云" w:date="2020-08-10T09:54:00Z">
              <w:r w:rsidDel="00C504D6">
                <w:rPr>
                  <w:rFonts w:ascii="仿宋_GB2312" w:eastAsia="仿宋_GB2312" w:hint="eastAsia"/>
                  <w:sz w:val="24"/>
                </w:rPr>
                <w:delText>阶段性目标，</w:delText>
              </w:r>
            </w:del>
          </w:p>
          <w:p w14:paraId="455CBAE8" w14:textId="239D11DF" w:rsidR="00CB7E29" w:rsidDel="00C504D6" w:rsidRDefault="00CB7E29" w:rsidP="00CB7E29">
            <w:pPr>
              <w:adjustRightInd w:val="0"/>
              <w:snapToGrid w:val="0"/>
              <w:spacing w:line="360" w:lineRule="auto"/>
              <w:ind w:right="249"/>
              <w:rPr>
                <w:del w:id="290" w:author="李 财云" w:date="2020-08-10T09:54:00Z"/>
                <w:rFonts w:ascii="仿宋_GB2312" w:eastAsia="仿宋_GB2312"/>
              </w:rPr>
            </w:pPr>
            <w:del w:id="291" w:author="李 财云" w:date="2020-08-10T09:54:00Z">
              <w:r w:rsidDel="00C504D6">
                <w:rPr>
                  <w:rFonts w:ascii="仿宋_GB2312" w:eastAsia="仿宋_GB2312" w:hint="eastAsia"/>
                  <w:sz w:val="24"/>
                </w:rPr>
                <w:delText>整理完成全部课题研究报告，提交《基于电力典型业务场景的灵活以太网技术应用验证报告》1篇，发表/录用三大检索或核心期刊论文2篇。</w:delText>
              </w:r>
            </w:del>
          </w:p>
        </w:tc>
      </w:tr>
      <w:tr w:rsidR="00CB7E29" w:rsidDel="00D61B46" w14:paraId="48D9E975" w14:textId="2B790CBC">
        <w:trPr>
          <w:del w:id="292" w:author="李 财云" w:date="2020-08-10T09:43:00Z"/>
        </w:trPr>
        <w:tc>
          <w:tcPr>
            <w:tcW w:w="675" w:type="dxa"/>
            <w:vAlign w:val="center"/>
          </w:tcPr>
          <w:p w14:paraId="3E67C1A2" w14:textId="43C9FCCE" w:rsidR="00CB7E29" w:rsidDel="00D61B46" w:rsidRDefault="00CB7E29" w:rsidP="00CB7E29">
            <w:pPr>
              <w:adjustRightInd w:val="0"/>
              <w:snapToGrid w:val="0"/>
              <w:spacing w:line="360" w:lineRule="auto"/>
              <w:rPr>
                <w:del w:id="293" w:author="李 财云" w:date="2020-08-10T09:43:00Z"/>
                <w:rFonts w:ascii="仿宋_GB2312" w:eastAsia="仿宋_GB2312"/>
              </w:rPr>
            </w:pPr>
          </w:p>
        </w:tc>
        <w:tc>
          <w:tcPr>
            <w:tcW w:w="2410" w:type="dxa"/>
            <w:vAlign w:val="center"/>
          </w:tcPr>
          <w:p w14:paraId="2D7C2DBB" w14:textId="448A947F" w:rsidR="00CB7E29" w:rsidDel="00D61B46" w:rsidRDefault="00CB7E29" w:rsidP="00CB7E29">
            <w:pPr>
              <w:adjustRightInd w:val="0"/>
              <w:snapToGrid w:val="0"/>
              <w:spacing w:line="360" w:lineRule="auto"/>
              <w:jc w:val="center"/>
              <w:rPr>
                <w:del w:id="294" w:author="李 财云" w:date="2020-08-10T09:43:00Z"/>
                <w:rFonts w:ascii="仿宋_GB2312" w:eastAsia="仿宋_GB2312" w:hAnsi="宋体"/>
                <w:color w:val="000000" w:themeColor="text1"/>
                <w:sz w:val="24"/>
              </w:rPr>
            </w:pPr>
            <w:del w:id="295" w:author="李 财云" w:date="2020-08-10T09:43:00Z">
              <w:r w:rsidDel="00D61B46">
                <w:rPr>
                  <w:rFonts w:ascii="仿宋_GB2312" w:eastAsia="仿宋_GB2312" w:hAnsi="宋体" w:hint="eastAsia"/>
                  <w:color w:val="000000" w:themeColor="text1"/>
                  <w:sz w:val="24"/>
                </w:rPr>
                <w:delText>2020年8月</w:delText>
              </w:r>
            </w:del>
          </w:p>
          <w:p w14:paraId="0FF33C86" w14:textId="3BAFAB78" w:rsidR="00CB7E29" w:rsidDel="00D61B46" w:rsidRDefault="00CB7E29" w:rsidP="00CB7E29">
            <w:pPr>
              <w:adjustRightInd w:val="0"/>
              <w:snapToGrid w:val="0"/>
              <w:spacing w:line="360" w:lineRule="auto"/>
              <w:jc w:val="center"/>
              <w:rPr>
                <w:del w:id="296" w:author="李 财云" w:date="2020-08-10T09:43:00Z"/>
                <w:rFonts w:ascii="仿宋_GB2312" w:eastAsia="仿宋_GB2312" w:hAnsi="宋体"/>
                <w:color w:val="000000" w:themeColor="text1"/>
                <w:sz w:val="24"/>
              </w:rPr>
            </w:pPr>
            <w:del w:id="297" w:author="李 财云" w:date="2020-08-10T09:43:00Z">
              <w:r w:rsidDel="00D61B46">
                <w:rPr>
                  <w:rFonts w:ascii="仿宋_GB2312" w:eastAsia="仿宋_GB2312" w:hAnsi="宋体" w:hint="eastAsia"/>
                  <w:color w:val="000000" w:themeColor="text1"/>
                  <w:sz w:val="24"/>
                </w:rPr>
                <w:delText>至</w:delText>
              </w:r>
            </w:del>
          </w:p>
          <w:p w14:paraId="01658F24" w14:textId="67330843" w:rsidR="00CB7E29" w:rsidDel="00D61B46" w:rsidRDefault="00CB7E29" w:rsidP="00CB7E29">
            <w:pPr>
              <w:adjustRightInd w:val="0"/>
              <w:snapToGrid w:val="0"/>
              <w:spacing w:line="360" w:lineRule="auto"/>
              <w:rPr>
                <w:del w:id="298" w:author="李 财云" w:date="2020-08-10T09:43:00Z"/>
                <w:rFonts w:ascii="仿宋_GB2312" w:eastAsia="仿宋_GB2312"/>
                <w:spacing w:val="20"/>
              </w:rPr>
            </w:pPr>
            <w:del w:id="299" w:author="李 财云" w:date="2020-08-10T09:43:00Z">
              <w:r w:rsidDel="00D61B46">
                <w:rPr>
                  <w:rFonts w:ascii="仿宋_GB2312" w:eastAsia="仿宋_GB2312" w:hAnsi="宋体" w:hint="eastAsia"/>
                  <w:color w:val="000000" w:themeColor="text1"/>
                  <w:sz w:val="24"/>
                </w:rPr>
                <w:delText>2020年10月</w:delText>
              </w:r>
            </w:del>
          </w:p>
        </w:tc>
        <w:tc>
          <w:tcPr>
            <w:tcW w:w="6383" w:type="dxa"/>
          </w:tcPr>
          <w:p w14:paraId="3030FCDF" w14:textId="090CBAA6" w:rsidR="00CB7E29" w:rsidDel="00D61B46" w:rsidRDefault="00CB7E29" w:rsidP="00CB7E29">
            <w:pPr>
              <w:adjustRightInd w:val="0"/>
              <w:snapToGrid w:val="0"/>
              <w:spacing w:line="360" w:lineRule="auto"/>
              <w:ind w:right="393"/>
              <w:rPr>
                <w:del w:id="300" w:author="李 财云" w:date="2020-08-10T09:43:00Z"/>
                <w:rFonts w:ascii="仿宋_GB2312" w:eastAsia="仿宋_GB2312" w:hAnsi="宋体"/>
                <w:color w:val="000000" w:themeColor="text1"/>
                <w:sz w:val="24"/>
              </w:rPr>
            </w:pPr>
            <w:del w:id="301" w:author="李 财云" w:date="2020-08-10T09:43:00Z">
              <w:r w:rsidDel="00D61B46">
                <w:rPr>
                  <w:rFonts w:ascii="仿宋_GB2312" w:eastAsia="仿宋_GB2312" w:hAnsi="宋体" w:hint="eastAsia"/>
                  <w:color w:val="000000" w:themeColor="text1"/>
                  <w:sz w:val="24"/>
                </w:rPr>
                <w:delText>研究内容：</w:delText>
              </w:r>
            </w:del>
          </w:p>
          <w:p w14:paraId="6261B19B" w14:textId="294D4A1C" w:rsidR="00CB7E29" w:rsidDel="00D61B46" w:rsidRDefault="00CB7E29" w:rsidP="00CB7E29">
            <w:pPr>
              <w:adjustRightInd w:val="0"/>
              <w:snapToGrid w:val="0"/>
              <w:spacing w:line="360" w:lineRule="auto"/>
              <w:ind w:right="393"/>
              <w:rPr>
                <w:del w:id="302" w:author="李 财云" w:date="2020-08-10T09:43:00Z"/>
                <w:rFonts w:ascii="仿宋_GB2312" w:eastAsia="仿宋_GB2312" w:hAnsi="宋体"/>
                <w:color w:val="000000" w:themeColor="text1"/>
                <w:sz w:val="24"/>
              </w:rPr>
            </w:pPr>
            <w:del w:id="303" w:author="李 财云" w:date="2020-08-10T09:43:00Z">
              <w:r w:rsidDel="00D61B46">
                <w:rPr>
                  <w:rFonts w:ascii="仿宋_GB2312" w:eastAsia="仿宋_GB2312" w:hAnsi="宋体" w:hint="eastAsia"/>
                  <w:color w:val="000000" w:themeColor="text1"/>
                  <w:sz w:val="24"/>
                </w:rPr>
                <w:delText>分析智能电网当前问题和未来的业务需求，设计满足电力业务未来演进需求的基于灵活以太网技术的切片网络框架，</w:delText>
              </w:r>
              <w:r w:rsidDel="00D61B46">
                <w:rPr>
                  <w:rFonts w:ascii="仿宋_GB2312" w:eastAsia="仿宋_GB2312" w:hint="eastAsia"/>
                  <w:sz w:val="24"/>
                </w:rPr>
                <w:delText>研究基于灵活以太网的切片网络如何满足电网业务安全隔离的要求。</w:delText>
              </w:r>
            </w:del>
          </w:p>
          <w:p w14:paraId="58E76E4C" w14:textId="2A7A64B9" w:rsidR="00CB7E29" w:rsidDel="00D61B46" w:rsidRDefault="00CB7E29" w:rsidP="00CB7E29">
            <w:pPr>
              <w:adjustRightInd w:val="0"/>
              <w:snapToGrid w:val="0"/>
              <w:spacing w:line="360" w:lineRule="auto"/>
              <w:ind w:right="393"/>
              <w:rPr>
                <w:del w:id="304" w:author="李 财云" w:date="2020-08-10T09:43:00Z"/>
                <w:rFonts w:ascii="仿宋_GB2312" w:eastAsia="仿宋_GB2312"/>
                <w:sz w:val="24"/>
              </w:rPr>
            </w:pPr>
            <w:del w:id="305" w:author="李 财云" w:date="2020-08-10T09:43:00Z">
              <w:r w:rsidDel="00D61B46">
                <w:rPr>
                  <w:rFonts w:ascii="仿宋_GB2312" w:eastAsia="仿宋_GB2312" w:hint="eastAsia"/>
                  <w:sz w:val="24"/>
                </w:rPr>
                <w:delText>阶段性目标：</w:delText>
              </w:r>
            </w:del>
          </w:p>
          <w:p w14:paraId="417F39D1" w14:textId="4C491A0C" w:rsidR="00CB7E29" w:rsidDel="00D61B46" w:rsidRDefault="00CB7E29" w:rsidP="00CB7E29">
            <w:pPr>
              <w:adjustRightInd w:val="0"/>
              <w:snapToGrid w:val="0"/>
              <w:spacing w:line="360" w:lineRule="auto"/>
              <w:ind w:right="249"/>
              <w:rPr>
                <w:del w:id="306" w:author="李 财云" w:date="2020-08-10T09:43:00Z"/>
                <w:rFonts w:ascii="仿宋_GB2312" w:eastAsia="仿宋_GB2312"/>
              </w:rPr>
            </w:pPr>
            <w:del w:id="307" w:author="李 财云" w:date="2020-08-10T09:43:00Z">
              <w:r w:rsidDel="00D61B46">
                <w:rPr>
                  <w:rFonts w:ascii="仿宋_GB2312" w:eastAsia="仿宋_GB2312" w:hint="eastAsia"/>
                  <w:sz w:val="24"/>
                </w:rPr>
                <w:delText>完成对应课题报告中相应部分内容。</w:delText>
              </w:r>
            </w:del>
          </w:p>
        </w:tc>
      </w:tr>
    </w:tbl>
    <w:p w14:paraId="6ADE01DF" w14:textId="77777777" w:rsidR="00B36A14" w:rsidRDefault="00C504D6">
      <w:pPr>
        <w:adjustRightInd w:val="0"/>
        <w:snapToGrid w:val="0"/>
        <w:spacing w:line="360" w:lineRule="auto"/>
        <w:rPr>
          <w:rFonts w:ascii="仿宋_GB2312" w:eastAsia="仿宋_GB2312"/>
        </w:rPr>
      </w:pPr>
      <w:r>
        <w:rPr>
          <w:rFonts w:ascii="仿宋_GB2312" w:eastAsia="仿宋_GB2312" w:hint="eastAsia"/>
        </w:rPr>
        <w:t>编写要求：</w:t>
      </w:r>
    </w:p>
    <w:p w14:paraId="61FAB614" w14:textId="77777777" w:rsidR="00B36A14" w:rsidRDefault="00C504D6">
      <w:pPr>
        <w:numPr>
          <w:ilvl w:val="0"/>
          <w:numId w:val="34"/>
        </w:numPr>
        <w:adjustRightInd w:val="0"/>
        <w:snapToGrid w:val="0"/>
        <w:spacing w:line="360" w:lineRule="auto"/>
        <w:rPr>
          <w:rFonts w:ascii="仿宋_GB2312" w:eastAsia="仿宋_GB2312"/>
        </w:rPr>
      </w:pPr>
      <w:r>
        <w:rPr>
          <w:rFonts w:ascii="仿宋_GB2312" w:eastAsia="仿宋_GB2312" w:hint="eastAsia"/>
        </w:rPr>
        <w:t>列出分年度计划研究内容和人员、设备安排；</w:t>
      </w:r>
    </w:p>
    <w:p w14:paraId="6A281706" w14:textId="77777777" w:rsidR="00B36A14" w:rsidRDefault="00C504D6">
      <w:pPr>
        <w:numPr>
          <w:ilvl w:val="0"/>
          <w:numId w:val="34"/>
        </w:numPr>
        <w:adjustRightInd w:val="0"/>
        <w:snapToGrid w:val="0"/>
        <w:spacing w:line="360" w:lineRule="auto"/>
        <w:rPr>
          <w:rFonts w:ascii="仿宋_GB2312" w:eastAsia="仿宋_GB2312"/>
        </w:rPr>
      </w:pPr>
      <w:r>
        <w:rPr>
          <w:rFonts w:ascii="仿宋_GB2312" w:eastAsia="仿宋_GB2312" w:hint="eastAsia"/>
        </w:rPr>
        <w:t>分年度提供成果的内容和形式，要具有可检查性。</w:t>
      </w:r>
    </w:p>
    <w:p w14:paraId="1F082164" w14:textId="77777777" w:rsidR="00B36A14" w:rsidRDefault="00C504D6">
      <w:pPr>
        <w:pStyle w:val="1"/>
      </w:pPr>
      <w:r>
        <w:br w:type="page"/>
      </w:r>
      <w:r>
        <w:rPr>
          <w:rFonts w:ascii="方正黑体_GBK" w:eastAsia="方正黑体_GBK" w:hint="eastAsia"/>
          <w:sz w:val="32"/>
        </w:rPr>
        <w:lastRenderedPageBreak/>
        <w:t>项目经费预算</w:t>
      </w:r>
      <w:proofErr w:type="gramStart"/>
      <w:r>
        <w:rPr>
          <w:rFonts w:ascii="方正黑体_GBK" w:eastAsia="方正黑体_GBK" w:hint="eastAsia"/>
          <w:sz w:val="32"/>
        </w:rPr>
        <w:t xml:space="preserve">　</w:t>
      </w:r>
      <w:r>
        <w:rPr>
          <w:rFonts w:hint="eastAsia"/>
          <w:sz w:val="32"/>
        </w:rPr>
        <w:t xml:space="preserve">　</w:t>
      </w:r>
      <w:r>
        <w:rPr>
          <w:rFonts w:hint="eastAsia"/>
        </w:rPr>
        <w:t xml:space="preserve">　　　　　　　　　　</w:t>
      </w:r>
      <w:proofErr w:type="gramEnd"/>
      <w:r>
        <w:rPr>
          <w:rFonts w:hint="eastAsia"/>
        </w:rPr>
        <w:t xml:space="preserve">  　</w:t>
      </w:r>
    </w:p>
    <w:p w14:paraId="15F5B580" w14:textId="77777777" w:rsidR="00B36A14" w:rsidRDefault="00C504D6">
      <w:pPr>
        <w:adjustRightInd w:val="0"/>
        <w:snapToGrid w:val="0"/>
        <w:spacing w:line="360" w:lineRule="auto"/>
        <w:ind w:left="420"/>
        <w:jc w:val="right"/>
        <w:rPr>
          <w:rFonts w:ascii="仿宋_GB2312" w:eastAsia="仿宋_GB2312" w:hAnsi="宋体"/>
          <w:b/>
        </w:rPr>
      </w:pPr>
      <w:r>
        <w:rPr>
          <w:rFonts w:ascii="仿宋_GB2312" w:eastAsia="仿宋_GB2312" w:hAnsi="宋体" w:hint="eastAsia"/>
          <w:b/>
        </w:rPr>
        <w:t>单位：万元</w:t>
      </w:r>
    </w:p>
    <w:tbl>
      <w:tblPr>
        <w:tblW w:w="9223" w:type="dxa"/>
        <w:jc w:val="center"/>
        <w:tblLayout w:type="fixed"/>
        <w:tblLook w:val="04A0" w:firstRow="1" w:lastRow="0" w:firstColumn="1" w:lastColumn="0" w:noHBand="0" w:noVBand="1"/>
      </w:tblPr>
      <w:tblGrid>
        <w:gridCol w:w="3699"/>
        <w:gridCol w:w="1446"/>
        <w:gridCol w:w="1400"/>
        <w:gridCol w:w="1400"/>
        <w:gridCol w:w="1278"/>
      </w:tblGrid>
      <w:tr w:rsidR="00B36A14" w14:paraId="21A55A48" w14:textId="77777777">
        <w:trPr>
          <w:trHeight w:val="516"/>
          <w:jc w:val="center"/>
        </w:trPr>
        <w:tc>
          <w:tcPr>
            <w:tcW w:w="3699" w:type="dxa"/>
            <w:tcBorders>
              <w:top w:val="single" w:sz="4" w:space="0" w:color="000000"/>
              <w:left w:val="single" w:sz="4" w:space="0" w:color="000000"/>
              <w:bottom w:val="single" w:sz="6" w:space="0" w:color="000000"/>
              <w:right w:val="single" w:sz="6" w:space="0" w:color="000000"/>
            </w:tcBorders>
            <w:vAlign w:val="center"/>
          </w:tcPr>
          <w:p w14:paraId="0E409D82" w14:textId="77777777" w:rsidR="00B36A14" w:rsidRDefault="00C504D6">
            <w:pPr>
              <w:widowControl/>
              <w:jc w:val="center"/>
              <w:rPr>
                <w:rFonts w:eastAsia="仿宋_GB2312"/>
                <w:b/>
                <w:bCs/>
                <w:kern w:val="0"/>
                <w:szCs w:val="21"/>
              </w:rPr>
            </w:pPr>
            <w:r>
              <w:rPr>
                <w:rFonts w:eastAsia="仿宋_GB2312"/>
                <w:b/>
                <w:bCs/>
                <w:kern w:val="0"/>
                <w:szCs w:val="21"/>
              </w:rPr>
              <w:t>科目名称</w:t>
            </w:r>
          </w:p>
        </w:tc>
        <w:tc>
          <w:tcPr>
            <w:tcW w:w="1446" w:type="dxa"/>
            <w:tcBorders>
              <w:top w:val="single" w:sz="4" w:space="0" w:color="000000"/>
              <w:left w:val="nil"/>
              <w:bottom w:val="single" w:sz="6" w:space="0" w:color="000000"/>
              <w:right w:val="single" w:sz="6" w:space="0" w:color="000000"/>
            </w:tcBorders>
            <w:vAlign w:val="center"/>
          </w:tcPr>
          <w:p w14:paraId="5FE74BEE" w14:textId="77777777" w:rsidR="00B36A14" w:rsidRDefault="00C504D6">
            <w:pPr>
              <w:widowControl/>
              <w:jc w:val="center"/>
              <w:rPr>
                <w:rFonts w:eastAsia="仿宋_GB2312"/>
                <w:kern w:val="0"/>
                <w:szCs w:val="21"/>
              </w:rPr>
            </w:pPr>
            <w:r>
              <w:rPr>
                <w:rFonts w:eastAsia="仿宋_GB2312"/>
                <w:kern w:val="0"/>
                <w:szCs w:val="21"/>
              </w:rPr>
              <w:t>预算金额</w:t>
            </w:r>
          </w:p>
        </w:tc>
        <w:tc>
          <w:tcPr>
            <w:tcW w:w="1400" w:type="dxa"/>
            <w:tcBorders>
              <w:top w:val="single" w:sz="4" w:space="0" w:color="000000"/>
              <w:left w:val="nil"/>
              <w:bottom w:val="single" w:sz="6" w:space="0" w:color="000000"/>
              <w:right w:val="single" w:sz="6" w:space="0" w:color="000000"/>
            </w:tcBorders>
            <w:vAlign w:val="center"/>
          </w:tcPr>
          <w:p w14:paraId="4758E325" w14:textId="77777777" w:rsidR="00B36A14" w:rsidRDefault="00C504D6">
            <w:pPr>
              <w:widowControl/>
              <w:jc w:val="center"/>
              <w:rPr>
                <w:rFonts w:eastAsia="仿宋_GB2312"/>
                <w:kern w:val="0"/>
                <w:szCs w:val="21"/>
              </w:rPr>
            </w:pPr>
            <w:r>
              <w:rPr>
                <w:rFonts w:eastAsia="仿宋_GB2312"/>
                <w:kern w:val="0"/>
                <w:szCs w:val="21"/>
              </w:rPr>
              <w:t>甲方拨款</w:t>
            </w:r>
          </w:p>
        </w:tc>
        <w:tc>
          <w:tcPr>
            <w:tcW w:w="1400" w:type="dxa"/>
            <w:tcBorders>
              <w:top w:val="single" w:sz="4" w:space="0" w:color="000000"/>
              <w:left w:val="nil"/>
              <w:bottom w:val="single" w:sz="6" w:space="0" w:color="000000"/>
              <w:right w:val="single" w:sz="6" w:space="0" w:color="000000"/>
            </w:tcBorders>
            <w:vAlign w:val="center"/>
          </w:tcPr>
          <w:p w14:paraId="380EDBAF" w14:textId="77777777" w:rsidR="00B36A14" w:rsidRDefault="00C504D6">
            <w:pPr>
              <w:widowControl/>
              <w:jc w:val="center"/>
              <w:rPr>
                <w:rFonts w:eastAsia="仿宋_GB2312"/>
                <w:kern w:val="0"/>
                <w:szCs w:val="21"/>
              </w:rPr>
            </w:pPr>
            <w:r>
              <w:rPr>
                <w:rFonts w:eastAsia="仿宋_GB2312"/>
                <w:kern w:val="0"/>
                <w:szCs w:val="21"/>
              </w:rPr>
              <w:t>乙方自筹</w:t>
            </w:r>
          </w:p>
        </w:tc>
        <w:tc>
          <w:tcPr>
            <w:tcW w:w="1278" w:type="dxa"/>
            <w:tcBorders>
              <w:top w:val="single" w:sz="4" w:space="0" w:color="000000"/>
              <w:left w:val="nil"/>
              <w:bottom w:val="single" w:sz="6" w:space="0" w:color="000000"/>
              <w:right w:val="single" w:sz="6" w:space="0" w:color="000000"/>
            </w:tcBorders>
            <w:vAlign w:val="center"/>
          </w:tcPr>
          <w:p w14:paraId="2D0E88DD" w14:textId="77777777" w:rsidR="00B36A14" w:rsidRDefault="00C504D6">
            <w:pPr>
              <w:widowControl/>
              <w:jc w:val="center"/>
              <w:rPr>
                <w:rFonts w:eastAsia="仿宋_GB2312"/>
                <w:kern w:val="0"/>
                <w:szCs w:val="21"/>
              </w:rPr>
            </w:pPr>
            <w:r>
              <w:rPr>
                <w:rFonts w:eastAsia="仿宋_GB2312"/>
                <w:kern w:val="0"/>
                <w:szCs w:val="21"/>
              </w:rPr>
              <w:t>备</w:t>
            </w:r>
            <w:r>
              <w:rPr>
                <w:rFonts w:eastAsia="仿宋_GB2312"/>
                <w:kern w:val="0"/>
                <w:szCs w:val="21"/>
              </w:rPr>
              <w:t xml:space="preserve"> </w:t>
            </w:r>
            <w:r>
              <w:rPr>
                <w:rFonts w:eastAsia="仿宋_GB2312"/>
                <w:kern w:val="0"/>
                <w:szCs w:val="21"/>
              </w:rPr>
              <w:t>注</w:t>
            </w:r>
          </w:p>
        </w:tc>
      </w:tr>
      <w:tr w:rsidR="00D61B46" w14:paraId="4360DF53"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5F854762" w14:textId="77777777" w:rsidR="00D61B46" w:rsidRDefault="00D61B46" w:rsidP="00D61B46">
            <w:pPr>
              <w:widowControl/>
              <w:autoSpaceDN w:val="0"/>
              <w:spacing w:line="360" w:lineRule="atLeast"/>
              <w:textAlignment w:val="baseline"/>
              <w:rPr>
                <w:rFonts w:eastAsia="仿宋_GB2312"/>
                <w:b/>
                <w:bCs/>
                <w:kern w:val="0"/>
                <w:szCs w:val="21"/>
              </w:rPr>
            </w:pPr>
            <w:r>
              <w:rPr>
                <w:rFonts w:eastAsia="仿宋_GB2312"/>
                <w:b/>
                <w:bCs/>
                <w:kern w:val="0"/>
                <w:szCs w:val="21"/>
              </w:rPr>
              <w:t>（一）直接费</w:t>
            </w:r>
          </w:p>
        </w:tc>
        <w:tc>
          <w:tcPr>
            <w:tcW w:w="1446" w:type="dxa"/>
            <w:tcBorders>
              <w:top w:val="nil"/>
              <w:left w:val="nil"/>
              <w:bottom w:val="single" w:sz="6" w:space="0" w:color="000000"/>
              <w:right w:val="single" w:sz="6" w:space="0" w:color="000000"/>
            </w:tcBorders>
            <w:vAlign w:val="center"/>
          </w:tcPr>
          <w:p w14:paraId="17106288" w14:textId="750C47D3" w:rsidR="00D61B46" w:rsidRDefault="00D61B46" w:rsidP="00D61B46">
            <w:pPr>
              <w:widowControl/>
              <w:autoSpaceDN w:val="0"/>
              <w:spacing w:line="360" w:lineRule="atLeast"/>
              <w:jc w:val="center"/>
              <w:textAlignment w:val="baseline"/>
              <w:rPr>
                <w:rFonts w:eastAsia="仿宋_GB2312"/>
                <w:b/>
                <w:kern w:val="0"/>
                <w:szCs w:val="21"/>
              </w:rPr>
            </w:pPr>
            <w:ins w:id="308" w:author="李 财云" w:date="2020-08-10T09:46:00Z">
              <w:r w:rsidRPr="009D6BE3">
                <w:rPr>
                  <w:rFonts w:eastAsia="仿宋_GB2312" w:hint="eastAsia"/>
                  <w:b/>
                  <w:bCs/>
                  <w:kern w:val="0"/>
                  <w:szCs w:val="21"/>
                </w:rPr>
                <w:t>92</w:t>
              </w:r>
            </w:ins>
            <w:del w:id="309" w:author="李 财云" w:date="2020-08-10T09:46:00Z">
              <w:r w:rsidDel="00651906">
                <w:rPr>
                  <w:rFonts w:eastAsia="仿宋_GB2312" w:hint="eastAsia"/>
                  <w:b/>
                  <w:kern w:val="0"/>
                  <w:szCs w:val="21"/>
                </w:rPr>
                <w:delText>101.2</w:delText>
              </w:r>
            </w:del>
          </w:p>
        </w:tc>
        <w:tc>
          <w:tcPr>
            <w:tcW w:w="1400" w:type="dxa"/>
            <w:tcBorders>
              <w:top w:val="nil"/>
              <w:left w:val="nil"/>
              <w:bottom w:val="single" w:sz="6" w:space="0" w:color="000000"/>
              <w:right w:val="single" w:sz="6" w:space="0" w:color="000000"/>
            </w:tcBorders>
            <w:vAlign w:val="center"/>
          </w:tcPr>
          <w:p w14:paraId="6AA0AC68" w14:textId="5650BF79" w:rsidR="00D61B46" w:rsidRPr="00EF726B" w:rsidRDefault="00D61B46" w:rsidP="00D61B46">
            <w:pPr>
              <w:widowControl/>
              <w:autoSpaceDN w:val="0"/>
              <w:spacing w:line="360" w:lineRule="atLeast"/>
              <w:jc w:val="center"/>
              <w:textAlignment w:val="baseline"/>
              <w:rPr>
                <w:rFonts w:eastAsia="仿宋_GB2312"/>
                <w:b/>
                <w:bCs/>
                <w:kern w:val="0"/>
                <w:szCs w:val="21"/>
              </w:rPr>
            </w:pPr>
            <w:ins w:id="310" w:author="李 财云" w:date="2020-08-10T09:46:00Z">
              <w:r w:rsidRPr="00D61B46">
                <w:rPr>
                  <w:rFonts w:eastAsia="仿宋_GB2312"/>
                  <w:b/>
                  <w:bCs/>
                  <w:kern w:val="0"/>
                  <w:szCs w:val="21"/>
                  <w:rPrChange w:id="311" w:author="李 财云" w:date="2020-08-10T09:46:00Z">
                    <w:rPr>
                      <w:rFonts w:ascii="宋体" w:hAnsi="宋体" w:cs="宋体"/>
                      <w:color w:val="000000"/>
                      <w:szCs w:val="21"/>
                    </w:rPr>
                  </w:rPrChange>
                </w:rPr>
                <w:t>92</w:t>
              </w:r>
            </w:ins>
            <w:del w:id="312" w:author="李 财云" w:date="2020-08-10T09:46:00Z">
              <w:r w:rsidRPr="00AD3327" w:rsidDel="00B901B8">
                <w:rPr>
                  <w:rFonts w:eastAsia="仿宋_GB2312"/>
                  <w:b/>
                  <w:bCs/>
                  <w:kern w:val="0"/>
                  <w:szCs w:val="21"/>
                </w:rPr>
                <w:delText>101.2</w:delText>
              </w:r>
            </w:del>
          </w:p>
        </w:tc>
        <w:tc>
          <w:tcPr>
            <w:tcW w:w="1400" w:type="dxa"/>
            <w:tcBorders>
              <w:top w:val="nil"/>
              <w:left w:val="nil"/>
              <w:bottom w:val="single" w:sz="6" w:space="0" w:color="000000"/>
              <w:right w:val="single" w:sz="6" w:space="0" w:color="000000"/>
            </w:tcBorders>
            <w:vAlign w:val="center"/>
          </w:tcPr>
          <w:p w14:paraId="31030A0B"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hint="eastAsia"/>
                <w:b/>
                <w:kern w:val="0"/>
                <w:szCs w:val="21"/>
              </w:rPr>
              <w:t>0</w:t>
            </w:r>
          </w:p>
        </w:tc>
        <w:tc>
          <w:tcPr>
            <w:tcW w:w="1278" w:type="dxa"/>
            <w:tcBorders>
              <w:top w:val="nil"/>
              <w:left w:val="nil"/>
              <w:bottom w:val="single" w:sz="6" w:space="0" w:color="000000"/>
              <w:right w:val="single" w:sz="6" w:space="0" w:color="000000"/>
            </w:tcBorders>
            <w:vAlign w:val="center"/>
          </w:tcPr>
          <w:p w14:paraId="5CA50FED"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77DD476E"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76644007"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1.</w:t>
            </w:r>
            <w:r>
              <w:rPr>
                <w:rFonts w:eastAsia="仿宋_GB2312"/>
                <w:kern w:val="0"/>
                <w:szCs w:val="21"/>
              </w:rPr>
              <w:t>人工费</w:t>
            </w:r>
          </w:p>
        </w:tc>
        <w:tc>
          <w:tcPr>
            <w:tcW w:w="1446" w:type="dxa"/>
            <w:tcBorders>
              <w:top w:val="nil"/>
              <w:left w:val="nil"/>
              <w:bottom w:val="single" w:sz="6" w:space="0" w:color="000000"/>
              <w:right w:val="single" w:sz="6" w:space="0" w:color="000000"/>
            </w:tcBorders>
            <w:vAlign w:val="center"/>
          </w:tcPr>
          <w:p w14:paraId="7EF93451" w14:textId="0731078D" w:rsidR="00D61B46" w:rsidRDefault="00D61B46" w:rsidP="00D61B46">
            <w:pPr>
              <w:widowControl/>
              <w:autoSpaceDN w:val="0"/>
              <w:spacing w:line="360" w:lineRule="atLeast"/>
              <w:jc w:val="center"/>
              <w:textAlignment w:val="baseline"/>
              <w:rPr>
                <w:rFonts w:eastAsia="仿宋_GB2312"/>
                <w:kern w:val="0"/>
                <w:szCs w:val="21"/>
              </w:rPr>
            </w:pPr>
            <w:ins w:id="313" w:author="李 财云" w:date="2020-08-10T09:46:00Z">
              <w:r w:rsidRPr="009D6BE3">
                <w:rPr>
                  <w:rFonts w:eastAsia="仿宋_GB2312" w:hint="eastAsia"/>
                  <w:kern w:val="0"/>
                  <w:szCs w:val="21"/>
                </w:rPr>
                <w:t>71</w:t>
              </w:r>
            </w:ins>
            <w:del w:id="314" w:author="李 财云" w:date="2020-08-10T09:46:00Z">
              <w:r w:rsidDel="00651906">
                <w:rPr>
                  <w:rFonts w:eastAsia="仿宋_GB2312" w:hint="eastAsia"/>
                  <w:kern w:val="0"/>
                  <w:szCs w:val="21"/>
                </w:rPr>
                <w:delText>73</w:delText>
              </w:r>
            </w:del>
          </w:p>
        </w:tc>
        <w:tc>
          <w:tcPr>
            <w:tcW w:w="1400" w:type="dxa"/>
            <w:tcBorders>
              <w:top w:val="nil"/>
              <w:left w:val="nil"/>
              <w:bottom w:val="single" w:sz="6" w:space="0" w:color="000000"/>
              <w:right w:val="single" w:sz="6" w:space="0" w:color="000000"/>
            </w:tcBorders>
            <w:vAlign w:val="center"/>
          </w:tcPr>
          <w:p w14:paraId="3958F74B" w14:textId="74611A9A" w:rsidR="00D61B46" w:rsidRDefault="00D61B46" w:rsidP="00D61B46">
            <w:pPr>
              <w:widowControl/>
              <w:autoSpaceDN w:val="0"/>
              <w:spacing w:line="360" w:lineRule="atLeast"/>
              <w:jc w:val="center"/>
              <w:textAlignment w:val="baseline"/>
              <w:rPr>
                <w:rFonts w:eastAsia="仿宋_GB2312"/>
                <w:kern w:val="0"/>
                <w:szCs w:val="21"/>
              </w:rPr>
            </w:pPr>
            <w:ins w:id="315" w:author="李 财云" w:date="2020-08-10T09:46:00Z">
              <w:r w:rsidRPr="00D61B46">
                <w:rPr>
                  <w:rFonts w:eastAsia="仿宋_GB2312"/>
                  <w:kern w:val="0"/>
                  <w:szCs w:val="21"/>
                  <w:rPrChange w:id="316" w:author="李 财云" w:date="2020-08-10T09:46:00Z">
                    <w:rPr>
                      <w:rFonts w:ascii="宋体" w:hAnsi="宋体" w:cs="宋体"/>
                      <w:color w:val="000000"/>
                      <w:szCs w:val="21"/>
                    </w:rPr>
                  </w:rPrChange>
                </w:rPr>
                <w:t>71</w:t>
              </w:r>
            </w:ins>
            <w:del w:id="317" w:author="李 财云" w:date="2020-08-10T09:46:00Z">
              <w:r w:rsidDel="00B901B8">
                <w:rPr>
                  <w:rFonts w:eastAsia="仿宋_GB2312" w:hint="eastAsia"/>
                  <w:kern w:val="0"/>
                  <w:szCs w:val="21"/>
                </w:rPr>
                <w:delText>7</w:delText>
              </w:r>
            </w:del>
            <w:del w:id="318" w:author="李 财云" w:date="2020-08-10T09:45:00Z">
              <w:r w:rsidDel="00D61B46">
                <w:rPr>
                  <w:rFonts w:eastAsia="仿宋_GB2312" w:hint="eastAsia"/>
                  <w:kern w:val="0"/>
                  <w:szCs w:val="21"/>
                </w:rPr>
                <w:delText>3</w:delText>
              </w:r>
            </w:del>
          </w:p>
        </w:tc>
        <w:tc>
          <w:tcPr>
            <w:tcW w:w="1400" w:type="dxa"/>
            <w:tcBorders>
              <w:top w:val="nil"/>
              <w:left w:val="nil"/>
              <w:bottom w:val="single" w:sz="6" w:space="0" w:color="000000"/>
              <w:right w:val="single" w:sz="6" w:space="0" w:color="000000"/>
            </w:tcBorders>
            <w:vAlign w:val="center"/>
          </w:tcPr>
          <w:p w14:paraId="2513D96E"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05891AFE"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10886B64"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7F0A39E6"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1</w:t>
            </w:r>
            <w:r>
              <w:rPr>
                <w:rFonts w:eastAsia="仿宋_GB2312"/>
                <w:kern w:val="0"/>
                <w:szCs w:val="21"/>
              </w:rPr>
              <w:t>）专职研究人员人工费</w:t>
            </w:r>
          </w:p>
        </w:tc>
        <w:tc>
          <w:tcPr>
            <w:tcW w:w="1446" w:type="dxa"/>
            <w:tcBorders>
              <w:top w:val="nil"/>
              <w:left w:val="nil"/>
              <w:bottom w:val="single" w:sz="6" w:space="0" w:color="000000"/>
              <w:right w:val="single" w:sz="6" w:space="0" w:color="000000"/>
            </w:tcBorders>
            <w:vAlign w:val="center"/>
          </w:tcPr>
          <w:p w14:paraId="465C1EF8" w14:textId="0DF797AB" w:rsidR="00D61B46" w:rsidRDefault="00D61B46" w:rsidP="00D61B46">
            <w:pPr>
              <w:widowControl/>
              <w:autoSpaceDN w:val="0"/>
              <w:spacing w:line="360" w:lineRule="atLeast"/>
              <w:jc w:val="center"/>
              <w:textAlignment w:val="baseline"/>
              <w:rPr>
                <w:rFonts w:eastAsia="仿宋_GB2312"/>
                <w:kern w:val="0"/>
                <w:szCs w:val="21"/>
              </w:rPr>
            </w:pPr>
            <w:ins w:id="319" w:author="李 财云" w:date="2020-08-10T09:46:00Z">
              <w:r w:rsidRPr="009D6BE3">
                <w:rPr>
                  <w:rFonts w:eastAsia="仿宋_GB2312" w:hint="eastAsia"/>
                  <w:kern w:val="0"/>
                  <w:szCs w:val="21"/>
                </w:rPr>
                <w:t>68</w:t>
              </w:r>
            </w:ins>
            <w:del w:id="320" w:author="李 财云" w:date="2020-08-10T09:46:00Z">
              <w:r w:rsidDel="00651906">
                <w:rPr>
                  <w:rFonts w:eastAsia="仿宋_GB2312" w:hint="eastAsia"/>
                  <w:kern w:val="0"/>
                  <w:szCs w:val="21"/>
                </w:rPr>
                <w:delText>73</w:delText>
              </w:r>
            </w:del>
          </w:p>
        </w:tc>
        <w:tc>
          <w:tcPr>
            <w:tcW w:w="1400" w:type="dxa"/>
            <w:tcBorders>
              <w:top w:val="nil"/>
              <w:left w:val="nil"/>
              <w:bottom w:val="single" w:sz="6" w:space="0" w:color="000000"/>
              <w:right w:val="single" w:sz="6" w:space="0" w:color="000000"/>
            </w:tcBorders>
            <w:vAlign w:val="center"/>
          </w:tcPr>
          <w:p w14:paraId="571CF805" w14:textId="49306A91" w:rsidR="00D61B46" w:rsidRDefault="00D61B46" w:rsidP="00D61B46">
            <w:pPr>
              <w:widowControl/>
              <w:autoSpaceDN w:val="0"/>
              <w:spacing w:line="360" w:lineRule="atLeast"/>
              <w:jc w:val="center"/>
              <w:textAlignment w:val="baseline"/>
              <w:rPr>
                <w:rFonts w:eastAsia="仿宋_GB2312"/>
                <w:kern w:val="0"/>
                <w:szCs w:val="21"/>
              </w:rPr>
            </w:pPr>
            <w:ins w:id="321" w:author="李 财云" w:date="2020-08-10T09:46:00Z">
              <w:r w:rsidRPr="00D61B46">
                <w:rPr>
                  <w:rFonts w:eastAsia="仿宋_GB2312"/>
                  <w:kern w:val="0"/>
                  <w:szCs w:val="21"/>
                  <w:rPrChange w:id="322" w:author="李 财云" w:date="2020-08-10T09:46:00Z">
                    <w:rPr>
                      <w:rFonts w:ascii="宋体" w:hAnsi="宋体" w:cs="宋体"/>
                      <w:color w:val="000000"/>
                      <w:szCs w:val="21"/>
                    </w:rPr>
                  </w:rPrChange>
                </w:rPr>
                <w:t>68</w:t>
              </w:r>
            </w:ins>
            <w:del w:id="323" w:author="李 财云" w:date="2020-08-10T09:45:00Z">
              <w:r w:rsidDel="00D61B46">
                <w:rPr>
                  <w:rFonts w:eastAsia="仿宋_GB2312" w:hint="eastAsia"/>
                  <w:kern w:val="0"/>
                  <w:szCs w:val="21"/>
                </w:rPr>
                <w:delText>73</w:delText>
              </w:r>
            </w:del>
          </w:p>
        </w:tc>
        <w:tc>
          <w:tcPr>
            <w:tcW w:w="1400" w:type="dxa"/>
            <w:tcBorders>
              <w:top w:val="nil"/>
              <w:left w:val="nil"/>
              <w:bottom w:val="single" w:sz="6" w:space="0" w:color="000000"/>
              <w:right w:val="single" w:sz="6" w:space="0" w:color="000000"/>
            </w:tcBorders>
            <w:vAlign w:val="center"/>
          </w:tcPr>
          <w:p w14:paraId="0D63AF30"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44446FF9"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6F119FC0"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5C8C9D30"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2</w:t>
            </w:r>
            <w:r>
              <w:rPr>
                <w:rFonts w:eastAsia="仿宋_GB2312"/>
                <w:kern w:val="0"/>
                <w:szCs w:val="21"/>
              </w:rPr>
              <w:t>）劳务外包人员人工费</w:t>
            </w:r>
          </w:p>
        </w:tc>
        <w:tc>
          <w:tcPr>
            <w:tcW w:w="1446" w:type="dxa"/>
            <w:tcBorders>
              <w:top w:val="nil"/>
              <w:left w:val="nil"/>
              <w:bottom w:val="single" w:sz="6" w:space="0" w:color="000000"/>
              <w:right w:val="single" w:sz="6" w:space="0" w:color="000000"/>
            </w:tcBorders>
            <w:vAlign w:val="center"/>
          </w:tcPr>
          <w:p w14:paraId="19772DAE" w14:textId="6E822202" w:rsidR="00D61B46" w:rsidRDefault="00D61B46" w:rsidP="00D61B46">
            <w:pPr>
              <w:widowControl/>
              <w:autoSpaceDN w:val="0"/>
              <w:spacing w:line="360" w:lineRule="atLeast"/>
              <w:jc w:val="center"/>
              <w:textAlignment w:val="baseline"/>
              <w:rPr>
                <w:rFonts w:eastAsia="仿宋_GB2312"/>
                <w:kern w:val="0"/>
                <w:szCs w:val="21"/>
              </w:rPr>
            </w:pPr>
            <w:ins w:id="324"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0C202DA0" w14:textId="617524AD" w:rsidR="00D61B46" w:rsidRDefault="00D61B46" w:rsidP="00D61B46">
            <w:pPr>
              <w:widowControl/>
              <w:autoSpaceDN w:val="0"/>
              <w:spacing w:line="360" w:lineRule="atLeast"/>
              <w:jc w:val="center"/>
              <w:textAlignment w:val="baseline"/>
              <w:rPr>
                <w:rFonts w:eastAsia="仿宋_GB2312"/>
                <w:kern w:val="0"/>
                <w:szCs w:val="21"/>
              </w:rPr>
            </w:pPr>
            <w:ins w:id="325" w:author="李 财云" w:date="2020-08-10T09:46:00Z">
              <w:r w:rsidRPr="00D61B46">
                <w:rPr>
                  <w:rFonts w:eastAsia="仿宋_GB2312"/>
                  <w:kern w:val="0"/>
                  <w:szCs w:val="21"/>
                  <w:rPrChange w:id="326"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49831C8E"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45EB4DBA"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14F42DB5"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122A7806"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3</w:t>
            </w:r>
            <w:r>
              <w:rPr>
                <w:rFonts w:eastAsia="仿宋_GB2312"/>
                <w:kern w:val="0"/>
                <w:szCs w:val="21"/>
              </w:rPr>
              <w:t>）临时性研究人员人工费</w:t>
            </w:r>
          </w:p>
        </w:tc>
        <w:tc>
          <w:tcPr>
            <w:tcW w:w="1446" w:type="dxa"/>
            <w:tcBorders>
              <w:top w:val="nil"/>
              <w:left w:val="nil"/>
              <w:bottom w:val="single" w:sz="6" w:space="0" w:color="000000"/>
              <w:right w:val="single" w:sz="6" w:space="0" w:color="000000"/>
            </w:tcBorders>
            <w:vAlign w:val="center"/>
          </w:tcPr>
          <w:p w14:paraId="024B279E" w14:textId="115F8AFC" w:rsidR="00D61B46" w:rsidRDefault="00D61B46" w:rsidP="00D61B46">
            <w:pPr>
              <w:widowControl/>
              <w:autoSpaceDN w:val="0"/>
              <w:spacing w:line="360" w:lineRule="atLeast"/>
              <w:jc w:val="center"/>
              <w:textAlignment w:val="baseline"/>
              <w:rPr>
                <w:rFonts w:eastAsia="仿宋_GB2312"/>
                <w:kern w:val="0"/>
                <w:szCs w:val="21"/>
              </w:rPr>
            </w:pPr>
            <w:ins w:id="327" w:author="李 财云" w:date="2020-08-10T09:46:00Z">
              <w:r w:rsidRPr="009D6BE3">
                <w:rPr>
                  <w:rFonts w:eastAsia="仿宋_GB2312" w:hint="eastAsia"/>
                  <w:kern w:val="0"/>
                  <w:szCs w:val="21"/>
                </w:rPr>
                <w:t>3</w:t>
              </w:r>
            </w:ins>
          </w:p>
        </w:tc>
        <w:tc>
          <w:tcPr>
            <w:tcW w:w="1400" w:type="dxa"/>
            <w:tcBorders>
              <w:top w:val="nil"/>
              <w:left w:val="nil"/>
              <w:bottom w:val="single" w:sz="6" w:space="0" w:color="000000"/>
              <w:right w:val="single" w:sz="6" w:space="0" w:color="000000"/>
            </w:tcBorders>
            <w:vAlign w:val="center"/>
          </w:tcPr>
          <w:p w14:paraId="183B9D09" w14:textId="16DADBDA" w:rsidR="00D61B46" w:rsidRDefault="00D61B46" w:rsidP="00D61B46">
            <w:pPr>
              <w:widowControl/>
              <w:autoSpaceDN w:val="0"/>
              <w:spacing w:line="360" w:lineRule="atLeast"/>
              <w:jc w:val="center"/>
              <w:textAlignment w:val="baseline"/>
              <w:rPr>
                <w:rFonts w:eastAsia="仿宋_GB2312"/>
                <w:kern w:val="0"/>
                <w:szCs w:val="21"/>
              </w:rPr>
            </w:pPr>
            <w:ins w:id="328" w:author="李 财云" w:date="2020-08-10T09:46:00Z">
              <w:r w:rsidRPr="00D61B46">
                <w:rPr>
                  <w:rFonts w:eastAsia="仿宋_GB2312"/>
                  <w:kern w:val="0"/>
                  <w:szCs w:val="21"/>
                  <w:rPrChange w:id="329" w:author="李 财云" w:date="2020-08-10T09:46:00Z">
                    <w:rPr>
                      <w:rFonts w:ascii="宋体" w:hAnsi="宋体" w:cs="宋体"/>
                      <w:color w:val="000000"/>
                      <w:szCs w:val="21"/>
                    </w:rPr>
                  </w:rPrChange>
                </w:rPr>
                <w:t>3</w:t>
              </w:r>
            </w:ins>
          </w:p>
        </w:tc>
        <w:tc>
          <w:tcPr>
            <w:tcW w:w="1400" w:type="dxa"/>
            <w:tcBorders>
              <w:top w:val="nil"/>
              <w:left w:val="nil"/>
              <w:bottom w:val="single" w:sz="6" w:space="0" w:color="000000"/>
              <w:right w:val="single" w:sz="6" w:space="0" w:color="000000"/>
            </w:tcBorders>
            <w:vAlign w:val="center"/>
          </w:tcPr>
          <w:p w14:paraId="4204246F"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33F68FB7"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46E189CB"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768A4481"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2.</w:t>
            </w:r>
            <w:r>
              <w:rPr>
                <w:rFonts w:eastAsia="仿宋_GB2312"/>
                <w:kern w:val="0"/>
                <w:szCs w:val="21"/>
              </w:rPr>
              <w:t>设备使用费</w:t>
            </w:r>
          </w:p>
        </w:tc>
        <w:tc>
          <w:tcPr>
            <w:tcW w:w="1446" w:type="dxa"/>
            <w:tcBorders>
              <w:top w:val="nil"/>
              <w:left w:val="nil"/>
              <w:bottom w:val="single" w:sz="6" w:space="0" w:color="000000"/>
              <w:right w:val="single" w:sz="6" w:space="0" w:color="000000"/>
            </w:tcBorders>
            <w:vAlign w:val="center"/>
          </w:tcPr>
          <w:p w14:paraId="3172FB35" w14:textId="19639A86" w:rsidR="00D61B46" w:rsidRDefault="00D61B46" w:rsidP="00D61B46">
            <w:pPr>
              <w:widowControl/>
              <w:autoSpaceDN w:val="0"/>
              <w:spacing w:line="360" w:lineRule="atLeast"/>
              <w:jc w:val="center"/>
              <w:textAlignment w:val="baseline"/>
              <w:rPr>
                <w:rFonts w:eastAsia="仿宋_GB2312"/>
                <w:kern w:val="0"/>
                <w:szCs w:val="21"/>
              </w:rPr>
            </w:pPr>
            <w:ins w:id="330"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231BDAED" w14:textId="65310280" w:rsidR="00D61B46" w:rsidRDefault="00D61B46" w:rsidP="00D61B46">
            <w:pPr>
              <w:widowControl/>
              <w:autoSpaceDN w:val="0"/>
              <w:spacing w:line="360" w:lineRule="atLeast"/>
              <w:jc w:val="center"/>
              <w:textAlignment w:val="baseline"/>
              <w:rPr>
                <w:rFonts w:eastAsia="仿宋_GB2312"/>
                <w:kern w:val="0"/>
                <w:szCs w:val="21"/>
              </w:rPr>
            </w:pPr>
            <w:ins w:id="331" w:author="李 财云" w:date="2020-08-10T09:46:00Z">
              <w:r w:rsidRPr="00D61B46">
                <w:rPr>
                  <w:rFonts w:eastAsia="仿宋_GB2312"/>
                  <w:kern w:val="0"/>
                  <w:szCs w:val="21"/>
                  <w:rPrChange w:id="332"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7EAA7230"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6BEB8F33"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169C6FB0"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55700ABC"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1</w:t>
            </w:r>
            <w:r>
              <w:rPr>
                <w:rFonts w:eastAsia="仿宋_GB2312"/>
                <w:kern w:val="0"/>
                <w:szCs w:val="21"/>
              </w:rPr>
              <w:t>）仪器设备使用费</w:t>
            </w:r>
          </w:p>
        </w:tc>
        <w:tc>
          <w:tcPr>
            <w:tcW w:w="1446" w:type="dxa"/>
            <w:tcBorders>
              <w:top w:val="nil"/>
              <w:left w:val="nil"/>
              <w:bottom w:val="single" w:sz="6" w:space="0" w:color="000000"/>
              <w:right w:val="single" w:sz="6" w:space="0" w:color="000000"/>
            </w:tcBorders>
            <w:vAlign w:val="center"/>
          </w:tcPr>
          <w:p w14:paraId="4658ADE8" w14:textId="1D2BCA44" w:rsidR="00D61B46" w:rsidRDefault="00D61B46" w:rsidP="00D61B46">
            <w:pPr>
              <w:widowControl/>
              <w:autoSpaceDN w:val="0"/>
              <w:spacing w:line="360" w:lineRule="atLeast"/>
              <w:jc w:val="center"/>
              <w:textAlignment w:val="baseline"/>
              <w:rPr>
                <w:rFonts w:eastAsia="仿宋_GB2312"/>
                <w:kern w:val="0"/>
                <w:szCs w:val="21"/>
              </w:rPr>
            </w:pPr>
            <w:ins w:id="333"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53146E6E" w14:textId="2439CD35" w:rsidR="00D61B46" w:rsidRDefault="00D61B46" w:rsidP="00D61B46">
            <w:pPr>
              <w:widowControl/>
              <w:autoSpaceDN w:val="0"/>
              <w:spacing w:line="360" w:lineRule="atLeast"/>
              <w:jc w:val="center"/>
              <w:textAlignment w:val="baseline"/>
              <w:rPr>
                <w:rFonts w:eastAsia="仿宋_GB2312"/>
                <w:kern w:val="0"/>
                <w:szCs w:val="21"/>
              </w:rPr>
            </w:pPr>
            <w:ins w:id="334" w:author="李 财云" w:date="2020-08-10T09:46:00Z">
              <w:r w:rsidRPr="00D61B46">
                <w:rPr>
                  <w:rFonts w:eastAsia="仿宋_GB2312"/>
                  <w:kern w:val="0"/>
                  <w:szCs w:val="21"/>
                  <w:rPrChange w:id="335"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51DD40EF"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bottom"/>
          </w:tcPr>
          <w:p w14:paraId="3010FBE6"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kern w:val="0"/>
                <w:szCs w:val="21"/>
              </w:rPr>
              <w:t>附件</w:t>
            </w:r>
            <w:r>
              <w:rPr>
                <w:rFonts w:eastAsia="仿宋_GB2312" w:hint="eastAsia"/>
                <w:kern w:val="0"/>
                <w:szCs w:val="21"/>
              </w:rPr>
              <w:t>1</w:t>
            </w:r>
          </w:p>
        </w:tc>
      </w:tr>
      <w:tr w:rsidR="00D61B46" w14:paraId="02D33FBE"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0A757135"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2</w:t>
            </w:r>
            <w:r>
              <w:rPr>
                <w:rFonts w:eastAsia="仿宋_GB2312"/>
                <w:kern w:val="0"/>
                <w:szCs w:val="21"/>
              </w:rPr>
              <w:t>）软件使用费</w:t>
            </w:r>
          </w:p>
        </w:tc>
        <w:tc>
          <w:tcPr>
            <w:tcW w:w="1446" w:type="dxa"/>
            <w:tcBorders>
              <w:top w:val="nil"/>
              <w:left w:val="nil"/>
              <w:bottom w:val="single" w:sz="6" w:space="0" w:color="000000"/>
              <w:right w:val="single" w:sz="6" w:space="0" w:color="000000"/>
            </w:tcBorders>
            <w:vAlign w:val="center"/>
          </w:tcPr>
          <w:p w14:paraId="5684AF8E" w14:textId="33FB6666" w:rsidR="00D61B46" w:rsidRDefault="00D61B46" w:rsidP="00D61B46">
            <w:pPr>
              <w:widowControl/>
              <w:autoSpaceDN w:val="0"/>
              <w:spacing w:line="360" w:lineRule="atLeast"/>
              <w:jc w:val="center"/>
              <w:textAlignment w:val="baseline"/>
              <w:rPr>
                <w:rFonts w:eastAsia="仿宋_GB2312"/>
                <w:kern w:val="0"/>
                <w:szCs w:val="21"/>
              </w:rPr>
            </w:pPr>
            <w:ins w:id="336"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3B4FC85B" w14:textId="58822286" w:rsidR="00D61B46" w:rsidRDefault="00D61B46" w:rsidP="00D61B46">
            <w:pPr>
              <w:widowControl/>
              <w:autoSpaceDN w:val="0"/>
              <w:spacing w:line="360" w:lineRule="atLeast"/>
              <w:jc w:val="center"/>
              <w:textAlignment w:val="baseline"/>
              <w:rPr>
                <w:rFonts w:eastAsia="仿宋_GB2312"/>
                <w:kern w:val="0"/>
                <w:szCs w:val="21"/>
              </w:rPr>
            </w:pPr>
            <w:ins w:id="337" w:author="李 财云" w:date="2020-08-10T09:46:00Z">
              <w:r w:rsidRPr="00D61B46">
                <w:rPr>
                  <w:rFonts w:eastAsia="仿宋_GB2312"/>
                  <w:kern w:val="0"/>
                  <w:szCs w:val="21"/>
                  <w:rPrChange w:id="338"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7EC628DE"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bottom"/>
          </w:tcPr>
          <w:p w14:paraId="131AB660"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00948AC4"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7D411EB5"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3.</w:t>
            </w:r>
            <w:r>
              <w:rPr>
                <w:rFonts w:eastAsia="仿宋_GB2312"/>
                <w:kern w:val="0"/>
                <w:szCs w:val="21"/>
              </w:rPr>
              <w:t>业务费</w:t>
            </w:r>
          </w:p>
        </w:tc>
        <w:tc>
          <w:tcPr>
            <w:tcW w:w="1446" w:type="dxa"/>
            <w:tcBorders>
              <w:top w:val="nil"/>
              <w:left w:val="nil"/>
              <w:bottom w:val="single" w:sz="6" w:space="0" w:color="000000"/>
              <w:right w:val="single" w:sz="6" w:space="0" w:color="000000"/>
            </w:tcBorders>
            <w:vAlign w:val="center"/>
          </w:tcPr>
          <w:p w14:paraId="4643F8EC" w14:textId="258679FA" w:rsidR="00D61B46" w:rsidRDefault="00D61B46" w:rsidP="00D61B46">
            <w:pPr>
              <w:widowControl/>
              <w:autoSpaceDN w:val="0"/>
              <w:spacing w:line="360" w:lineRule="atLeast"/>
              <w:jc w:val="center"/>
              <w:textAlignment w:val="baseline"/>
              <w:rPr>
                <w:rFonts w:eastAsia="仿宋_GB2312"/>
                <w:kern w:val="0"/>
                <w:szCs w:val="21"/>
              </w:rPr>
            </w:pPr>
            <w:ins w:id="339" w:author="李 财云" w:date="2020-08-10T09:46:00Z">
              <w:r w:rsidRPr="009D6BE3">
                <w:rPr>
                  <w:rFonts w:eastAsia="仿宋_GB2312" w:hint="eastAsia"/>
                  <w:kern w:val="0"/>
                  <w:szCs w:val="21"/>
                </w:rPr>
                <w:t>16</w:t>
              </w:r>
            </w:ins>
            <w:del w:id="340" w:author="李 财云" w:date="2020-08-10T09:46:00Z">
              <w:r w:rsidDel="00651906">
                <w:rPr>
                  <w:rFonts w:eastAsia="仿宋_GB2312" w:hint="eastAsia"/>
                  <w:kern w:val="0"/>
                  <w:szCs w:val="21"/>
                </w:rPr>
                <w:delText>22.6</w:delText>
              </w:r>
            </w:del>
          </w:p>
        </w:tc>
        <w:tc>
          <w:tcPr>
            <w:tcW w:w="1400" w:type="dxa"/>
            <w:tcBorders>
              <w:top w:val="nil"/>
              <w:left w:val="nil"/>
              <w:bottom w:val="single" w:sz="6" w:space="0" w:color="000000"/>
              <w:right w:val="single" w:sz="6" w:space="0" w:color="000000"/>
            </w:tcBorders>
            <w:vAlign w:val="center"/>
          </w:tcPr>
          <w:p w14:paraId="38B1472F" w14:textId="4B106CB3" w:rsidR="00D61B46" w:rsidRDefault="00D61B46" w:rsidP="00D61B46">
            <w:pPr>
              <w:widowControl/>
              <w:autoSpaceDN w:val="0"/>
              <w:spacing w:line="360" w:lineRule="atLeast"/>
              <w:jc w:val="center"/>
              <w:textAlignment w:val="baseline"/>
              <w:rPr>
                <w:rFonts w:eastAsia="仿宋_GB2312"/>
                <w:kern w:val="0"/>
                <w:szCs w:val="21"/>
              </w:rPr>
            </w:pPr>
            <w:ins w:id="341" w:author="李 财云" w:date="2020-08-10T09:46:00Z">
              <w:r w:rsidRPr="00D61B46">
                <w:rPr>
                  <w:rFonts w:eastAsia="仿宋_GB2312"/>
                  <w:kern w:val="0"/>
                  <w:szCs w:val="21"/>
                  <w:rPrChange w:id="342" w:author="李 财云" w:date="2020-08-10T09:46:00Z">
                    <w:rPr>
                      <w:rFonts w:ascii="宋体" w:hAnsi="宋体" w:cs="宋体"/>
                      <w:color w:val="000000"/>
                      <w:szCs w:val="21"/>
                    </w:rPr>
                  </w:rPrChange>
                </w:rPr>
                <w:t>16</w:t>
              </w:r>
            </w:ins>
            <w:del w:id="343" w:author="李 财云" w:date="2020-08-10T09:46:00Z">
              <w:r w:rsidDel="00B901B8">
                <w:rPr>
                  <w:rFonts w:eastAsia="仿宋_GB2312" w:hint="eastAsia"/>
                  <w:kern w:val="0"/>
                  <w:szCs w:val="21"/>
                </w:rPr>
                <w:delText>22.6</w:delText>
              </w:r>
            </w:del>
          </w:p>
        </w:tc>
        <w:tc>
          <w:tcPr>
            <w:tcW w:w="1400" w:type="dxa"/>
            <w:tcBorders>
              <w:top w:val="nil"/>
              <w:left w:val="nil"/>
              <w:bottom w:val="single" w:sz="6" w:space="0" w:color="000000"/>
              <w:right w:val="single" w:sz="6" w:space="0" w:color="000000"/>
            </w:tcBorders>
            <w:vAlign w:val="center"/>
          </w:tcPr>
          <w:p w14:paraId="04049A90"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3FAA3A8A"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40F4F13B"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5D9C3161"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1</w:t>
            </w:r>
            <w:r>
              <w:rPr>
                <w:rFonts w:eastAsia="仿宋_GB2312"/>
                <w:kern w:val="0"/>
                <w:szCs w:val="21"/>
              </w:rPr>
              <w:t>）材料费</w:t>
            </w:r>
          </w:p>
        </w:tc>
        <w:tc>
          <w:tcPr>
            <w:tcW w:w="1446" w:type="dxa"/>
            <w:tcBorders>
              <w:top w:val="nil"/>
              <w:left w:val="nil"/>
              <w:bottom w:val="single" w:sz="6" w:space="0" w:color="000000"/>
              <w:right w:val="single" w:sz="6" w:space="0" w:color="000000"/>
            </w:tcBorders>
            <w:vAlign w:val="center"/>
          </w:tcPr>
          <w:p w14:paraId="4C1F4E93" w14:textId="330241B0" w:rsidR="00D61B46" w:rsidRDefault="00D61B46" w:rsidP="00D61B46">
            <w:pPr>
              <w:widowControl/>
              <w:autoSpaceDN w:val="0"/>
              <w:spacing w:line="360" w:lineRule="atLeast"/>
              <w:jc w:val="center"/>
              <w:textAlignment w:val="baseline"/>
              <w:rPr>
                <w:rFonts w:eastAsia="仿宋_GB2312"/>
                <w:kern w:val="0"/>
                <w:szCs w:val="21"/>
              </w:rPr>
            </w:pPr>
            <w:ins w:id="344"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681637C4" w14:textId="5026F53B" w:rsidR="00D61B46" w:rsidRDefault="00D61B46" w:rsidP="00D61B46">
            <w:pPr>
              <w:widowControl/>
              <w:autoSpaceDN w:val="0"/>
              <w:spacing w:line="360" w:lineRule="atLeast"/>
              <w:jc w:val="center"/>
              <w:textAlignment w:val="baseline"/>
              <w:rPr>
                <w:rFonts w:eastAsia="仿宋_GB2312"/>
                <w:kern w:val="0"/>
                <w:szCs w:val="21"/>
              </w:rPr>
            </w:pPr>
            <w:ins w:id="345" w:author="李 财云" w:date="2020-08-10T09:46:00Z">
              <w:r w:rsidRPr="00D61B46">
                <w:rPr>
                  <w:rFonts w:eastAsia="仿宋_GB2312"/>
                  <w:kern w:val="0"/>
                  <w:szCs w:val="21"/>
                  <w:rPrChange w:id="346"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3766364A"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673D97C9"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kern w:val="0"/>
                <w:szCs w:val="21"/>
              </w:rPr>
              <w:t>附件</w:t>
            </w:r>
            <w:r>
              <w:rPr>
                <w:rFonts w:eastAsia="仿宋_GB2312" w:hint="eastAsia"/>
                <w:kern w:val="0"/>
                <w:szCs w:val="21"/>
              </w:rPr>
              <w:t>2</w:t>
            </w:r>
          </w:p>
        </w:tc>
      </w:tr>
      <w:tr w:rsidR="00D61B46" w14:paraId="48F0B547"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0FD73DE7"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2</w:t>
            </w:r>
            <w:r>
              <w:rPr>
                <w:rFonts w:eastAsia="仿宋_GB2312"/>
                <w:kern w:val="0"/>
                <w:szCs w:val="21"/>
              </w:rPr>
              <w:t>）资料、印刷及知识产权费</w:t>
            </w:r>
          </w:p>
        </w:tc>
        <w:tc>
          <w:tcPr>
            <w:tcW w:w="1446" w:type="dxa"/>
            <w:tcBorders>
              <w:top w:val="nil"/>
              <w:left w:val="nil"/>
              <w:bottom w:val="single" w:sz="6" w:space="0" w:color="000000"/>
              <w:right w:val="single" w:sz="6" w:space="0" w:color="000000"/>
            </w:tcBorders>
            <w:vAlign w:val="center"/>
          </w:tcPr>
          <w:p w14:paraId="4F6E75BF" w14:textId="018E175D" w:rsidR="00D61B46" w:rsidRDefault="00D61B46" w:rsidP="00D61B46">
            <w:pPr>
              <w:widowControl/>
              <w:autoSpaceDN w:val="0"/>
              <w:spacing w:line="360" w:lineRule="atLeast"/>
              <w:jc w:val="center"/>
              <w:textAlignment w:val="baseline"/>
              <w:rPr>
                <w:rFonts w:eastAsia="仿宋_GB2312"/>
                <w:kern w:val="0"/>
                <w:szCs w:val="21"/>
              </w:rPr>
            </w:pPr>
            <w:ins w:id="347" w:author="李 财云" w:date="2020-08-10T09:46:00Z">
              <w:r w:rsidRPr="009D6BE3">
                <w:rPr>
                  <w:rFonts w:eastAsia="仿宋_GB2312" w:hint="eastAsia"/>
                  <w:kern w:val="0"/>
                  <w:szCs w:val="21"/>
                </w:rPr>
                <w:t>8</w:t>
              </w:r>
            </w:ins>
            <w:del w:id="348" w:author="李 财云" w:date="2020-08-10T09:46:00Z">
              <w:r w:rsidDel="00651906">
                <w:rPr>
                  <w:rFonts w:eastAsia="仿宋_GB2312" w:hint="eastAsia"/>
                  <w:kern w:val="0"/>
                  <w:szCs w:val="21"/>
                </w:rPr>
                <w:delText>11</w:delText>
              </w:r>
            </w:del>
          </w:p>
        </w:tc>
        <w:tc>
          <w:tcPr>
            <w:tcW w:w="1400" w:type="dxa"/>
            <w:tcBorders>
              <w:top w:val="nil"/>
              <w:left w:val="nil"/>
              <w:bottom w:val="single" w:sz="6" w:space="0" w:color="000000"/>
              <w:right w:val="single" w:sz="6" w:space="0" w:color="000000"/>
            </w:tcBorders>
            <w:vAlign w:val="center"/>
          </w:tcPr>
          <w:p w14:paraId="5BA80E61" w14:textId="25518924" w:rsidR="00D61B46" w:rsidRDefault="00D61B46" w:rsidP="00D61B46">
            <w:pPr>
              <w:widowControl/>
              <w:autoSpaceDN w:val="0"/>
              <w:spacing w:line="360" w:lineRule="atLeast"/>
              <w:jc w:val="center"/>
              <w:textAlignment w:val="baseline"/>
              <w:rPr>
                <w:rFonts w:eastAsia="仿宋_GB2312"/>
                <w:kern w:val="0"/>
                <w:szCs w:val="21"/>
              </w:rPr>
            </w:pPr>
            <w:ins w:id="349" w:author="李 财云" w:date="2020-08-10T09:46:00Z">
              <w:r w:rsidRPr="00D61B46">
                <w:rPr>
                  <w:rFonts w:eastAsia="仿宋_GB2312"/>
                  <w:kern w:val="0"/>
                  <w:szCs w:val="21"/>
                  <w:rPrChange w:id="350" w:author="李 财云" w:date="2020-08-10T09:46:00Z">
                    <w:rPr>
                      <w:rFonts w:ascii="宋体" w:hAnsi="宋体" w:cs="宋体"/>
                      <w:color w:val="000000"/>
                      <w:szCs w:val="21"/>
                    </w:rPr>
                  </w:rPrChange>
                </w:rPr>
                <w:t>8</w:t>
              </w:r>
            </w:ins>
            <w:del w:id="351" w:author="李 财云" w:date="2020-08-10T09:46:00Z">
              <w:r w:rsidDel="00B901B8">
                <w:rPr>
                  <w:rFonts w:eastAsia="仿宋_GB2312" w:hint="eastAsia"/>
                  <w:kern w:val="0"/>
                  <w:szCs w:val="21"/>
                </w:rPr>
                <w:delText>11</w:delText>
              </w:r>
            </w:del>
          </w:p>
        </w:tc>
        <w:tc>
          <w:tcPr>
            <w:tcW w:w="1400" w:type="dxa"/>
            <w:tcBorders>
              <w:top w:val="nil"/>
              <w:left w:val="nil"/>
              <w:bottom w:val="single" w:sz="6" w:space="0" w:color="000000"/>
              <w:right w:val="single" w:sz="6" w:space="0" w:color="000000"/>
            </w:tcBorders>
            <w:vAlign w:val="center"/>
          </w:tcPr>
          <w:p w14:paraId="593C91F4"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03B81B01"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0C36A2D1"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55673C4F"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3</w:t>
            </w:r>
            <w:r>
              <w:rPr>
                <w:rFonts w:eastAsia="仿宋_GB2312"/>
                <w:kern w:val="0"/>
                <w:szCs w:val="21"/>
              </w:rPr>
              <w:t>）会议、差旅及国际合作交流费</w:t>
            </w:r>
          </w:p>
        </w:tc>
        <w:tc>
          <w:tcPr>
            <w:tcW w:w="1446" w:type="dxa"/>
            <w:tcBorders>
              <w:top w:val="nil"/>
              <w:left w:val="nil"/>
              <w:bottom w:val="single" w:sz="6" w:space="0" w:color="000000"/>
              <w:right w:val="single" w:sz="6" w:space="0" w:color="000000"/>
            </w:tcBorders>
            <w:vAlign w:val="center"/>
          </w:tcPr>
          <w:p w14:paraId="74818288" w14:textId="3189961E" w:rsidR="00D61B46" w:rsidRDefault="00D61B46" w:rsidP="00D61B46">
            <w:pPr>
              <w:widowControl/>
              <w:autoSpaceDN w:val="0"/>
              <w:spacing w:line="360" w:lineRule="atLeast"/>
              <w:jc w:val="center"/>
              <w:textAlignment w:val="baseline"/>
              <w:rPr>
                <w:rFonts w:eastAsia="仿宋_GB2312"/>
                <w:kern w:val="0"/>
                <w:szCs w:val="21"/>
              </w:rPr>
            </w:pPr>
            <w:ins w:id="352" w:author="李 财云" w:date="2020-08-10T09:46:00Z">
              <w:r w:rsidRPr="009D6BE3">
                <w:rPr>
                  <w:rFonts w:eastAsia="仿宋_GB2312" w:hint="eastAsia"/>
                  <w:kern w:val="0"/>
                  <w:szCs w:val="21"/>
                </w:rPr>
                <w:t>8</w:t>
              </w:r>
            </w:ins>
            <w:del w:id="353" w:author="李 财云" w:date="2020-08-10T09:46:00Z">
              <w:r w:rsidDel="00651906">
                <w:rPr>
                  <w:rFonts w:eastAsia="仿宋_GB2312" w:hint="eastAsia"/>
                  <w:kern w:val="0"/>
                  <w:szCs w:val="21"/>
                </w:rPr>
                <w:delText>11.6</w:delText>
              </w:r>
            </w:del>
          </w:p>
        </w:tc>
        <w:tc>
          <w:tcPr>
            <w:tcW w:w="1400" w:type="dxa"/>
            <w:tcBorders>
              <w:top w:val="nil"/>
              <w:left w:val="nil"/>
              <w:bottom w:val="single" w:sz="6" w:space="0" w:color="000000"/>
              <w:right w:val="single" w:sz="6" w:space="0" w:color="000000"/>
            </w:tcBorders>
            <w:vAlign w:val="center"/>
          </w:tcPr>
          <w:p w14:paraId="27798176" w14:textId="58349953" w:rsidR="00D61B46" w:rsidRDefault="00D61B46" w:rsidP="00D61B46">
            <w:pPr>
              <w:widowControl/>
              <w:autoSpaceDN w:val="0"/>
              <w:spacing w:line="360" w:lineRule="atLeast"/>
              <w:jc w:val="center"/>
              <w:textAlignment w:val="baseline"/>
              <w:rPr>
                <w:rFonts w:eastAsia="仿宋_GB2312"/>
                <w:kern w:val="0"/>
                <w:szCs w:val="21"/>
              </w:rPr>
            </w:pPr>
            <w:ins w:id="354" w:author="李 财云" w:date="2020-08-10T09:46:00Z">
              <w:r w:rsidRPr="00D61B46">
                <w:rPr>
                  <w:rFonts w:eastAsia="仿宋_GB2312"/>
                  <w:kern w:val="0"/>
                  <w:szCs w:val="21"/>
                  <w:rPrChange w:id="355" w:author="李 财云" w:date="2020-08-10T09:46:00Z">
                    <w:rPr>
                      <w:rFonts w:ascii="宋体" w:hAnsi="宋体" w:cs="宋体"/>
                      <w:color w:val="000000"/>
                      <w:szCs w:val="21"/>
                    </w:rPr>
                  </w:rPrChange>
                </w:rPr>
                <w:t>8</w:t>
              </w:r>
            </w:ins>
            <w:del w:id="356" w:author="李 财云" w:date="2020-08-10T09:46:00Z">
              <w:r w:rsidDel="00B901B8">
                <w:rPr>
                  <w:rFonts w:eastAsia="仿宋_GB2312" w:hint="eastAsia"/>
                  <w:kern w:val="0"/>
                  <w:szCs w:val="21"/>
                </w:rPr>
                <w:delText>11.6</w:delText>
              </w:r>
            </w:del>
          </w:p>
        </w:tc>
        <w:tc>
          <w:tcPr>
            <w:tcW w:w="1400" w:type="dxa"/>
            <w:tcBorders>
              <w:top w:val="nil"/>
              <w:left w:val="nil"/>
              <w:bottom w:val="single" w:sz="6" w:space="0" w:color="000000"/>
              <w:right w:val="single" w:sz="6" w:space="0" w:color="000000"/>
            </w:tcBorders>
            <w:vAlign w:val="center"/>
          </w:tcPr>
          <w:p w14:paraId="7B684EA0"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6B9D4A41"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563BBCBD"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2710E180"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4.</w:t>
            </w:r>
            <w:r>
              <w:rPr>
                <w:rFonts w:eastAsia="仿宋_GB2312"/>
                <w:kern w:val="0"/>
                <w:szCs w:val="21"/>
              </w:rPr>
              <w:t>场地使用费</w:t>
            </w:r>
          </w:p>
        </w:tc>
        <w:tc>
          <w:tcPr>
            <w:tcW w:w="1446" w:type="dxa"/>
            <w:tcBorders>
              <w:top w:val="nil"/>
              <w:left w:val="nil"/>
              <w:bottom w:val="single" w:sz="6" w:space="0" w:color="000000"/>
              <w:right w:val="single" w:sz="6" w:space="0" w:color="000000"/>
            </w:tcBorders>
            <w:vAlign w:val="center"/>
          </w:tcPr>
          <w:p w14:paraId="4DA7C078" w14:textId="0650BFE3" w:rsidR="00D61B46" w:rsidRDefault="00D61B46" w:rsidP="00D61B46">
            <w:pPr>
              <w:widowControl/>
              <w:autoSpaceDN w:val="0"/>
              <w:spacing w:line="360" w:lineRule="atLeast"/>
              <w:jc w:val="center"/>
              <w:textAlignment w:val="baseline"/>
              <w:rPr>
                <w:rFonts w:eastAsia="仿宋_GB2312"/>
                <w:kern w:val="0"/>
                <w:szCs w:val="21"/>
              </w:rPr>
            </w:pPr>
            <w:ins w:id="357"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378F94AF" w14:textId="74EAEE33" w:rsidR="00D61B46" w:rsidRDefault="00D61B46" w:rsidP="00D61B46">
            <w:pPr>
              <w:widowControl/>
              <w:autoSpaceDN w:val="0"/>
              <w:spacing w:line="360" w:lineRule="atLeast"/>
              <w:jc w:val="center"/>
              <w:textAlignment w:val="baseline"/>
              <w:rPr>
                <w:rFonts w:eastAsia="仿宋_GB2312"/>
                <w:kern w:val="0"/>
                <w:szCs w:val="21"/>
              </w:rPr>
            </w:pPr>
            <w:ins w:id="358" w:author="李 财云" w:date="2020-08-10T09:46:00Z">
              <w:r w:rsidRPr="00D61B46">
                <w:rPr>
                  <w:rFonts w:eastAsia="仿宋_GB2312"/>
                  <w:kern w:val="0"/>
                  <w:szCs w:val="21"/>
                  <w:rPrChange w:id="359"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1A47D64B"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50F4B11E"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5F63371F"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4CC48DA1"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1</w:t>
            </w:r>
            <w:r>
              <w:rPr>
                <w:rFonts w:eastAsia="仿宋_GB2312"/>
                <w:kern w:val="0"/>
                <w:szCs w:val="21"/>
              </w:rPr>
              <w:t>）场地</w:t>
            </w:r>
            <w:proofErr w:type="gramStart"/>
            <w:r>
              <w:rPr>
                <w:rFonts w:eastAsia="仿宋_GB2312"/>
                <w:kern w:val="0"/>
                <w:szCs w:val="21"/>
              </w:rPr>
              <w:t>物业费</w:t>
            </w:r>
            <w:proofErr w:type="gramEnd"/>
          </w:p>
        </w:tc>
        <w:tc>
          <w:tcPr>
            <w:tcW w:w="1446" w:type="dxa"/>
            <w:tcBorders>
              <w:top w:val="nil"/>
              <w:left w:val="nil"/>
              <w:bottom w:val="single" w:sz="6" w:space="0" w:color="000000"/>
              <w:right w:val="single" w:sz="6" w:space="0" w:color="000000"/>
            </w:tcBorders>
            <w:vAlign w:val="center"/>
          </w:tcPr>
          <w:p w14:paraId="2B7A33B4" w14:textId="62DE29C6" w:rsidR="00D61B46" w:rsidRDefault="00D61B46" w:rsidP="00D61B46">
            <w:pPr>
              <w:widowControl/>
              <w:autoSpaceDN w:val="0"/>
              <w:spacing w:line="360" w:lineRule="atLeast"/>
              <w:jc w:val="center"/>
              <w:textAlignment w:val="baseline"/>
              <w:rPr>
                <w:rFonts w:eastAsia="仿宋_GB2312"/>
                <w:kern w:val="0"/>
                <w:szCs w:val="21"/>
              </w:rPr>
            </w:pPr>
            <w:ins w:id="360"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0A1E4E8B" w14:textId="73C10DB0" w:rsidR="00D61B46" w:rsidRDefault="00D61B46" w:rsidP="00D61B46">
            <w:pPr>
              <w:widowControl/>
              <w:autoSpaceDN w:val="0"/>
              <w:spacing w:line="360" w:lineRule="atLeast"/>
              <w:jc w:val="center"/>
              <w:textAlignment w:val="baseline"/>
              <w:rPr>
                <w:rFonts w:eastAsia="仿宋_GB2312"/>
                <w:kern w:val="0"/>
                <w:szCs w:val="21"/>
              </w:rPr>
            </w:pPr>
            <w:ins w:id="361" w:author="李 财云" w:date="2020-08-10T09:46:00Z">
              <w:r w:rsidRPr="00D61B46">
                <w:rPr>
                  <w:rFonts w:eastAsia="仿宋_GB2312"/>
                  <w:kern w:val="0"/>
                  <w:szCs w:val="21"/>
                  <w:rPrChange w:id="362"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47B7EF48"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76636D40"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00F471BB"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7C46784D"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2</w:t>
            </w:r>
            <w:r>
              <w:rPr>
                <w:rFonts w:eastAsia="仿宋_GB2312"/>
                <w:kern w:val="0"/>
                <w:szCs w:val="21"/>
              </w:rPr>
              <w:t>）场地使用租金</w:t>
            </w:r>
          </w:p>
        </w:tc>
        <w:tc>
          <w:tcPr>
            <w:tcW w:w="1446" w:type="dxa"/>
            <w:tcBorders>
              <w:top w:val="nil"/>
              <w:left w:val="nil"/>
              <w:bottom w:val="single" w:sz="6" w:space="0" w:color="000000"/>
              <w:right w:val="single" w:sz="6" w:space="0" w:color="000000"/>
            </w:tcBorders>
            <w:vAlign w:val="center"/>
          </w:tcPr>
          <w:p w14:paraId="36820C39" w14:textId="7FF5879D" w:rsidR="00D61B46" w:rsidRDefault="00D61B46" w:rsidP="00D61B46">
            <w:pPr>
              <w:widowControl/>
              <w:autoSpaceDN w:val="0"/>
              <w:spacing w:line="360" w:lineRule="atLeast"/>
              <w:jc w:val="center"/>
              <w:textAlignment w:val="baseline"/>
              <w:rPr>
                <w:rFonts w:eastAsia="仿宋_GB2312"/>
                <w:kern w:val="0"/>
                <w:szCs w:val="21"/>
              </w:rPr>
            </w:pPr>
            <w:ins w:id="363"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361BB010" w14:textId="5037202F" w:rsidR="00D61B46" w:rsidRDefault="00D61B46" w:rsidP="00D61B46">
            <w:pPr>
              <w:widowControl/>
              <w:autoSpaceDN w:val="0"/>
              <w:spacing w:line="360" w:lineRule="atLeast"/>
              <w:jc w:val="center"/>
              <w:textAlignment w:val="baseline"/>
              <w:rPr>
                <w:rFonts w:eastAsia="仿宋_GB2312"/>
                <w:kern w:val="0"/>
                <w:szCs w:val="21"/>
              </w:rPr>
            </w:pPr>
            <w:ins w:id="364" w:author="李 财云" w:date="2020-08-10T09:46:00Z">
              <w:r w:rsidRPr="00D61B46">
                <w:rPr>
                  <w:rFonts w:eastAsia="仿宋_GB2312"/>
                  <w:kern w:val="0"/>
                  <w:szCs w:val="21"/>
                  <w:rPrChange w:id="365"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5F3E28FB"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6EB716D9"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16BAAF79"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3CBBBFD1"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5.</w:t>
            </w:r>
            <w:r>
              <w:rPr>
                <w:rFonts w:eastAsia="仿宋_GB2312"/>
                <w:kern w:val="0"/>
                <w:szCs w:val="21"/>
              </w:rPr>
              <w:t>专家咨询费</w:t>
            </w:r>
          </w:p>
        </w:tc>
        <w:tc>
          <w:tcPr>
            <w:tcW w:w="1446" w:type="dxa"/>
            <w:tcBorders>
              <w:top w:val="nil"/>
              <w:left w:val="nil"/>
              <w:bottom w:val="single" w:sz="6" w:space="0" w:color="000000"/>
              <w:right w:val="single" w:sz="6" w:space="0" w:color="000000"/>
            </w:tcBorders>
            <w:vAlign w:val="center"/>
          </w:tcPr>
          <w:p w14:paraId="09BA8734" w14:textId="57391287" w:rsidR="00D61B46" w:rsidRDefault="00D61B46" w:rsidP="00D61B46">
            <w:pPr>
              <w:widowControl/>
              <w:autoSpaceDN w:val="0"/>
              <w:spacing w:line="360" w:lineRule="atLeast"/>
              <w:jc w:val="center"/>
              <w:textAlignment w:val="baseline"/>
              <w:rPr>
                <w:rFonts w:eastAsia="仿宋_GB2312"/>
                <w:kern w:val="0"/>
                <w:szCs w:val="21"/>
              </w:rPr>
            </w:pPr>
            <w:ins w:id="366" w:author="李 财云" w:date="2020-08-10T09:46:00Z">
              <w:r w:rsidRPr="009D6BE3">
                <w:rPr>
                  <w:rFonts w:eastAsia="仿宋_GB2312" w:hint="eastAsia"/>
                  <w:kern w:val="0"/>
                  <w:szCs w:val="21"/>
                </w:rPr>
                <w:t>5</w:t>
              </w:r>
            </w:ins>
            <w:del w:id="367" w:author="李 财云" w:date="2020-08-10T09:46:00Z">
              <w:r w:rsidDel="00651906">
                <w:rPr>
                  <w:rFonts w:eastAsia="仿宋_GB2312" w:hint="eastAsia"/>
                  <w:kern w:val="0"/>
                  <w:szCs w:val="21"/>
                </w:rPr>
                <w:delText>5.6</w:delText>
              </w:r>
            </w:del>
          </w:p>
        </w:tc>
        <w:tc>
          <w:tcPr>
            <w:tcW w:w="1400" w:type="dxa"/>
            <w:tcBorders>
              <w:top w:val="nil"/>
              <w:left w:val="nil"/>
              <w:bottom w:val="single" w:sz="6" w:space="0" w:color="000000"/>
              <w:right w:val="single" w:sz="6" w:space="0" w:color="000000"/>
            </w:tcBorders>
            <w:vAlign w:val="center"/>
          </w:tcPr>
          <w:p w14:paraId="53E17F66" w14:textId="72609FBB" w:rsidR="00D61B46" w:rsidRDefault="00D61B46" w:rsidP="00D61B46">
            <w:pPr>
              <w:widowControl/>
              <w:autoSpaceDN w:val="0"/>
              <w:spacing w:line="360" w:lineRule="atLeast"/>
              <w:jc w:val="center"/>
              <w:textAlignment w:val="baseline"/>
              <w:rPr>
                <w:rFonts w:eastAsia="仿宋_GB2312"/>
                <w:kern w:val="0"/>
                <w:szCs w:val="21"/>
              </w:rPr>
            </w:pPr>
            <w:ins w:id="368" w:author="李 财云" w:date="2020-08-10T09:46:00Z">
              <w:r w:rsidRPr="00D61B46">
                <w:rPr>
                  <w:rFonts w:eastAsia="仿宋_GB2312"/>
                  <w:kern w:val="0"/>
                  <w:szCs w:val="21"/>
                  <w:rPrChange w:id="369" w:author="李 财云" w:date="2020-08-10T09:46:00Z">
                    <w:rPr>
                      <w:rFonts w:ascii="宋体" w:hAnsi="宋体" w:cs="宋体"/>
                      <w:color w:val="000000"/>
                      <w:szCs w:val="21"/>
                    </w:rPr>
                  </w:rPrChange>
                </w:rPr>
                <w:t>5</w:t>
              </w:r>
            </w:ins>
            <w:del w:id="370" w:author="李 财云" w:date="2020-08-10T09:46:00Z">
              <w:r w:rsidDel="00B901B8">
                <w:rPr>
                  <w:rFonts w:eastAsia="仿宋_GB2312" w:hint="eastAsia"/>
                  <w:kern w:val="0"/>
                  <w:szCs w:val="21"/>
                </w:rPr>
                <w:delText>5.6</w:delText>
              </w:r>
            </w:del>
          </w:p>
        </w:tc>
        <w:tc>
          <w:tcPr>
            <w:tcW w:w="1400" w:type="dxa"/>
            <w:tcBorders>
              <w:top w:val="nil"/>
              <w:left w:val="nil"/>
              <w:bottom w:val="single" w:sz="6" w:space="0" w:color="000000"/>
              <w:right w:val="single" w:sz="6" w:space="0" w:color="000000"/>
            </w:tcBorders>
            <w:vAlign w:val="center"/>
          </w:tcPr>
          <w:p w14:paraId="0CE15E06"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3CE0CA39"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4729DC37"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12EA625E" w14:textId="77777777" w:rsidR="00D61B46" w:rsidRDefault="00D61B46" w:rsidP="00D61B46">
            <w:pPr>
              <w:widowControl/>
              <w:autoSpaceDN w:val="0"/>
              <w:spacing w:line="360" w:lineRule="atLeast"/>
              <w:textAlignment w:val="baseline"/>
              <w:rPr>
                <w:rFonts w:eastAsia="仿宋_GB2312"/>
                <w:b/>
                <w:bCs/>
                <w:kern w:val="0"/>
                <w:szCs w:val="21"/>
              </w:rPr>
            </w:pPr>
            <w:r>
              <w:rPr>
                <w:rFonts w:eastAsia="仿宋_GB2312"/>
                <w:b/>
                <w:bCs/>
                <w:kern w:val="0"/>
                <w:szCs w:val="21"/>
              </w:rPr>
              <w:t>（二）间接费</w:t>
            </w:r>
          </w:p>
        </w:tc>
        <w:tc>
          <w:tcPr>
            <w:tcW w:w="1446" w:type="dxa"/>
            <w:tcBorders>
              <w:top w:val="nil"/>
              <w:left w:val="nil"/>
              <w:bottom w:val="single" w:sz="6" w:space="0" w:color="000000"/>
              <w:right w:val="single" w:sz="6" w:space="0" w:color="000000"/>
            </w:tcBorders>
            <w:vAlign w:val="center"/>
          </w:tcPr>
          <w:p w14:paraId="44CC6679" w14:textId="6EF00B7B" w:rsidR="00D61B46" w:rsidRDefault="00D61B46" w:rsidP="00D61B46">
            <w:pPr>
              <w:widowControl/>
              <w:autoSpaceDN w:val="0"/>
              <w:spacing w:line="360" w:lineRule="atLeast"/>
              <w:jc w:val="center"/>
              <w:textAlignment w:val="baseline"/>
              <w:rPr>
                <w:rFonts w:eastAsia="仿宋_GB2312"/>
                <w:b/>
                <w:kern w:val="0"/>
                <w:szCs w:val="21"/>
              </w:rPr>
            </w:pPr>
            <w:ins w:id="371" w:author="李 财云" w:date="2020-08-10T09:46:00Z">
              <w:r w:rsidRPr="009D6BE3">
                <w:rPr>
                  <w:rFonts w:eastAsia="仿宋_GB2312" w:hint="eastAsia"/>
                  <w:b/>
                  <w:bCs/>
                  <w:kern w:val="0"/>
                  <w:szCs w:val="21"/>
                </w:rPr>
                <w:t>12</w:t>
              </w:r>
            </w:ins>
            <w:del w:id="372" w:author="李 财云" w:date="2020-08-10T09:46:00Z">
              <w:r w:rsidDel="00651906">
                <w:rPr>
                  <w:rFonts w:eastAsia="仿宋_GB2312" w:hint="eastAsia"/>
                  <w:b/>
                  <w:kern w:val="0"/>
                  <w:szCs w:val="21"/>
                </w:rPr>
                <w:delText>12</w:delText>
              </w:r>
            </w:del>
          </w:p>
        </w:tc>
        <w:tc>
          <w:tcPr>
            <w:tcW w:w="1400" w:type="dxa"/>
            <w:tcBorders>
              <w:top w:val="nil"/>
              <w:left w:val="nil"/>
              <w:bottom w:val="single" w:sz="6" w:space="0" w:color="000000"/>
              <w:right w:val="single" w:sz="6" w:space="0" w:color="000000"/>
            </w:tcBorders>
            <w:vAlign w:val="center"/>
          </w:tcPr>
          <w:p w14:paraId="7083FDE1" w14:textId="5148B60D" w:rsidR="00D61B46" w:rsidRPr="00EF726B" w:rsidRDefault="00D61B46" w:rsidP="00D61B46">
            <w:pPr>
              <w:widowControl/>
              <w:autoSpaceDN w:val="0"/>
              <w:spacing w:line="360" w:lineRule="atLeast"/>
              <w:jc w:val="center"/>
              <w:textAlignment w:val="baseline"/>
              <w:rPr>
                <w:rFonts w:eastAsia="仿宋_GB2312"/>
                <w:b/>
                <w:bCs/>
                <w:kern w:val="0"/>
                <w:szCs w:val="21"/>
              </w:rPr>
            </w:pPr>
            <w:ins w:id="373" w:author="李 财云" w:date="2020-08-10T09:46:00Z">
              <w:r w:rsidRPr="00D61B46">
                <w:rPr>
                  <w:rFonts w:eastAsia="仿宋_GB2312"/>
                  <w:b/>
                  <w:bCs/>
                  <w:kern w:val="0"/>
                  <w:szCs w:val="21"/>
                  <w:rPrChange w:id="374" w:author="李 财云" w:date="2020-08-10T09:46:00Z">
                    <w:rPr>
                      <w:rFonts w:ascii="宋体" w:hAnsi="宋体" w:cs="宋体"/>
                      <w:color w:val="000000"/>
                      <w:szCs w:val="21"/>
                    </w:rPr>
                  </w:rPrChange>
                </w:rPr>
                <w:t>12</w:t>
              </w:r>
            </w:ins>
            <w:del w:id="375" w:author="李 财云" w:date="2020-08-10T09:46:00Z">
              <w:r w:rsidRPr="00AD3327" w:rsidDel="00B901B8">
                <w:rPr>
                  <w:rFonts w:eastAsia="仿宋_GB2312"/>
                  <w:b/>
                  <w:bCs/>
                  <w:kern w:val="0"/>
                  <w:szCs w:val="21"/>
                </w:rPr>
                <w:delText>12</w:delText>
              </w:r>
            </w:del>
          </w:p>
        </w:tc>
        <w:tc>
          <w:tcPr>
            <w:tcW w:w="1400" w:type="dxa"/>
            <w:tcBorders>
              <w:top w:val="nil"/>
              <w:left w:val="nil"/>
              <w:bottom w:val="single" w:sz="6" w:space="0" w:color="000000"/>
              <w:right w:val="single" w:sz="6" w:space="0" w:color="000000"/>
            </w:tcBorders>
            <w:vAlign w:val="center"/>
          </w:tcPr>
          <w:p w14:paraId="12AF9D59" w14:textId="77777777" w:rsidR="00D61B46" w:rsidRDefault="00D61B46" w:rsidP="00D61B46">
            <w:pPr>
              <w:widowControl/>
              <w:autoSpaceDN w:val="0"/>
              <w:spacing w:line="360" w:lineRule="atLeast"/>
              <w:jc w:val="center"/>
              <w:textAlignment w:val="baseline"/>
              <w:rPr>
                <w:rFonts w:eastAsia="仿宋_GB2312"/>
                <w:b/>
                <w:kern w:val="0"/>
                <w:szCs w:val="21"/>
              </w:rPr>
            </w:pPr>
            <w:r>
              <w:rPr>
                <w:rFonts w:eastAsia="仿宋_GB2312" w:hint="eastAsia"/>
                <w:b/>
                <w:kern w:val="0"/>
                <w:szCs w:val="21"/>
              </w:rPr>
              <w:t>0</w:t>
            </w:r>
          </w:p>
        </w:tc>
        <w:tc>
          <w:tcPr>
            <w:tcW w:w="1278" w:type="dxa"/>
            <w:tcBorders>
              <w:top w:val="nil"/>
              <w:left w:val="nil"/>
              <w:bottom w:val="single" w:sz="6" w:space="0" w:color="000000"/>
              <w:right w:val="single" w:sz="6" w:space="0" w:color="000000"/>
            </w:tcBorders>
            <w:vAlign w:val="center"/>
          </w:tcPr>
          <w:p w14:paraId="76341581"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39CADA53"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2BF2089E" w14:textId="77777777" w:rsidR="00D61B46" w:rsidRDefault="00D61B46" w:rsidP="00D61B46">
            <w:pPr>
              <w:widowControl/>
              <w:autoSpaceDN w:val="0"/>
              <w:spacing w:line="360" w:lineRule="atLeast"/>
              <w:textAlignment w:val="baseline"/>
              <w:rPr>
                <w:rFonts w:eastAsia="仿宋_GB2312"/>
                <w:b/>
                <w:bCs/>
                <w:kern w:val="0"/>
                <w:szCs w:val="21"/>
              </w:rPr>
            </w:pPr>
            <w:r>
              <w:rPr>
                <w:rFonts w:eastAsia="仿宋_GB2312"/>
                <w:b/>
                <w:bCs/>
                <w:kern w:val="0"/>
                <w:szCs w:val="21"/>
              </w:rPr>
              <w:t>（三）外委支出费</w:t>
            </w:r>
          </w:p>
        </w:tc>
        <w:tc>
          <w:tcPr>
            <w:tcW w:w="1446" w:type="dxa"/>
            <w:tcBorders>
              <w:top w:val="nil"/>
              <w:left w:val="nil"/>
              <w:bottom w:val="single" w:sz="6" w:space="0" w:color="000000"/>
              <w:right w:val="single" w:sz="6" w:space="0" w:color="000000"/>
            </w:tcBorders>
            <w:vAlign w:val="center"/>
          </w:tcPr>
          <w:p w14:paraId="7F4158AE" w14:textId="26B95852" w:rsidR="00D61B46" w:rsidRDefault="00D61B46" w:rsidP="00D61B46">
            <w:pPr>
              <w:widowControl/>
              <w:autoSpaceDN w:val="0"/>
              <w:spacing w:line="360" w:lineRule="atLeast"/>
              <w:jc w:val="center"/>
              <w:textAlignment w:val="baseline"/>
              <w:rPr>
                <w:rFonts w:eastAsia="仿宋_GB2312"/>
                <w:b/>
                <w:kern w:val="0"/>
                <w:szCs w:val="21"/>
              </w:rPr>
            </w:pPr>
            <w:ins w:id="376" w:author="李 财云" w:date="2020-08-10T09:46:00Z">
              <w:r w:rsidRPr="009D6BE3">
                <w:rPr>
                  <w:rFonts w:eastAsia="仿宋_GB2312" w:hint="eastAsia"/>
                  <w:b/>
                  <w:bCs/>
                  <w:kern w:val="0"/>
                  <w:szCs w:val="21"/>
                </w:rPr>
                <w:t>0</w:t>
              </w:r>
            </w:ins>
            <w:del w:id="377" w:author="李 财云" w:date="2020-08-10T09:46:00Z">
              <w:r w:rsidDel="00651906">
                <w:rPr>
                  <w:rFonts w:eastAsia="仿宋_GB2312" w:hint="eastAsia"/>
                  <w:b/>
                  <w:kern w:val="0"/>
                  <w:szCs w:val="21"/>
                </w:rPr>
                <w:delText>0</w:delText>
              </w:r>
            </w:del>
          </w:p>
        </w:tc>
        <w:tc>
          <w:tcPr>
            <w:tcW w:w="1400" w:type="dxa"/>
            <w:tcBorders>
              <w:top w:val="nil"/>
              <w:left w:val="nil"/>
              <w:bottom w:val="single" w:sz="6" w:space="0" w:color="000000"/>
              <w:right w:val="single" w:sz="6" w:space="0" w:color="000000"/>
            </w:tcBorders>
            <w:vAlign w:val="center"/>
          </w:tcPr>
          <w:p w14:paraId="08F40FC3" w14:textId="6DA3D7F2" w:rsidR="00D61B46" w:rsidRPr="00EF726B" w:rsidRDefault="00D61B46" w:rsidP="00D61B46">
            <w:pPr>
              <w:widowControl/>
              <w:autoSpaceDN w:val="0"/>
              <w:spacing w:line="360" w:lineRule="atLeast"/>
              <w:jc w:val="center"/>
              <w:textAlignment w:val="baseline"/>
              <w:rPr>
                <w:rFonts w:eastAsia="仿宋_GB2312"/>
                <w:b/>
                <w:bCs/>
                <w:kern w:val="0"/>
                <w:szCs w:val="21"/>
              </w:rPr>
            </w:pPr>
            <w:ins w:id="378" w:author="李 财云" w:date="2020-08-10T09:46:00Z">
              <w:r w:rsidRPr="00D61B46">
                <w:rPr>
                  <w:rFonts w:eastAsia="仿宋_GB2312"/>
                  <w:b/>
                  <w:bCs/>
                  <w:kern w:val="0"/>
                  <w:szCs w:val="21"/>
                  <w:rPrChange w:id="379" w:author="李 财云" w:date="2020-08-10T09:46:00Z">
                    <w:rPr>
                      <w:rFonts w:ascii="宋体" w:hAnsi="宋体" w:cs="宋体"/>
                      <w:color w:val="000000"/>
                      <w:szCs w:val="21"/>
                    </w:rPr>
                  </w:rPrChange>
                </w:rPr>
                <w:t>0</w:t>
              </w:r>
            </w:ins>
            <w:del w:id="380" w:author="李 财云" w:date="2020-08-10T09:46:00Z">
              <w:r w:rsidRPr="00AD3327" w:rsidDel="00B901B8">
                <w:rPr>
                  <w:rFonts w:eastAsia="仿宋_GB2312"/>
                  <w:b/>
                  <w:bCs/>
                  <w:kern w:val="0"/>
                  <w:szCs w:val="21"/>
                </w:rPr>
                <w:delText>0</w:delText>
              </w:r>
            </w:del>
          </w:p>
        </w:tc>
        <w:tc>
          <w:tcPr>
            <w:tcW w:w="1400" w:type="dxa"/>
            <w:tcBorders>
              <w:top w:val="nil"/>
              <w:left w:val="nil"/>
              <w:bottom w:val="single" w:sz="6" w:space="0" w:color="000000"/>
              <w:right w:val="single" w:sz="6" w:space="0" w:color="000000"/>
            </w:tcBorders>
            <w:vAlign w:val="center"/>
          </w:tcPr>
          <w:p w14:paraId="160D6BC2" w14:textId="77777777" w:rsidR="00D61B46" w:rsidRDefault="00D61B46" w:rsidP="00D61B46">
            <w:pPr>
              <w:widowControl/>
              <w:autoSpaceDN w:val="0"/>
              <w:spacing w:line="360" w:lineRule="atLeast"/>
              <w:jc w:val="center"/>
              <w:textAlignment w:val="baseline"/>
              <w:rPr>
                <w:rFonts w:eastAsia="仿宋_GB2312"/>
                <w:b/>
                <w:kern w:val="0"/>
                <w:szCs w:val="21"/>
              </w:rPr>
            </w:pPr>
            <w:r>
              <w:rPr>
                <w:rFonts w:eastAsia="仿宋_GB2312" w:hint="eastAsia"/>
                <w:b/>
                <w:kern w:val="0"/>
                <w:szCs w:val="21"/>
              </w:rPr>
              <w:t>0</w:t>
            </w:r>
          </w:p>
        </w:tc>
        <w:tc>
          <w:tcPr>
            <w:tcW w:w="1278" w:type="dxa"/>
            <w:tcBorders>
              <w:top w:val="nil"/>
              <w:left w:val="nil"/>
              <w:bottom w:val="single" w:sz="6" w:space="0" w:color="000000"/>
              <w:right w:val="single" w:sz="6" w:space="0" w:color="000000"/>
            </w:tcBorders>
            <w:vAlign w:val="center"/>
          </w:tcPr>
          <w:p w14:paraId="1BEBA2A2"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534610CE"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362661D8"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1.</w:t>
            </w:r>
            <w:r>
              <w:rPr>
                <w:rFonts w:eastAsia="仿宋_GB2312"/>
                <w:kern w:val="0"/>
                <w:szCs w:val="21"/>
              </w:rPr>
              <w:t>外委研究支出费</w:t>
            </w:r>
          </w:p>
        </w:tc>
        <w:tc>
          <w:tcPr>
            <w:tcW w:w="1446" w:type="dxa"/>
            <w:tcBorders>
              <w:top w:val="nil"/>
              <w:left w:val="nil"/>
              <w:bottom w:val="single" w:sz="6" w:space="0" w:color="000000"/>
              <w:right w:val="single" w:sz="6" w:space="0" w:color="000000"/>
            </w:tcBorders>
            <w:vAlign w:val="center"/>
          </w:tcPr>
          <w:p w14:paraId="79845E14" w14:textId="2F7E0CDE" w:rsidR="00D61B46" w:rsidRDefault="00D61B46" w:rsidP="00D61B46">
            <w:pPr>
              <w:widowControl/>
              <w:autoSpaceDN w:val="0"/>
              <w:spacing w:line="360" w:lineRule="atLeast"/>
              <w:jc w:val="center"/>
              <w:textAlignment w:val="baseline"/>
              <w:rPr>
                <w:rFonts w:eastAsia="仿宋_GB2312"/>
                <w:kern w:val="0"/>
                <w:szCs w:val="21"/>
              </w:rPr>
            </w:pPr>
            <w:ins w:id="381"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661A1176" w14:textId="41A05287" w:rsidR="00D61B46" w:rsidRDefault="00D61B46" w:rsidP="00D61B46">
            <w:pPr>
              <w:widowControl/>
              <w:autoSpaceDN w:val="0"/>
              <w:spacing w:line="360" w:lineRule="atLeast"/>
              <w:jc w:val="center"/>
              <w:textAlignment w:val="baseline"/>
              <w:rPr>
                <w:rFonts w:eastAsia="仿宋_GB2312"/>
                <w:kern w:val="0"/>
                <w:szCs w:val="21"/>
              </w:rPr>
            </w:pPr>
            <w:ins w:id="382" w:author="李 财云" w:date="2020-08-10T09:46:00Z">
              <w:r w:rsidRPr="00D61B46">
                <w:rPr>
                  <w:rFonts w:eastAsia="仿宋_GB2312"/>
                  <w:kern w:val="0"/>
                  <w:szCs w:val="21"/>
                  <w:rPrChange w:id="383"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111CC0CC"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171D1F4A"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kern w:val="0"/>
                <w:szCs w:val="21"/>
              </w:rPr>
              <w:t>附件</w:t>
            </w:r>
            <w:r>
              <w:rPr>
                <w:rFonts w:eastAsia="仿宋_GB2312" w:hint="eastAsia"/>
                <w:kern w:val="0"/>
                <w:szCs w:val="21"/>
              </w:rPr>
              <w:t>3</w:t>
            </w:r>
          </w:p>
        </w:tc>
      </w:tr>
      <w:tr w:rsidR="00D61B46" w14:paraId="170B9D56"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41FF8E25"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2.</w:t>
            </w:r>
            <w:r>
              <w:rPr>
                <w:rFonts w:eastAsia="仿宋_GB2312"/>
                <w:kern w:val="0"/>
                <w:szCs w:val="21"/>
              </w:rPr>
              <w:t>仪器设备租赁费</w:t>
            </w:r>
          </w:p>
        </w:tc>
        <w:tc>
          <w:tcPr>
            <w:tcW w:w="1446" w:type="dxa"/>
            <w:tcBorders>
              <w:top w:val="nil"/>
              <w:left w:val="nil"/>
              <w:bottom w:val="single" w:sz="6" w:space="0" w:color="000000"/>
              <w:right w:val="single" w:sz="6" w:space="0" w:color="000000"/>
            </w:tcBorders>
            <w:vAlign w:val="center"/>
          </w:tcPr>
          <w:p w14:paraId="03FCFD15" w14:textId="11C07AA4" w:rsidR="00D61B46" w:rsidRDefault="00D61B46" w:rsidP="00D61B46">
            <w:pPr>
              <w:widowControl/>
              <w:autoSpaceDN w:val="0"/>
              <w:spacing w:line="360" w:lineRule="atLeast"/>
              <w:jc w:val="center"/>
              <w:textAlignment w:val="baseline"/>
              <w:rPr>
                <w:rFonts w:eastAsia="仿宋_GB2312"/>
                <w:kern w:val="0"/>
                <w:szCs w:val="21"/>
              </w:rPr>
            </w:pPr>
            <w:ins w:id="384"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1B85C7BA" w14:textId="3E8AE95F" w:rsidR="00D61B46" w:rsidRDefault="00D61B46" w:rsidP="00D61B46">
            <w:pPr>
              <w:widowControl/>
              <w:autoSpaceDN w:val="0"/>
              <w:spacing w:line="360" w:lineRule="atLeast"/>
              <w:jc w:val="center"/>
              <w:textAlignment w:val="baseline"/>
              <w:rPr>
                <w:rFonts w:eastAsia="仿宋_GB2312"/>
                <w:kern w:val="0"/>
                <w:szCs w:val="21"/>
              </w:rPr>
            </w:pPr>
            <w:ins w:id="385" w:author="李 财云" w:date="2020-08-10T09:46:00Z">
              <w:r w:rsidRPr="00D61B46">
                <w:rPr>
                  <w:rFonts w:eastAsia="仿宋_GB2312"/>
                  <w:kern w:val="0"/>
                  <w:szCs w:val="21"/>
                  <w:rPrChange w:id="386"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764BEDC7"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59EDE8DF"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797EEB62"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339FBC6B" w14:textId="77777777" w:rsidR="00D61B46" w:rsidRDefault="00D61B46" w:rsidP="00D61B46">
            <w:pPr>
              <w:widowControl/>
              <w:autoSpaceDN w:val="0"/>
              <w:spacing w:line="360" w:lineRule="atLeast"/>
              <w:textAlignment w:val="baseline"/>
              <w:rPr>
                <w:rFonts w:eastAsia="仿宋_GB2312"/>
                <w:kern w:val="0"/>
                <w:szCs w:val="21"/>
              </w:rPr>
            </w:pPr>
            <w:r>
              <w:rPr>
                <w:rFonts w:eastAsia="仿宋_GB2312"/>
                <w:kern w:val="0"/>
                <w:szCs w:val="21"/>
              </w:rPr>
              <w:t>3.</w:t>
            </w:r>
            <w:r>
              <w:rPr>
                <w:rFonts w:eastAsia="仿宋_GB2312"/>
                <w:kern w:val="0"/>
                <w:szCs w:val="21"/>
              </w:rPr>
              <w:t>外协测试试验与加工费</w:t>
            </w:r>
          </w:p>
        </w:tc>
        <w:tc>
          <w:tcPr>
            <w:tcW w:w="1446" w:type="dxa"/>
            <w:tcBorders>
              <w:top w:val="nil"/>
              <w:left w:val="nil"/>
              <w:bottom w:val="single" w:sz="6" w:space="0" w:color="000000"/>
              <w:right w:val="single" w:sz="6" w:space="0" w:color="000000"/>
            </w:tcBorders>
            <w:vAlign w:val="center"/>
          </w:tcPr>
          <w:p w14:paraId="120C15FD" w14:textId="202D9ED3" w:rsidR="00D61B46" w:rsidRDefault="00D61B46" w:rsidP="00D61B46">
            <w:pPr>
              <w:widowControl/>
              <w:autoSpaceDN w:val="0"/>
              <w:spacing w:line="360" w:lineRule="atLeast"/>
              <w:jc w:val="center"/>
              <w:textAlignment w:val="baseline"/>
              <w:rPr>
                <w:rFonts w:eastAsia="仿宋_GB2312"/>
                <w:kern w:val="0"/>
                <w:szCs w:val="21"/>
              </w:rPr>
            </w:pPr>
            <w:ins w:id="387" w:author="李 财云" w:date="2020-08-10T09:46:00Z">
              <w:r w:rsidRPr="009D6BE3">
                <w:rPr>
                  <w:rFonts w:eastAsia="仿宋_GB2312" w:hint="eastAsia"/>
                  <w:kern w:val="0"/>
                  <w:szCs w:val="21"/>
                </w:rPr>
                <w:t>0</w:t>
              </w:r>
            </w:ins>
          </w:p>
        </w:tc>
        <w:tc>
          <w:tcPr>
            <w:tcW w:w="1400" w:type="dxa"/>
            <w:tcBorders>
              <w:top w:val="nil"/>
              <w:left w:val="nil"/>
              <w:bottom w:val="single" w:sz="6" w:space="0" w:color="000000"/>
              <w:right w:val="single" w:sz="6" w:space="0" w:color="000000"/>
            </w:tcBorders>
            <w:vAlign w:val="center"/>
          </w:tcPr>
          <w:p w14:paraId="74B43877" w14:textId="7227C3AA" w:rsidR="00D61B46" w:rsidRDefault="00D61B46" w:rsidP="00D61B46">
            <w:pPr>
              <w:widowControl/>
              <w:autoSpaceDN w:val="0"/>
              <w:spacing w:line="360" w:lineRule="atLeast"/>
              <w:jc w:val="center"/>
              <w:textAlignment w:val="baseline"/>
              <w:rPr>
                <w:rFonts w:eastAsia="仿宋_GB2312"/>
                <w:kern w:val="0"/>
                <w:szCs w:val="21"/>
              </w:rPr>
            </w:pPr>
            <w:ins w:id="388" w:author="李 财云" w:date="2020-08-10T09:46:00Z">
              <w:r w:rsidRPr="00D61B46">
                <w:rPr>
                  <w:rFonts w:eastAsia="仿宋_GB2312"/>
                  <w:kern w:val="0"/>
                  <w:szCs w:val="21"/>
                  <w:rPrChange w:id="389" w:author="李 财云" w:date="2020-08-10T09:46:00Z">
                    <w:rPr>
                      <w:rFonts w:ascii="宋体" w:hAnsi="宋体" w:cs="宋体"/>
                      <w:color w:val="000000"/>
                      <w:szCs w:val="21"/>
                    </w:rPr>
                  </w:rPrChange>
                </w:rPr>
                <w:t>0</w:t>
              </w:r>
            </w:ins>
          </w:p>
        </w:tc>
        <w:tc>
          <w:tcPr>
            <w:tcW w:w="1400" w:type="dxa"/>
            <w:tcBorders>
              <w:top w:val="nil"/>
              <w:left w:val="nil"/>
              <w:bottom w:val="single" w:sz="6" w:space="0" w:color="000000"/>
              <w:right w:val="single" w:sz="6" w:space="0" w:color="000000"/>
            </w:tcBorders>
            <w:vAlign w:val="center"/>
          </w:tcPr>
          <w:p w14:paraId="40E717DB" w14:textId="77777777" w:rsidR="00D61B46" w:rsidRDefault="00D61B46" w:rsidP="00D61B46">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7C8AF250" w14:textId="77777777" w:rsidR="00D61B46" w:rsidRDefault="00D61B46" w:rsidP="00D61B46">
            <w:pPr>
              <w:widowControl/>
              <w:autoSpaceDN w:val="0"/>
              <w:spacing w:line="360" w:lineRule="atLeast"/>
              <w:jc w:val="center"/>
              <w:textAlignment w:val="baseline"/>
              <w:rPr>
                <w:rFonts w:eastAsia="仿宋_GB2312"/>
                <w:kern w:val="0"/>
                <w:szCs w:val="21"/>
              </w:rPr>
            </w:pPr>
            <w:r>
              <w:rPr>
                <w:rFonts w:eastAsia="仿宋_GB2312"/>
                <w:kern w:val="0"/>
                <w:szCs w:val="21"/>
              </w:rPr>
              <w:t>附件</w:t>
            </w:r>
            <w:r>
              <w:rPr>
                <w:rFonts w:eastAsia="仿宋_GB2312" w:hint="eastAsia"/>
                <w:kern w:val="0"/>
                <w:szCs w:val="21"/>
              </w:rPr>
              <w:t>4</w:t>
            </w:r>
          </w:p>
        </w:tc>
      </w:tr>
      <w:tr w:rsidR="00D61B46" w14:paraId="60E25758" w14:textId="7777777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1519066A" w14:textId="77777777" w:rsidR="00D61B46" w:rsidRDefault="00D61B46" w:rsidP="00D61B46">
            <w:pPr>
              <w:widowControl/>
              <w:autoSpaceDN w:val="0"/>
              <w:spacing w:line="360" w:lineRule="atLeast"/>
              <w:textAlignment w:val="baseline"/>
              <w:rPr>
                <w:rFonts w:eastAsia="仿宋_GB2312"/>
                <w:b/>
                <w:bCs/>
                <w:kern w:val="0"/>
                <w:szCs w:val="21"/>
              </w:rPr>
            </w:pPr>
            <w:r>
              <w:rPr>
                <w:rFonts w:eastAsia="仿宋_GB2312"/>
                <w:b/>
                <w:bCs/>
                <w:kern w:val="0"/>
                <w:szCs w:val="21"/>
              </w:rPr>
              <w:t>（四）税金</w:t>
            </w:r>
          </w:p>
        </w:tc>
        <w:tc>
          <w:tcPr>
            <w:tcW w:w="1446" w:type="dxa"/>
            <w:tcBorders>
              <w:top w:val="nil"/>
              <w:left w:val="nil"/>
              <w:bottom w:val="single" w:sz="6" w:space="0" w:color="000000"/>
              <w:right w:val="single" w:sz="6" w:space="0" w:color="000000"/>
            </w:tcBorders>
            <w:vAlign w:val="center"/>
          </w:tcPr>
          <w:p w14:paraId="7C17D510" w14:textId="6640E872" w:rsidR="00D61B46" w:rsidRDefault="00D61B46" w:rsidP="00D61B46">
            <w:pPr>
              <w:widowControl/>
              <w:autoSpaceDN w:val="0"/>
              <w:spacing w:line="360" w:lineRule="atLeast"/>
              <w:jc w:val="center"/>
              <w:textAlignment w:val="baseline"/>
              <w:rPr>
                <w:rFonts w:eastAsia="仿宋_GB2312"/>
                <w:b/>
                <w:kern w:val="0"/>
                <w:szCs w:val="21"/>
              </w:rPr>
            </w:pPr>
            <w:ins w:id="390" w:author="李 财云" w:date="2020-08-10T09:46:00Z">
              <w:r w:rsidRPr="009D6BE3">
                <w:rPr>
                  <w:rFonts w:eastAsia="仿宋_GB2312" w:hint="eastAsia"/>
                  <w:b/>
                  <w:bCs/>
                  <w:kern w:val="0"/>
                  <w:szCs w:val="21"/>
                </w:rPr>
                <w:t>6</w:t>
              </w:r>
            </w:ins>
            <w:del w:id="391" w:author="李 财云" w:date="2020-08-10T09:46:00Z">
              <w:r w:rsidDel="00651906">
                <w:rPr>
                  <w:rFonts w:eastAsia="仿宋_GB2312" w:hint="eastAsia"/>
                  <w:b/>
                  <w:kern w:val="0"/>
                  <w:szCs w:val="21"/>
                </w:rPr>
                <w:delText>6.8</w:delText>
              </w:r>
            </w:del>
          </w:p>
        </w:tc>
        <w:tc>
          <w:tcPr>
            <w:tcW w:w="1400" w:type="dxa"/>
            <w:tcBorders>
              <w:top w:val="nil"/>
              <w:left w:val="nil"/>
              <w:bottom w:val="single" w:sz="6" w:space="0" w:color="000000"/>
              <w:right w:val="single" w:sz="6" w:space="0" w:color="000000"/>
            </w:tcBorders>
            <w:vAlign w:val="center"/>
          </w:tcPr>
          <w:p w14:paraId="3955CEBC" w14:textId="2706027A" w:rsidR="00D61B46" w:rsidRPr="00EF726B" w:rsidRDefault="00D61B46" w:rsidP="00D61B46">
            <w:pPr>
              <w:widowControl/>
              <w:autoSpaceDN w:val="0"/>
              <w:spacing w:line="360" w:lineRule="atLeast"/>
              <w:jc w:val="center"/>
              <w:textAlignment w:val="baseline"/>
              <w:rPr>
                <w:rFonts w:eastAsia="仿宋_GB2312"/>
                <w:b/>
                <w:bCs/>
                <w:kern w:val="0"/>
                <w:szCs w:val="21"/>
              </w:rPr>
            </w:pPr>
            <w:ins w:id="392" w:author="李 财云" w:date="2020-08-10T09:46:00Z">
              <w:r w:rsidRPr="00D61B46">
                <w:rPr>
                  <w:rFonts w:eastAsia="仿宋_GB2312"/>
                  <w:b/>
                  <w:bCs/>
                  <w:kern w:val="0"/>
                  <w:szCs w:val="21"/>
                  <w:rPrChange w:id="393" w:author="李 财云" w:date="2020-08-10T09:46:00Z">
                    <w:rPr>
                      <w:rFonts w:ascii="宋体" w:hAnsi="宋体" w:cs="宋体"/>
                      <w:color w:val="000000"/>
                      <w:szCs w:val="21"/>
                    </w:rPr>
                  </w:rPrChange>
                </w:rPr>
                <w:t>6</w:t>
              </w:r>
            </w:ins>
            <w:del w:id="394" w:author="李 财云" w:date="2020-08-10T09:46:00Z">
              <w:r w:rsidRPr="00AD3327" w:rsidDel="00B901B8">
                <w:rPr>
                  <w:rFonts w:eastAsia="仿宋_GB2312"/>
                  <w:b/>
                  <w:bCs/>
                  <w:kern w:val="0"/>
                  <w:szCs w:val="21"/>
                </w:rPr>
                <w:delText>6.8</w:delText>
              </w:r>
            </w:del>
          </w:p>
        </w:tc>
        <w:tc>
          <w:tcPr>
            <w:tcW w:w="1400" w:type="dxa"/>
            <w:tcBorders>
              <w:top w:val="nil"/>
              <w:left w:val="nil"/>
              <w:bottom w:val="single" w:sz="6" w:space="0" w:color="000000"/>
              <w:right w:val="single" w:sz="6" w:space="0" w:color="000000"/>
            </w:tcBorders>
            <w:vAlign w:val="center"/>
          </w:tcPr>
          <w:p w14:paraId="2BE8C8F5" w14:textId="77777777" w:rsidR="00D61B46" w:rsidRDefault="00D61B46" w:rsidP="00D61B46">
            <w:pPr>
              <w:widowControl/>
              <w:autoSpaceDN w:val="0"/>
              <w:spacing w:line="360" w:lineRule="atLeast"/>
              <w:jc w:val="center"/>
              <w:textAlignment w:val="baseline"/>
              <w:rPr>
                <w:rFonts w:eastAsia="仿宋_GB2312"/>
                <w:b/>
                <w:kern w:val="0"/>
                <w:szCs w:val="21"/>
              </w:rPr>
            </w:pPr>
            <w:r>
              <w:rPr>
                <w:rFonts w:eastAsia="仿宋_GB2312" w:hint="eastAsia"/>
                <w:b/>
                <w:kern w:val="0"/>
                <w:szCs w:val="21"/>
              </w:rPr>
              <w:t>0</w:t>
            </w:r>
          </w:p>
        </w:tc>
        <w:tc>
          <w:tcPr>
            <w:tcW w:w="1278" w:type="dxa"/>
            <w:tcBorders>
              <w:top w:val="nil"/>
              <w:left w:val="nil"/>
              <w:bottom w:val="single" w:sz="6" w:space="0" w:color="000000"/>
              <w:right w:val="single" w:sz="6" w:space="0" w:color="000000"/>
            </w:tcBorders>
            <w:vAlign w:val="center"/>
          </w:tcPr>
          <w:p w14:paraId="1C721D7F" w14:textId="77777777" w:rsidR="00D61B46" w:rsidRDefault="00D61B46" w:rsidP="00D61B46">
            <w:pPr>
              <w:widowControl/>
              <w:autoSpaceDN w:val="0"/>
              <w:spacing w:line="360" w:lineRule="atLeast"/>
              <w:jc w:val="center"/>
              <w:textAlignment w:val="baseline"/>
              <w:rPr>
                <w:rFonts w:eastAsia="仿宋_GB2312"/>
                <w:kern w:val="0"/>
                <w:szCs w:val="21"/>
              </w:rPr>
            </w:pPr>
          </w:p>
        </w:tc>
      </w:tr>
      <w:tr w:rsidR="00D61B46" w14:paraId="6D7FF230" w14:textId="77777777">
        <w:trPr>
          <w:trHeight w:val="453"/>
          <w:jc w:val="center"/>
        </w:trPr>
        <w:tc>
          <w:tcPr>
            <w:tcW w:w="3699" w:type="dxa"/>
            <w:tcBorders>
              <w:top w:val="nil"/>
              <w:left w:val="single" w:sz="4" w:space="0" w:color="000000"/>
              <w:bottom w:val="single" w:sz="4" w:space="0" w:color="000000"/>
              <w:right w:val="single" w:sz="6" w:space="0" w:color="000000"/>
            </w:tcBorders>
            <w:vAlign w:val="center"/>
          </w:tcPr>
          <w:p w14:paraId="663DAC60" w14:textId="77777777" w:rsidR="00D61B46" w:rsidRDefault="00D61B46" w:rsidP="00D61B46">
            <w:pPr>
              <w:widowControl/>
              <w:autoSpaceDN w:val="0"/>
              <w:spacing w:line="360" w:lineRule="atLeast"/>
              <w:textAlignment w:val="baseline"/>
              <w:rPr>
                <w:rFonts w:eastAsia="仿宋_GB2312"/>
                <w:b/>
                <w:bCs/>
                <w:kern w:val="0"/>
                <w:szCs w:val="21"/>
              </w:rPr>
            </w:pPr>
            <w:r>
              <w:rPr>
                <w:rFonts w:eastAsia="仿宋_GB2312"/>
                <w:b/>
                <w:bCs/>
                <w:kern w:val="0"/>
                <w:szCs w:val="21"/>
              </w:rPr>
              <w:t>合</w:t>
            </w:r>
            <w:r>
              <w:rPr>
                <w:rFonts w:eastAsia="仿宋_GB2312"/>
                <w:b/>
                <w:bCs/>
                <w:kern w:val="0"/>
                <w:szCs w:val="21"/>
              </w:rPr>
              <w:t xml:space="preserve">  </w:t>
            </w:r>
            <w:r>
              <w:rPr>
                <w:rFonts w:eastAsia="仿宋_GB2312"/>
                <w:b/>
                <w:bCs/>
                <w:kern w:val="0"/>
                <w:szCs w:val="21"/>
              </w:rPr>
              <w:t>计</w:t>
            </w:r>
          </w:p>
        </w:tc>
        <w:tc>
          <w:tcPr>
            <w:tcW w:w="1446" w:type="dxa"/>
            <w:tcBorders>
              <w:top w:val="nil"/>
              <w:left w:val="nil"/>
              <w:bottom w:val="single" w:sz="4" w:space="0" w:color="000000"/>
              <w:right w:val="single" w:sz="6" w:space="0" w:color="000000"/>
            </w:tcBorders>
            <w:vAlign w:val="center"/>
          </w:tcPr>
          <w:p w14:paraId="670ABDCF" w14:textId="3543AC8B" w:rsidR="00D61B46" w:rsidRDefault="00D61B46" w:rsidP="00D61B46">
            <w:pPr>
              <w:widowControl/>
              <w:autoSpaceDN w:val="0"/>
              <w:spacing w:line="360" w:lineRule="atLeast"/>
              <w:jc w:val="center"/>
              <w:textAlignment w:val="baseline"/>
              <w:rPr>
                <w:rFonts w:eastAsia="仿宋_GB2312"/>
                <w:b/>
                <w:kern w:val="0"/>
                <w:szCs w:val="21"/>
              </w:rPr>
            </w:pPr>
            <w:ins w:id="395" w:author="李 财云" w:date="2020-08-10T09:46:00Z">
              <w:r w:rsidRPr="009D6BE3">
                <w:rPr>
                  <w:rFonts w:eastAsia="仿宋_GB2312" w:hint="eastAsia"/>
                  <w:b/>
                  <w:bCs/>
                  <w:kern w:val="0"/>
                  <w:szCs w:val="21"/>
                </w:rPr>
                <w:t>110</w:t>
              </w:r>
            </w:ins>
            <w:del w:id="396" w:author="李 财云" w:date="2020-08-10T09:46:00Z">
              <w:r w:rsidDel="00651906">
                <w:rPr>
                  <w:rFonts w:eastAsia="仿宋_GB2312" w:hint="eastAsia"/>
                  <w:b/>
                  <w:kern w:val="0"/>
                  <w:szCs w:val="21"/>
                </w:rPr>
                <w:delText>120</w:delText>
              </w:r>
            </w:del>
          </w:p>
        </w:tc>
        <w:tc>
          <w:tcPr>
            <w:tcW w:w="1400" w:type="dxa"/>
            <w:tcBorders>
              <w:top w:val="nil"/>
              <w:left w:val="nil"/>
              <w:bottom w:val="single" w:sz="4" w:space="0" w:color="000000"/>
              <w:right w:val="single" w:sz="6" w:space="0" w:color="000000"/>
            </w:tcBorders>
            <w:vAlign w:val="center"/>
          </w:tcPr>
          <w:p w14:paraId="22208D5C" w14:textId="256C24E5" w:rsidR="00D61B46" w:rsidRPr="00EF726B" w:rsidRDefault="00D61B46" w:rsidP="00D61B46">
            <w:pPr>
              <w:widowControl/>
              <w:autoSpaceDN w:val="0"/>
              <w:spacing w:line="360" w:lineRule="atLeast"/>
              <w:jc w:val="center"/>
              <w:textAlignment w:val="baseline"/>
              <w:rPr>
                <w:rFonts w:eastAsia="仿宋_GB2312"/>
                <w:b/>
                <w:bCs/>
                <w:kern w:val="0"/>
                <w:szCs w:val="21"/>
              </w:rPr>
            </w:pPr>
            <w:ins w:id="397" w:author="李 财云" w:date="2020-08-10T09:46:00Z">
              <w:r w:rsidRPr="00D61B46">
                <w:rPr>
                  <w:rFonts w:eastAsia="仿宋_GB2312"/>
                  <w:b/>
                  <w:bCs/>
                  <w:kern w:val="0"/>
                  <w:szCs w:val="21"/>
                  <w:rPrChange w:id="398" w:author="李 财云" w:date="2020-08-10T09:46:00Z">
                    <w:rPr>
                      <w:rFonts w:ascii="宋体" w:hAnsi="宋体" w:cs="宋体"/>
                      <w:color w:val="000000"/>
                      <w:szCs w:val="21"/>
                    </w:rPr>
                  </w:rPrChange>
                </w:rPr>
                <w:t>110</w:t>
              </w:r>
            </w:ins>
            <w:del w:id="399" w:author="李 财云" w:date="2020-08-10T09:46:00Z">
              <w:r w:rsidRPr="00AD3327" w:rsidDel="00B901B8">
                <w:rPr>
                  <w:rFonts w:eastAsia="仿宋_GB2312"/>
                  <w:b/>
                  <w:bCs/>
                  <w:kern w:val="0"/>
                  <w:szCs w:val="21"/>
                </w:rPr>
                <w:delText>120</w:delText>
              </w:r>
            </w:del>
          </w:p>
        </w:tc>
        <w:tc>
          <w:tcPr>
            <w:tcW w:w="1400" w:type="dxa"/>
            <w:tcBorders>
              <w:top w:val="nil"/>
              <w:left w:val="nil"/>
              <w:bottom w:val="single" w:sz="4" w:space="0" w:color="000000"/>
              <w:right w:val="single" w:sz="6" w:space="0" w:color="000000"/>
            </w:tcBorders>
            <w:vAlign w:val="center"/>
          </w:tcPr>
          <w:p w14:paraId="55DBD01F" w14:textId="77777777" w:rsidR="00D61B46" w:rsidRDefault="00D61B46" w:rsidP="00D61B46">
            <w:pPr>
              <w:widowControl/>
              <w:autoSpaceDN w:val="0"/>
              <w:spacing w:line="360" w:lineRule="atLeast"/>
              <w:jc w:val="center"/>
              <w:textAlignment w:val="baseline"/>
              <w:rPr>
                <w:rFonts w:eastAsia="仿宋_GB2312"/>
                <w:b/>
                <w:kern w:val="0"/>
                <w:szCs w:val="21"/>
              </w:rPr>
            </w:pPr>
            <w:r>
              <w:rPr>
                <w:rFonts w:eastAsia="仿宋_GB2312" w:hint="eastAsia"/>
                <w:b/>
                <w:kern w:val="0"/>
                <w:szCs w:val="21"/>
              </w:rPr>
              <w:t>0</w:t>
            </w:r>
          </w:p>
        </w:tc>
        <w:tc>
          <w:tcPr>
            <w:tcW w:w="1278" w:type="dxa"/>
            <w:tcBorders>
              <w:top w:val="nil"/>
              <w:left w:val="nil"/>
              <w:bottom w:val="single" w:sz="4" w:space="0" w:color="000000"/>
              <w:right w:val="single" w:sz="6" w:space="0" w:color="000000"/>
            </w:tcBorders>
            <w:vAlign w:val="center"/>
          </w:tcPr>
          <w:p w14:paraId="6CCC1CF6" w14:textId="77777777" w:rsidR="00D61B46" w:rsidRDefault="00D61B46" w:rsidP="00D61B46">
            <w:pPr>
              <w:widowControl/>
              <w:autoSpaceDN w:val="0"/>
              <w:spacing w:line="360" w:lineRule="atLeast"/>
              <w:jc w:val="center"/>
              <w:textAlignment w:val="baseline"/>
              <w:rPr>
                <w:rFonts w:eastAsia="仿宋_GB2312"/>
                <w:kern w:val="0"/>
                <w:szCs w:val="21"/>
              </w:rPr>
            </w:pPr>
          </w:p>
        </w:tc>
      </w:tr>
    </w:tbl>
    <w:p w14:paraId="607B2022" w14:textId="77777777" w:rsidR="00B36A14" w:rsidRDefault="00B36A14">
      <w:pPr>
        <w:adjustRightInd w:val="0"/>
        <w:snapToGrid w:val="0"/>
        <w:spacing w:line="360" w:lineRule="auto"/>
        <w:rPr>
          <w:rFonts w:ascii="仿宋_GB2312" w:eastAsia="仿宋_GB2312"/>
          <w:b/>
          <w:spacing w:val="20"/>
        </w:rPr>
      </w:pPr>
    </w:p>
    <w:p w14:paraId="6E8CAC90" w14:textId="77777777" w:rsidR="00B36A14" w:rsidRDefault="00B36A14">
      <w:pPr>
        <w:adjustRightInd w:val="0"/>
        <w:snapToGrid w:val="0"/>
        <w:spacing w:line="360" w:lineRule="auto"/>
        <w:rPr>
          <w:rFonts w:ascii="仿宋_GB2312" w:eastAsia="仿宋_GB2312"/>
        </w:rPr>
      </w:pPr>
    </w:p>
    <w:p w14:paraId="25C505F4" w14:textId="77777777" w:rsidR="00B36A14" w:rsidRDefault="00C504D6">
      <w:pPr>
        <w:pStyle w:val="1"/>
      </w:pPr>
      <w:r>
        <w:br w:type="page"/>
      </w:r>
      <w:r>
        <w:rPr>
          <w:rFonts w:hint="eastAsia"/>
        </w:rPr>
        <w:lastRenderedPageBreak/>
        <w:t>申请单位审查意见</w:t>
      </w:r>
    </w:p>
    <w:tbl>
      <w:tblPr>
        <w:tblW w:w="91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9180"/>
      </w:tblGrid>
      <w:tr w:rsidR="00B36A14" w14:paraId="59C80F88" w14:textId="77777777">
        <w:trPr>
          <w:cantSplit/>
          <w:trHeight w:val="10672"/>
        </w:trPr>
        <w:tc>
          <w:tcPr>
            <w:tcW w:w="9180" w:type="dxa"/>
            <w:tcBorders>
              <w:bottom w:val="nil"/>
            </w:tcBorders>
          </w:tcPr>
          <w:p w14:paraId="12821C03" w14:textId="77777777" w:rsidR="00B36A14" w:rsidRDefault="00C504D6">
            <w:pPr>
              <w:adjustRightInd w:val="0"/>
              <w:snapToGrid w:val="0"/>
              <w:spacing w:line="360" w:lineRule="auto"/>
              <w:rPr>
                <w:rFonts w:ascii="仿宋_GB2312" w:eastAsia="仿宋_GB2312"/>
              </w:rPr>
            </w:pPr>
            <w:r>
              <w:rPr>
                <w:rFonts w:ascii="仿宋_GB2312" w:eastAsia="仿宋_GB2312" w:hint="eastAsia"/>
              </w:rPr>
              <w:t>（对经费预算是否合理，有无其他经费来源，能否偿还贷款，能否保证研究计划实施所需的人力，工作时间等基本条件提出具体意见）</w:t>
            </w:r>
          </w:p>
          <w:p w14:paraId="247965AD" w14:textId="77777777" w:rsidR="00B36A14" w:rsidRDefault="00B36A14">
            <w:pPr>
              <w:adjustRightInd w:val="0"/>
              <w:snapToGrid w:val="0"/>
              <w:spacing w:line="360" w:lineRule="auto"/>
              <w:ind w:left="72" w:hanging="72"/>
              <w:rPr>
                <w:rFonts w:ascii="仿宋_GB2312" w:eastAsia="仿宋_GB2312"/>
                <w:sz w:val="30"/>
              </w:rPr>
            </w:pPr>
          </w:p>
          <w:p w14:paraId="603E555E" w14:textId="77777777" w:rsidR="00B36A14" w:rsidRDefault="00B36A14">
            <w:pPr>
              <w:adjustRightInd w:val="0"/>
              <w:snapToGrid w:val="0"/>
              <w:spacing w:line="360" w:lineRule="auto"/>
              <w:ind w:left="72" w:hanging="72"/>
              <w:rPr>
                <w:rFonts w:ascii="仿宋_GB2312" w:eastAsia="仿宋_GB2312"/>
                <w:sz w:val="30"/>
              </w:rPr>
            </w:pPr>
          </w:p>
          <w:p w14:paraId="525DE7D7" w14:textId="77777777" w:rsidR="00B36A14" w:rsidRDefault="00B36A14">
            <w:pPr>
              <w:adjustRightInd w:val="0"/>
              <w:snapToGrid w:val="0"/>
              <w:spacing w:line="360" w:lineRule="auto"/>
              <w:ind w:left="72" w:hanging="72"/>
              <w:rPr>
                <w:rFonts w:ascii="仿宋_GB2312" w:eastAsia="仿宋_GB2312"/>
              </w:rPr>
            </w:pPr>
          </w:p>
          <w:p w14:paraId="77940422" w14:textId="77777777" w:rsidR="00B36A14" w:rsidRDefault="00B36A14">
            <w:pPr>
              <w:adjustRightInd w:val="0"/>
              <w:snapToGrid w:val="0"/>
              <w:spacing w:line="360" w:lineRule="auto"/>
              <w:ind w:left="72" w:hanging="72"/>
              <w:rPr>
                <w:rFonts w:ascii="仿宋_GB2312" w:eastAsia="仿宋_GB2312"/>
              </w:rPr>
            </w:pPr>
          </w:p>
          <w:p w14:paraId="046F952D" w14:textId="77777777" w:rsidR="00B36A14" w:rsidRDefault="00B36A14">
            <w:pPr>
              <w:adjustRightInd w:val="0"/>
              <w:snapToGrid w:val="0"/>
              <w:spacing w:line="360" w:lineRule="auto"/>
              <w:ind w:left="72" w:hanging="72"/>
              <w:rPr>
                <w:rFonts w:ascii="仿宋_GB2312" w:eastAsia="仿宋_GB2312"/>
              </w:rPr>
            </w:pPr>
          </w:p>
          <w:p w14:paraId="47BA8689" w14:textId="77777777" w:rsidR="00B36A14" w:rsidRDefault="00B36A14">
            <w:pPr>
              <w:adjustRightInd w:val="0"/>
              <w:snapToGrid w:val="0"/>
              <w:spacing w:line="360" w:lineRule="auto"/>
              <w:ind w:left="72" w:hanging="72"/>
              <w:rPr>
                <w:rFonts w:ascii="仿宋_GB2312" w:eastAsia="仿宋_GB2312"/>
              </w:rPr>
            </w:pPr>
          </w:p>
        </w:tc>
      </w:tr>
      <w:tr w:rsidR="00B36A14" w14:paraId="0D8F1973" w14:textId="77777777">
        <w:trPr>
          <w:cantSplit/>
          <w:trHeight w:val="1285"/>
        </w:trPr>
        <w:tc>
          <w:tcPr>
            <w:tcW w:w="9180" w:type="dxa"/>
            <w:tcBorders>
              <w:top w:val="nil"/>
              <w:bottom w:val="single" w:sz="12" w:space="0" w:color="auto"/>
            </w:tcBorders>
          </w:tcPr>
          <w:p w14:paraId="6B08C579" w14:textId="77777777" w:rsidR="00B36A14" w:rsidRDefault="00B36A14">
            <w:pPr>
              <w:adjustRightInd w:val="0"/>
              <w:snapToGrid w:val="0"/>
              <w:spacing w:line="360" w:lineRule="auto"/>
              <w:ind w:firstLine="34"/>
              <w:rPr>
                <w:rFonts w:ascii="仿宋_GB2312" w:eastAsia="仿宋_GB2312"/>
              </w:rPr>
            </w:pPr>
          </w:p>
          <w:p w14:paraId="4A8C9078" w14:textId="77777777" w:rsidR="00B36A14" w:rsidRDefault="00C504D6">
            <w:pPr>
              <w:adjustRightInd w:val="0"/>
              <w:snapToGrid w:val="0"/>
              <w:spacing w:line="360" w:lineRule="auto"/>
              <w:ind w:firstLine="34"/>
              <w:rPr>
                <w:rFonts w:ascii="仿宋_GB2312" w:eastAsia="仿宋_GB2312"/>
              </w:rPr>
            </w:pPr>
            <w:r>
              <w:rPr>
                <w:rFonts w:ascii="仿宋_GB2312" w:eastAsia="仿宋_GB2312" w:hint="eastAsia"/>
              </w:rPr>
              <w:t xml:space="preserve">                                单位（公章）                          年    月    日</w:t>
            </w:r>
          </w:p>
        </w:tc>
      </w:tr>
    </w:tbl>
    <w:p w14:paraId="45CFF9B0" w14:textId="77777777" w:rsidR="00B36A14" w:rsidRDefault="00B36A14">
      <w:pPr>
        <w:adjustRightInd w:val="0"/>
        <w:snapToGrid w:val="0"/>
        <w:spacing w:line="360" w:lineRule="auto"/>
        <w:rPr>
          <w:rFonts w:ascii="仿宋_GB2312" w:eastAsia="仿宋_GB2312" w:hAnsi="宋体"/>
        </w:rPr>
        <w:sectPr w:rsidR="00B36A14">
          <w:pgSz w:w="11907" w:h="16840"/>
          <w:pgMar w:top="1440" w:right="1247" w:bottom="1440" w:left="1304" w:header="851" w:footer="992" w:gutter="0"/>
          <w:cols w:space="425"/>
          <w:titlePg/>
          <w:docGrid w:linePitch="380"/>
        </w:sectPr>
      </w:pPr>
    </w:p>
    <w:p w14:paraId="56AAB585" w14:textId="77777777" w:rsidR="00B36A14" w:rsidRDefault="00C504D6">
      <w:pPr>
        <w:adjustRightInd w:val="0"/>
        <w:snapToGrid w:val="0"/>
        <w:rPr>
          <w:rFonts w:ascii="仿宋_GB2312" w:eastAsia="仿宋_GB2312" w:hAnsi="华文仿宋"/>
          <w:b/>
          <w:sz w:val="24"/>
        </w:rPr>
      </w:pPr>
      <w:bookmarkStart w:id="400" w:name="_Toc206571283"/>
      <w:bookmarkStart w:id="401" w:name="_Toc207442172"/>
      <w:r>
        <w:rPr>
          <w:rFonts w:ascii="仿宋_GB2312" w:eastAsia="仿宋_GB2312" w:hAnsi="华文仿宋" w:hint="eastAsia"/>
          <w:b/>
          <w:sz w:val="24"/>
        </w:rPr>
        <w:lastRenderedPageBreak/>
        <w:t>附件1 仪器、设备使用预算明细表</w:t>
      </w:r>
      <w:bookmarkEnd w:id="400"/>
      <w:bookmarkEnd w:id="401"/>
      <w:r>
        <w:rPr>
          <w:rFonts w:ascii="仿宋_GB2312" w:eastAsia="仿宋_GB2312" w:hAnsi="华文仿宋" w:hint="eastAsia"/>
          <w:b/>
          <w:sz w:val="24"/>
        </w:rPr>
        <w:t xml:space="preserve">（单价5万元以上）      </w:t>
      </w:r>
    </w:p>
    <w:p w14:paraId="6E028E53" w14:textId="77777777" w:rsidR="00B36A14" w:rsidRDefault="00C504D6" w:rsidP="00AD3327">
      <w:pPr>
        <w:adjustRightInd w:val="0"/>
        <w:snapToGrid w:val="0"/>
        <w:ind w:firstLineChars="200" w:firstLine="482"/>
        <w:rPr>
          <w:rFonts w:ascii="仿宋_GB2312" w:eastAsia="仿宋_GB2312" w:hAnsi="华文仿宋"/>
          <w:b/>
          <w:sz w:val="24"/>
        </w:rPr>
      </w:pPr>
      <w:r>
        <w:rPr>
          <w:rFonts w:ascii="仿宋_GB2312" w:eastAsia="仿宋_GB2312" w:hAnsi="华文仿宋" w:hint="eastAsia"/>
          <w:b/>
          <w:sz w:val="24"/>
        </w:rPr>
        <w:t xml:space="preserve">                                                                         单位：万元</w:t>
      </w:r>
      <w:bookmarkStart w:id="402" w:name="_Toc207442173"/>
      <w:bookmarkStart w:id="403" w:name="_Toc206571284"/>
    </w:p>
    <w:tbl>
      <w:tblPr>
        <w:tblpPr w:leftFromText="180" w:rightFromText="180" w:vertAnchor="text" w:horzAnchor="margin" w:tblpY="12"/>
        <w:tblW w:w="14516" w:type="dxa"/>
        <w:tblLayout w:type="fixed"/>
        <w:tblLook w:val="04A0" w:firstRow="1" w:lastRow="0" w:firstColumn="1" w:lastColumn="0" w:noHBand="0" w:noVBand="1"/>
      </w:tblPr>
      <w:tblGrid>
        <w:gridCol w:w="1176"/>
        <w:gridCol w:w="1493"/>
        <w:gridCol w:w="1176"/>
        <w:gridCol w:w="1568"/>
        <w:gridCol w:w="1417"/>
        <w:gridCol w:w="1176"/>
        <w:gridCol w:w="1260"/>
        <w:gridCol w:w="1365"/>
        <w:gridCol w:w="1470"/>
        <w:gridCol w:w="1207"/>
        <w:gridCol w:w="1208"/>
      </w:tblGrid>
      <w:tr w:rsidR="00B36A14" w14:paraId="6D18EE2B" w14:textId="77777777">
        <w:trPr>
          <w:trHeight w:val="600"/>
        </w:trPr>
        <w:tc>
          <w:tcPr>
            <w:tcW w:w="1176" w:type="dxa"/>
            <w:tcBorders>
              <w:top w:val="single" w:sz="4" w:space="0" w:color="auto"/>
              <w:left w:val="single" w:sz="4" w:space="0" w:color="auto"/>
              <w:bottom w:val="single" w:sz="4" w:space="0" w:color="auto"/>
              <w:right w:val="single" w:sz="4" w:space="0" w:color="auto"/>
            </w:tcBorders>
            <w:vAlign w:val="center"/>
          </w:tcPr>
          <w:p w14:paraId="731AEC47"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1493" w:type="dxa"/>
            <w:tcBorders>
              <w:top w:val="single" w:sz="4" w:space="0" w:color="auto"/>
              <w:left w:val="nil"/>
              <w:bottom w:val="single" w:sz="4" w:space="0" w:color="auto"/>
              <w:right w:val="single" w:sz="4" w:space="0" w:color="auto"/>
            </w:tcBorders>
            <w:vAlign w:val="center"/>
          </w:tcPr>
          <w:p w14:paraId="6AE74FCF"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设备</w:t>
            </w:r>
          </w:p>
          <w:p w14:paraId="46EDA751"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名称</w:t>
            </w:r>
          </w:p>
        </w:tc>
        <w:tc>
          <w:tcPr>
            <w:tcW w:w="1176" w:type="dxa"/>
            <w:tcBorders>
              <w:top w:val="single" w:sz="4" w:space="0" w:color="auto"/>
              <w:left w:val="nil"/>
              <w:bottom w:val="single" w:sz="4" w:space="0" w:color="auto"/>
              <w:right w:val="single" w:sz="4" w:space="0" w:color="auto"/>
            </w:tcBorders>
            <w:vAlign w:val="center"/>
          </w:tcPr>
          <w:p w14:paraId="2638B6A7"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设备</w:t>
            </w:r>
          </w:p>
          <w:p w14:paraId="68C3F18B"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型号</w:t>
            </w:r>
          </w:p>
        </w:tc>
        <w:tc>
          <w:tcPr>
            <w:tcW w:w="1568" w:type="dxa"/>
            <w:tcBorders>
              <w:top w:val="single" w:sz="4" w:space="0" w:color="auto"/>
              <w:left w:val="nil"/>
              <w:bottom w:val="single" w:sz="4" w:space="0" w:color="auto"/>
              <w:right w:val="single" w:sz="4" w:space="0" w:color="auto"/>
            </w:tcBorders>
            <w:vAlign w:val="center"/>
          </w:tcPr>
          <w:p w14:paraId="40164946"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单　价</w:t>
            </w:r>
          </w:p>
          <w:p w14:paraId="3205CBDC"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(万元/台件)</w:t>
            </w:r>
          </w:p>
        </w:tc>
        <w:tc>
          <w:tcPr>
            <w:tcW w:w="1417" w:type="dxa"/>
            <w:tcBorders>
              <w:top w:val="single" w:sz="4" w:space="0" w:color="auto"/>
              <w:left w:val="nil"/>
              <w:bottom w:val="single" w:sz="4" w:space="0" w:color="auto"/>
              <w:right w:val="single" w:sz="4" w:space="0" w:color="auto"/>
            </w:tcBorders>
            <w:vAlign w:val="center"/>
          </w:tcPr>
          <w:p w14:paraId="236A9110"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数量（台件）</w:t>
            </w:r>
          </w:p>
        </w:tc>
        <w:tc>
          <w:tcPr>
            <w:tcW w:w="1176" w:type="dxa"/>
            <w:tcBorders>
              <w:top w:val="single" w:sz="4" w:space="0" w:color="auto"/>
              <w:left w:val="nil"/>
              <w:bottom w:val="single" w:sz="4" w:space="0" w:color="auto"/>
              <w:right w:val="single" w:sz="4" w:space="0" w:color="auto"/>
            </w:tcBorders>
            <w:vAlign w:val="center"/>
          </w:tcPr>
          <w:p w14:paraId="4A4BD9FE"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总价</w:t>
            </w:r>
          </w:p>
        </w:tc>
        <w:tc>
          <w:tcPr>
            <w:tcW w:w="1260" w:type="dxa"/>
            <w:tcBorders>
              <w:top w:val="single" w:sz="4" w:space="0" w:color="auto"/>
              <w:left w:val="nil"/>
              <w:bottom w:val="single" w:sz="4" w:space="0" w:color="auto"/>
              <w:right w:val="single" w:sz="4" w:space="0" w:color="auto"/>
            </w:tcBorders>
            <w:vAlign w:val="center"/>
          </w:tcPr>
          <w:p w14:paraId="5AF6D48A"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生产国别与地区</w:t>
            </w:r>
          </w:p>
        </w:tc>
        <w:tc>
          <w:tcPr>
            <w:tcW w:w="1365" w:type="dxa"/>
            <w:tcBorders>
              <w:top w:val="single" w:sz="4" w:space="0" w:color="auto"/>
              <w:left w:val="nil"/>
              <w:bottom w:val="single" w:sz="4" w:space="0" w:color="auto"/>
              <w:right w:val="single" w:sz="4" w:space="0" w:color="auto"/>
            </w:tcBorders>
            <w:vAlign w:val="center"/>
          </w:tcPr>
          <w:p w14:paraId="4A44A838"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隶属单位</w:t>
            </w:r>
          </w:p>
        </w:tc>
        <w:tc>
          <w:tcPr>
            <w:tcW w:w="1470" w:type="dxa"/>
            <w:tcBorders>
              <w:top w:val="single" w:sz="4" w:space="0" w:color="auto"/>
              <w:left w:val="nil"/>
              <w:bottom w:val="single" w:sz="4" w:space="0" w:color="auto"/>
              <w:right w:val="single" w:sz="4" w:space="0" w:color="auto"/>
            </w:tcBorders>
            <w:vAlign w:val="center"/>
          </w:tcPr>
          <w:p w14:paraId="46F6505F"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设备状况及主要性能指标</w:t>
            </w:r>
          </w:p>
        </w:tc>
        <w:tc>
          <w:tcPr>
            <w:tcW w:w="1207" w:type="dxa"/>
            <w:tcBorders>
              <w:top w:val="single" w:sz="4" w:space="0" w:color="auto"/>
              <w:left w:val="nil"/>
              <w:bottom w:val="single" w:sz="4" w:space="0" w:color="auto"/>
              <w:right w:val="single" w:sz="4" w:space="0" w:color="auto"/>
            </w:tcBorders>
            <w:shd w:val="clear" w:color="auto" w:fill="auto"/>
            <w:vAlign w:val="center"/>
          </w:tcPr>
          <w:p w14:paraId="72763928"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购置时间</w:t>
            </w:r>
          </w:p>
        </w:tc>
        <w:tc>
          <w:tcPr>
            <w:tcW w:w="1208" w:type="dxa"/>
            <w:tcBorders>
              <w:top w:val="single" w:sz="4" w:space="0" w:color="auto"/>
              <w:left w:val="nil"/>
              <w:bottom w:val="single" w:sz="4" w:space="0" w:color="auto"/>
              <w:right w:val="single" w:sz="4" w:space="0" w:color="auto"/>
            </w:tcBorders>
            <w:shd w:val="clear" w:color="auto" w:fill="auto"/>
            <w:vAlign w:val="center"/>
          </w:tcPr>
          <w:p w14:paraId="3C7B9BE8"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使用费计取单价</w:t>
            </w:r>
          </w:p>
        </w:tc>
      </w:tr>
      <w:tr w:rsidR="00B36A14" w14:paraId="344DCC4C" w14:textId="77777777">
        <w:trPr>
          <w:trHeight w:val="735"/>
        </w:trPr>
        <w:tc>
          <w:tcPr>
            <w:tcW w:w="1176" w:type="dxa"/>
            <w:tcBorders>
              <w:top w:val="nil"/>
              <w:left w:val="single" w:sz="4" w:space="0" w:color="auto"/>
              <w:bottom w:val="single" w:sz="4" w:space="0" w:color="auto"/>
              <w:right w:val="single" w:sz="4" w:space="0" w:color="auto"/>
            </w:tcBorders>
            <w:vAlign w:val="center"/>
          </w:tcPr>
          <w:p w14:paraId="7075CE1F" w14:textId="77777777" w:rsidR="00B36A14" w:rsidRDefault="00B36A14">
            <w:pPr>
              <w:adjustRightInd w:val="0"/>
              <w:snapToGrid w:val="0"/>
              <w:rPr>
                <w:rFonts w:ascii="仿宋_GB2312" w:eastAsia="仿宋_GB2312" w:hAnsi="华文仿宋"/>
                <w:sz w:val="24"/>
              </w:rPr>
            </w:pPr>
          </w:p>
        </w:tc>
        <w:tc>
          <w:tcPr>
            <w:tcW w:w="1493" w:type="dxa"/>
            <w:tcBorders>
              <w:top w:val="nil"/>
              <w:left w:val="nil"/>
              <w:bottom w:val="single" w:sz="4" w:space="0" w:color="auto"/>
              <w:right w:val="single" w:sz="4" w:space="0" w:color="auto"/>
            </w:tcBorders>
            <w:vAlign w:val="center"/>
          </w:tcPr>
          <w:p w14:paraId="727167AE" w14:textId="77777777" w:rsidR="00B36A14" w:rsidRDefault="00B36A14">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03A37820" w14:textId="77777777" w:rsidR="00B36A14" w:rsidRDefault="00B36A14">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3144051F" w14:textId="77777777" w:rsidR="00B36A14" w:rsidRDefault="00B36A14">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19853128" w14:textId="77777777" w:rsidR="00B36A14" w:rsidRDefault="00B36A14">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25BB9C88" w14:textId="77777777" w:rsidR="00B36A14" w:rsidRDefault="00B36A14">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2970CE72" w14:textId="77777777" w:rsidR="00B36A14" w:rsidRDefault="00B36A14">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67ACB85D"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6829B687" w14:textId="77777777" w:rsidR="00B36A14" w:rsidRDefault="00B36A14">
            <w:pPr>
              <w:adjustRightInd w:val="0"/>
              <w:snapToGrid w:val="0"/>
              <w:rPr>
                <w:rFonts w:ascii="仿宋_GB2312" w:eastAsia="仿宋_GB2312" w:hAnsi="华文仿宋"/>
                <w:sz w:val="24"/>
              </w:rPr>
            </w:pPr>
          </w:p>
        </w:tc>
        <w:tc>
          <w:tcPr>
            <w:tcW w:w="1207" w:type="dxa"/>
            <w:tcBorders>
              <w:top w:val="single" w:sz="4" w:space="0" w:color="auto"/>
              <w:left w:val="nil"/>
              <w:bottom w:val="single" w:sz="4" w:space="0" w:color="auto"/>
              <w:right w:val="single" w:sz="4" w:space="0" w:color="auto"/>
            </w:tcBorders>
            <w:shd w:val="clear" w:color="auto" w:fill="auto"/>
            <w:vAlign w:val="center"/>
          </w:tcPr>
          <w:p w14:paraId="234C44B8" w14:textId="77777777" w:rsidR="00B36A14" w:rsidRDefault="00B36A14">
            <w:pPr>
              <w:adjustRightInd w:val="0"/>
              <w:snapToGrid w:val="0"/>
              <w:rPr>
                <w:rFonts w:ascii="仿宋_GB2312" w:eastAsia="仿宋_GB2312" w:hAnsi="华文仿宋"/>
                <w:sz w:val="24"/>
              </w:rPr>
            </w:pPr>
          </w:p>
        </w:tc>
        <w:tc>
          <w:tcPr>
            <w:tcW w:w="1208" w:type="dxa"/>
            <w:tcBorders>
              <w:top w:val="single" w:sz="4" w:space="0" w:color="auto"/>
              <w:left w:val="nil"/>
              <w:bottom w:val="single" w:sz="4" w:space="0" w:color="auto"/>
              <w:right w:val="single" w:sz="4" w:space="0" w:color="auto"/>
            </w:tcBorders>
            <w:shd w:val="clear" w:color="auto" w:fill="auto"/>
            <w:vAlign w:val="center"/>
          </w:tcPr>
          <w:p w14:paraId="3FF4FAFF" w14:textId="77777777" w:rsidR="00B36A14" w:rsidRDefault="00B36A14">
            <w:pPr>
              <w:adjustRightInd w:val="0"/>
              <w:snapToGrid w:val="0"/>
              <w:rPr>
                <w:rFonts w:ascii="仿宋_GB2312" w:eastAsia="仿宋_GB2312" w:hAnsi="华文仿宋"/>
                <w:sz w:val="24"/>
              </w:rPr>
            </w:pPr>
          </w:p>
        </w:tc>
      </w:tr>
      <w:tr w:rsidR="00B36A14" w14:paraId="1BC7D8C6" w14:textId="77777777">
        <w:trPr>
          <w:trHeight w:val="735"/>
        </w:trPr>
        <w:tc>
          <w:tcPr>
            <w:tcW w:w="1176" w:type="dxa"/>
            <w:tcBorders>
              <w:top w:val="nil"/>
              <w:left w:val="single" w:sz="4" w:space="0" w:color="auto"/>
              <w:bottom w:val="single" w:sz="4" w:space="0" w:color="auto"/>
              <w:right w:val="single" w:sz="4" w:space="0" w:color="auto"/>
            </w:tcBorders>
            <w:vAlign w:val="center"/>
          </w:tcPr>
          <w:p w14:paraId="27A35A46" w14:textId="77777777" w:rsidR="00B36A14" w:rsidRDefault="00B36A14">
            <w:pPr>
              <w:adjustRightInd w:val="0"/>
              <w:snapToGrid w:val="0"/>
              <w:rPr>
                <w:rFonts w:ascii="仿宋_GB2312" w:eastAsia="仿宋_GB2312" w:hAnsi="华文仿宋"/>
                <w:sz w:val="24"/>
              </w:rPr>
            </w:pPr>
          </w:p>
        </w:tc>
        <w:tc>
          <w:tcPr>
            <w:tcW w:w="1493" w:type="dxa"/>
            <w:tcBorders>
              <w:top w:val="nil"/>
              <w:left w:val="nil"/>
              <w:bottom w:val="single" w:sz="4" w:space="0" w:color="auto"/>
              <w:right w:val="single" w:sz="4" w:space="0" w:color="auto"/>
            </w:tcBorders>
            <w:vAlign w:val="center"/>
          </w:tcPr>
          <w:p w14:paraId="40CB0107" w14:textId="77777777" w:rsidR="00B36A14" w:rsidRDefault="00B36A14">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46F33BF7" w14:textId="77777777" w:rsidR="00B36A14" w:rsidRDefault="00B36A14">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7C504513" w14:textId="77777777" w:rsidR="00B36A14" w:rsidRDefault="00B36A14">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2E76DBA5" w14:textId="77777777" w:rsidR="00B36A14" w:rsidRDefault="00B36A14">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20D51898" w14:textId="77777777" w:rsidR="00B36A14" w:rsidRDefault="00B36A14">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2A1D35EB" w14:textId="77777777" w:rsidR="00B36A14" w:rsidRDefault="00B36A14">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3DAA42C6"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47D08DEE" w14:textId="77777777" w:rsidR="00B36A14" w:rsidRDefault="00B36A14">
            <w:pPr>
              <w:adjustRightInd w:val="0"/>
              <w:snapToGrid w:val="0"/>
              <w:rPr>
                <w:rFonts w:ascii="仿宋_GB2312" w:eastAsia="仿宋_GB2312" w:hAnsi="华文仿宋"/>
                <w:sz w:val="24"/>
              </w:rPr>
            </w:pP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6E1C1CC" w14:textId="77777777" w:rsidR="00B36A14" w:rsidRDefault="00B36A14">
            <w:pPr>
              <w:adjustRightInd w:val="0"/>
              <w:snapToGrid w:val="0"/>
              <w:rPr>
                <w:rFonts w:ascii="仿宋_GB2312" w:eastAsia="仿宋_GB2312" w:hAnsi="华文仿宋"/>
                <w:sz w:val="24"/>
              </w:rPr>
            </w:pP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14:paraId="3DD47CE3" w14:textId="77777777" w:rsidR="00B36A14" w:rsidRDefault="00B36A14">
            <w:pPr>
              <w:adjustRightInd w:val="0"/>
              <w:snapToGrid w:val="0"/>
              <w:rPr>
                <w:rFonts w:ascii="仿宋_GB2312" w:eastAsia="仿宋_GB2312" w:hAnsi="华文仿宋"/>
                <w:sz w:val="24"/>
              </w:rPr>
            </w:pPr>
          </w:p>
        </w:tc>
      </w:tr>
      <w:tr w:rsidR="00B36A14" w14:paraId="356E7C63" w14:textId="77777777">
        <w:trPr>
          <w:trHeight w:val="735"/>
        </w:trPr>
        <w:tc>
          <w:tcPr>
            <w:tcW w:w="1176" w:type="dxa"/>
            <w:tcBorders>
              <w:top w:val="nil"/>
              <w:left w:val="single" w:sz="4" w:space="0" w:color="auto"/>
              <w:bottom w:val="single" w:sz="4" w:space="0" w:color="auto"/>
              <w:right w:val="single" w:sz="4" w:space="0" w:color="auto"/>
            </w:tcBorders>
            <w:vAlign w:val="center"/>
          </w:tcPr>
          <w:p w14:paraId="5CD3E245" w14:textId="77777777" w:rsidR="00B36A14" w:rsidRDefault="00B36A14">
            <w:pPr>
              <w:adjustRightInd w:val="0"/>
              <w:snapToGrid w:val="0"/>
              <w:rPr>
                <w:rFonts w:ascii="仿宋_GB2312" w:eastAsia="仿宋_GB2312" w:hAnsi="华文仿宋"/>
                <w:sz w:val="24"/>
              </w:rPr>
            </w:pPr>
          </w:p>
        </w:tc>
        <w:tc>
          <w:tcPr>
            <w:tcW w:w="1493" w:type="dxa"/>
            <w:tcBorders>
              <w:top w:val="nil"/>
              <w:left w:val="nil"/>
              <w:bottom w:val="single" w:sz="4" w:space="0" w:color="auto"/>
              <w:right w:val="single" w:sz="4" w:space="0" w:color="auto"/>
            </w:tcBorders>
            <w:vAlign w:val="center"/>
          </w:tcPr>
          <w:p w14:paraId="479C4FB3" w14:textId="77777777" w:rsidR="00B36A14" w:rsidRDefault="00B36A14">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52AA6FAD" w14:textId="77777777" w:rsidR="00B36A14" w:rsidRDefault="00B36A14">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6F8B1E08" w14:textId="77777777" w:rsidR="00B36A14" w:rsidRDefault="00B36A14">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470BFF1C" w14:textId="77777777" w:rsidR="00B36A14" w:rsidRDefault="00B36A14">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3246A5B9" w14:textId="77777777" w:rsidR="00B36A14" w:rsidRDefault="00B36A14">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5B5067CC" w14:textId="77777777" w:rsidR="00B36A14" w:rsidRDefault="00B36A14">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36AAE2CA"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54CB2584" w14:textId="77777777" w:rsidR="00B36A14" w:rsidRDefault="00B36A14">
            <w:pPr>
              <w:adjustRightInd w:val="0"/>
              <w:snapToGrid w:val="0"/>
              <w:rPr>
                <w:rFonts w:ascii="仿宋_GB2312" w:eastAsia="仿宋_GB2312" w:hAnsi="华文仿宋"/>
                <w:sz w:val="24"/>
              </w:rPr>
            </w:pPr>
          </w:p>
        </w:tc>
        <w:tc>
          <w:tcPr>
            <w:tcW w:w="1207" w:type="dxa"/>
            <w:tcBorders>
              <w:left w:val="nil"/>
              <w:bottom w:val="single" w:sz="4" w:space="0" w:color="auto"/>
              <w:right w:val="single" w:sz="4" w:space="0" w:color="auto"/>
            </w:tcBorders>
            <w:shd w:val="clear" w:color="auto" w:fill="auto"/>
            <w:vAlign w:val="center"/>
          </w:tcPr>
          <w:p w14:paraId="106B1365" w14:textId="77777777" w:rsidR="00B36A14" w:rsidRDefault="00B36A14">
            <w:pPr>
              <w:adjustRightInd w:val="0"/>
              <w:snapToGrid w:val="0"/>
              <w:rPr>
                <w:rFonts w:ascii="仿宋_GB2312" w:eastAsia="仿宋_GB2312" w:hAnsi="华文仿宋"/>
                <w:sz w:val="24"/>
              </w:rPr>
            </w:pPr>
          </w:p>
        </w:tc>
        <w:tc>
          <w:tcPr>
            <w:tcW w:w="1208" w:type="dxa"/>
            <w:tcBorders>
              <w:left w:val="nil"/>
              <w:bottom w:val="single" w:sz="4" w:space="0" w:color="auto"/>
              <w:right w:val="single" w:sz="4" w:space="0" w:color="auto"/>
            </w:tcBorders>
            <w:shd w:val="clear" w:color="auto" w:fill="auto"/>
            <w:vAlign w:val="center"/>
          </w:tcPr>
          <w:p w14:paraId="76D3C661" w14:textId="77777777" w:rsidR="00B36A14" w:rsidRDefault="00B36A14">
            <w:pPr>
              <w:adjustRightInd w:val="0"/>
              <w:snapToGrid w:val="0"/>
              <w:rPr>
                <w:rFonts w:ascii="仿宋_GB2312" w:eastAsia="仿宋_GB2312" w:hAnsi="华文仿宋"/>
                <w:sz w:val="24"/>
              </w:rPr>
            </w:pPr>
          </w:p>
        </w:tc>
      </w:tr>
      <w:tr w:rsidR="00B36A14" w14:paraId="32F14C5D" w14:textId="77777777">
        <w:trPr>
          <w:trHeight w:val="735"/>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tcPr>
          <w:p w14:paraId="6AA6B342" w14:textId="77777777" w:rsidR="00B36A14" w:rsidRDefault="00B36A14">
            <w:pPr>
              <w:adjustRightInd w:val="0"/>
              <w:snapToGrid w:val="0"/>
              <w:rPr>
                <w:rFonts w:ascii="仿宋_GB2312" w:eastAsia="仿宋_GB2312" w:hAnsi="华文仿宋"/>
                <w:b/>
                <w:sz w:val="24"/>
              </w:rPr>
            </w:pPr>
          </w:p>
        </w:tc>
        <w:tc>
          <w:tcPr>
            <w:tcW w:w="1493" w:type="dxa"/>
            <w:tcBorders>
              <w:top w:val="single" w:sz="4" w:space="0" w:color="auto"/>
              <w:left w:val="single" w:sz="4" w:space="0" w:color="auto"/>
              <w:bottom w:val="single" w:sz="4" w:space="0" w:color="auto"/>
              <w:right w:val="single" w:sz="4" w:space="0" w:color="auto"/>
            </w:tcBorders>
            <w:shd w:val="clear" w:color="auto" w:fill="auto"/>
            <w:vAlign w:val="center"/>
          </w:tcPr>
          <w:p w14:paraId="1837EE41" w14:textId="77777777" w:rsidR="00B36A14" w:rsidRDefault="00B36A14">
            <w:pPr>
              <w:adjustRightInd w:val="0"/>
              <w:snapToGrid w:val="0"/>
              <w:rPr>
                <w:rFonts w:ascii="仿宋_GB2312" w:eastAsia="仿宋_GB2312" w:hAnsi="华文仿宋"/>
                <w:b/>
                <w:sz w:val="24"/>
              </w:rPr>
            </w:pPr>
          </w:p>
        </w:tc>
        <w:tc>
          <w:tcPr>
            <w:tcW w:w="1176" w:type="dxa"/>
            <w:tcBorders>
              <w:top w:val="nil"/>
              <w:left w:val="nil"/>
              <w:bottom w:val="single" w:sz="4" w:space="0" w:color="auto"/>
              <w:right w:val="single" w:sz="4" w:space="0" w:color="auto"/>
            </w:tcBorders>
            <w:vAlign w:val="center"/>
          </w:tcPr>
          <w:p w14:paraId="34BBF015" w14:textId="77777777" w:rsidR="00B36A14" w:rsidRDefault="00B36A14">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28F61F83" w14:textId="77777777" w:rsidR="00B36A14" w:rsidRDefault="00B36A14">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05239BD1" w14:textId="77777777" w:rsidR="00B36A14" w:rsidRDefault="00B36A14">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421D4F62" w14:textId="77777777" w:rsidR="00B36A14" w:rsidRDefault="00B36A14">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797B2DC0" w14:textId="77777777" w:rsidR="00B36A14" w:rsidRDefault="00B36A14">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05972613"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129C5C2E" w14:textId="77777777" w:rsidR="00B36A14" w:rsidRDefault="00B36A14">
            <w:pPr>
              <w:adjustRightInd w:val="0"/>
              <w:snapToGrid w:val="0"/>
              <w:rPr>
                <w:rFonts w:ascii="仿宋_GB2312" w:eastAsia="仿宋_GB2312" w:hAnsi="华文仿宋"/>
                <w:sz w:val="24"/>
              </w:rPr>
            </w:pPr>
          </w:p>
        </w:tc>
        <w:tc>
          <w:tcPr>
            <w:tcW w:w="1207" w:type="dxa"/>
            <w:tcBorders>
              <w:top w:val="single" w:sz="4" w:space="0" w:color="auto"/>
              <w:left w:val="nil"/>
              <w:bottom w:val="single" w:sz="4" w:space="0" w:color="auto"/>
              <w:right w:val="single" w:sz="4" w:space="0" w:color="auto"/>
            </w:tcBorders>
            <w:shd w:val="clear" w:color="auto" w:fill="auto"/>
            <w:vAlign w:val="center"/>
          </w:tcPr>
          <w:p w14:paraId="138909CF" w14:textId="77777777" w:rsidR="00B36A14" w:rsidRDefault="00B36A14">
            <w:pPr>
              <w:adjustRightInd w:val="0"/>
              <w:snapToGrid w:val="0"/>
              <w:rPr>
                <w:rFonts w:ascii="仿宋_GB2312" w:eastAsia="仿宋_GB2312" w:hAnsi="华文仿宋"/>
                <w:sz w:val="24"/>
              </w:rPr>
            </w:pPr>
          </w:p>
        </w:tc>
        <w:tc>
          <w:tcPr>
            <w:tcW w:w="1208" w:type="dxa"/>
            <w:tcBorders>
              <w:top w:val="single" w:sz="4" w:space="0" w:color="auto"/>
              <w:left w:val="nil"/>
              <w:bottom w:val="single" w:sz="4" w:space="0" w:color="auto"/>
              <w:right w:val="single" w:sz="4" w:space="0" w:color="auto"/>
            </w:tcBorders>
            <w:shd w:val="clear" w:color="auto" w:fill="auto"/>
            <w:vAlign w:val="center"/>
          </w:tcPr>
          <w:p w14:paraId="0B4A0D6A" w14:textId="77777777" w:rsidR="00B36A14" w:rsidRDefault="00B36A14">
            <w:pPr>
              <w:adjustRightInd w:val="0"/>
              <w:snapToGrid w:val="0"/>
              <w:rPr>
                <w:rFonts w:ascii="仿宋_GB2312" w:eastAsia="仿宋_GB2312" w:hAnsi="华文仿宋"/>
                <w:sz w:val="24"/>
              </w:rPr>
            </w:pPr>
          </w:p>
        </w:tc>
      </w:tr>
      <w:tr w:rsidR="00B36A14" w14:paraId="4D8F3BC9" w14:textId="77777777">
        <w:trPr>
          <w:trHeight w:val="735"/>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tcPr>
          <w:p w14:paraId="6E0B4FBE" w14:textId="77777777" w:rsidR="00B36A14" w:rsidRDefault="00B36A14">
            <w:pPr>
              <w:adjustRightInd w:val="0"/>
              <w:snapToGrid w:val="0"/>
              <w:rPr>
                <w:rFonts w:ascii="仿宋_GB2312" w:eastAsia="仿宋_GB2312" w:hAnsi="华文仿宋"/>
                <w:b/>
                <w:sz w:val="24"/>
              </w:rPr>
            </w:pPr>
          </w:p>
        </w:tc>
        <w:tc>
          <w:tcPr>
            <w:tcW w:w="1493" w:type="dxa"/>
            <w:tcBorders>
              <w:top w:val="single" w:sz="4" w:space="0" w:color="auto"/>
              <w:left w:val="single" w:sz="4" w:space="0" w:color="auto"/>
              <w:bottom w:val="single" w:sz="4" w:space="0" w:color="auto"/>
              <w:right w:val="single" w:sz="4" w:space="0" w:color="auto"/>
            </w:tcBorders>
            <w:shd w:val="clear" w:color="auto" w:fill="auto"/>
            <w:vAlign w:val="center"/>
          </w:tcPr>
          <w:p w14:paraId="42FF228F" w14:textId="77777777" w:rsidR="00B36A14" w:rsidRDefault="00B36A14">
            <w:pPr>
              <w:adjustRightInd w:val="0"/>
              <w:snapToGrid w:val="0"/>
              <w:rPr>
                <w:rFonts w:ascii="仿宋_GB2312" w:eastAsia="仿宋_GB2312" w:hAnsi="华文仿宋"/>
                <w:b/>
                <w:sz w:val="24"/>
              </w:rPr>
            </w:pPr>
          </w:p>
        </w:tc>
        <w:tc>
          <w:tcPr>
            <w:tcW w:w="1176" w:type="dxa"/>
            <w:tcBorders>
              <w:top w:val="nil"/>
              <w:left w:val="nil"/>
              <w:bottom w:val="single" w:sz="4" w:space="0" w:color="auto"/>
              <w:right w:val="single" w:sz="4" w:space="0" w:color="auto"/>
            </w:tcBorders>
            <w:vAlign w:val="center"/>
          </w:tcPr>
          <w:p w14:paraId="50DDAF93" w14:textId="77777777" w:rsidR="00B36A14" w:rsidRDefault="00B36A14">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63A57C42" w14:textId="77777777" w:rsidR="00B36A14" w:rsidRDefault="00B36A14">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5E9CD25B" w14:textId="77777777" w:rsidR="00B36A14" w:rsidRDefault="00B36A14">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413ED9DB" w14:textId="77777777" w:rsidR="00B36A14" w:rsidRDefault="00B36A14">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23387682" w14:textId="77777777" w:rsidR="00B36A14" w:rsidRDefault="00B36A14">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48272BCC"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21C81165" w14:textId="77777777" w:rsidR="00B36A14" w:rsidRDefault="00B36A14">
            <w:pPr>
              <w:adjustRightInd w:val="0"/>
              <w:snapToGrid w:val="0"/>
              <w:rPr>
                <w:rFonts w:ascii="仿宋_GB2312" w:eastAsia="仿宋_GB2312" w:hAnsi="华文仿宋"/>
                <w:sz w:val="24"/>
              </w:rPr>
            </w:pPr>
          </w:p>
        </w:tc>
        <w:tc>
          <w:tcPr>
            <w:tcW w:w="1207" w:type="dxa"/>
            <w:tcBorders>
              <w:top w:val="single" w:sz="4" w:space="0" w:color="auto"/>
              <w:left w:val="nil"/>
              <w:bottom w:val="single" w:sz="4" w:space="0" w:color="auto"/>
              <w:right w:val="single" w:sz="4" w:space="0" w:color="auto"/>
            </w:tcBorders>
            <w:shd w:val="clear" w:color="auto" w:fill="auto"/>
            <w:vAlign w:val="center"/>
          </w:tcPr>
          <w:p w14:paraId="135012D5" w14:textId="77777777" w:rsidR="00B36A14" w:rsidRDefault="00B36A14">
            <w:pPr>
              <w:adjustRightInd w:val="0"/>
              <w:snapToGrid w:val="0"/>
              <w:rPr>
                <w:rFonts w:ascii="仿宋_GB2312" w:eastAsia="仿宋_GB2312" w:hAnsi="华文仿宋"/>
                <w:sz w:val="24"/>
              </w:rPr>
            </w:pPr>
          </w:p>
        </w:tc>
        <w:tc>
          <w:tcPr>
            <w:tcW w:w="1208" w:type="dxa"/>
            <w:tcBorders>
              <w:top w:val="single" w:sz="4" w:space="0" w:color="auto"/>
              <w:left w:val="nil"/>
              <w:bottom w:val="single" w:sz="4" w:space="0" w:color="auto"/>
              <w:right w:val="single" w:sz="4" w:space="0" w:color="auto"/>
            </w:tcBorders>
            <w:shd w:val="clear" w:color="auto" w:fill="auto"/>
            <w:vAlign w:val="center"/>
          </w:tcPr>
          <w:p w14:paraId="01EF1F45" w14:textId="77777777" w:rsidR="00B36A14" w:rsidRDefault="00B36A14">
            <w:pPr>
              <w:adjustRightInd w:val="0"/>
              <w:snapToGrid w:val="0"/>
              <w:rPr>
                <w:rFonts w:ascii="仿宋_GB2312" w:eastAsia="仿宋_GB2312" w:hAnsi="华文仿宋"/>
                <w:sz w:val="24"/>
              </w:rPr>
            </w:pPr>
          </w:p>
        </w:tc>
      </w:tr>
      <w:tr w:rsidR="00B36A14" w14:paraId="5118C69E" w14:textId="77777777">
        <w:trPr>
          <w:trHeight w:val="930"/>
        </w:trPr>
        <w:tc>
          <w:tcPr>
            <w:tcW w:w="2669" w:type="dxa"/>
            <w:gridSpan w:val="2"/>
            <w:tcBorders>
              <w:top w:val="single" w:sz="4" w:space="0" w:color="auto"/>
              <w:left w:val="single" w:sz="4" w:space="0" w:color="auto"/>
              <w:bottom w:val="single" w:sz="4" w:space="0" w:color="auto"/>
              <w:right w:val="single" w:sz="4" w:space="0" w:color="auto"/>
            </w:tcBorders>
            <w:vAlign w:val="center"/>
          </w:tcPr>
          <w:p w14:paraId="0AF55DD3" w14:textId="77777777" w:rsidR="00B36A14" w:rsidRDefault="00C504D6">
            <w:pPr>
              <w:adjustRightInd w:val="0"/>
              <w:snapToGrid w:val="0"/>
              <w:rPr>
                <w:rFonts w:ascii="仿宋_GB2312" w:eastAsia="仿宋_GB2312" w:hAnsi="华文仿宋"/>
                <w:b/>
                <w:sz w:val="24"/>
              </w:rPr>
            </w:pPr>
            <w:r>
              <w:rPr>
                <w:rFonts w:ascii="仿宋_GB2312" w:eastAsia="仿宋_GB2312" w:hAnsi="华文仿宋" w:hint="eastAsia"/>
                <w:b/>
                <w:sz w:val="24"/>
              </w:rPr>
              <w:t>累计</w:t>
            </w:r>
          </w:p>
        </w:tc>
        <w:tc>
          <w:tcPr>
            <w:tcW w:w="1176" w:type="dxa"/>
            <w:tcBorders>
              <w:top w:val="nil"/>
              <w:left w:val="nil"/>
              <w:bottom w:val="single" w:sz="4" w:space="0" w:color="auto"/>
              <w:right w:val="single" w:sz="4" w:space="0" w:color="auto"/>
            </w:tcBorders>
            <w:vAlign w:val="center"/>
          </w:tcPr>
          <w:p w14:paraId="021D1CEE" w14:textId="77777777" w:rsidR="00B36A14" w:rsidRDefault="00B36A14">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31EB8F8F" w14:textId="77777777" w:rsidR="00B36A14" w:rsidRDefault="00B36A14">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34EF242A" w14:textId="77777777" w:rsidR="00B36A14" w:rsidRDefault="00B36A14">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554B271D" w14:textId="77777777" w:rsidR="00B36A14" w:rsidRDefault="00B36A14">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3F2864CB" w14:textId="77777777" w:rsidR="00B36A14" w:rsidRDefault="00B36A14">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0BAF90BF"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6950B06C" w14:textId="77777777" w:rsidR="00B36A14" w:rsidRDefault="00B36A14">
            <w:pPr>
              <w:adjustRightInd w:val="0"/>
              <w:snapToGrid w:val="0"/>
              <w:rPr>
                <w:rFonts w:ascii="仿宋_GB2312" w:eastAsia="仿宋_GB2312" w:hAnsi="华文仿宋"/>
                <w:sz w:val="24"/>
              </w:rPr>
            </w:pPr>
          </w:p>
        </w:tc>
        <w:tc>
          <w:tcPr>
            <w:tcW w:w="1207" w:type="dxa"/>
            <w:tcBorders>
              <w:left w:val="nil"/>
              <w:bottom w:val="single" w:sz="4" w:space="0" w:color="auto"/>
              <w:right w:val="single" w:sz="4" w:space="0" w:color="auto"/>
            </w:tcBorders>
            <w:shd w:val="clear" w:color="auto" w:fill="auto"/>
            <w:vAlign w:val="center"/>
          </w:tcPr>
          <w:p w14:paraId="578D128C" w14:textId="77777777" w:rsidR="00B36A14" w:rsidRDefault="00B36A14">
            <w:pPr>
              <w:adjustRightInd w:val="0"/>
              <w:snapToGrid w:val="0"/>
              <w:rPr>
                <w:rFonts w:ascii="仿宋_GB2312" w:eastAsia="仿宋_GB2312" w:hAnsi="华文仿宋"/>
                <w:sz w:val="24"/>
              </w:rPr>
            </w:pPr>
          </w:p>
        </w:tc>
        <w:tc>
          <w:tcPr>
            <w:tcW w:w="1208" w:type="dxa"/>
            <w:tcBorders>
              <w:left w:val="nil"/>
              <w:bottom w:val="single" w:sz="4" w:space="0" w:color="auto"/>
              <w:right w:val="single" w:sz="4" w:space="0" w:color="auto"/>
            </w:tcBorders>
            <w:shd w:val="clear" w:color="auto" w:fill="auto"/>
            <w:vAlign w:val="center"/>
          </w:tcPr>
          <w:p w14:paraId="5A0D739A" w14:textId="77777777" w:rsidR="00B36A14" w:rsidRDefault="00B36A14">
            <w:pPr>
              <w:adjustRightInd w:val="0"/>
              <w:snapToGrid w:val="0"/>
              <w:rPr>
                <w:rFonts w:ascii="仿宋_GB2312" w:eastAsia="仿宋_GB2312" w:hAnsi="华文仿宋"/>
                <w:sz w:val="24"/>
              </w:rPr>
            </w:pPr>
          </w:p>
        </w:tc>
      </w:tr>
    </w:tbl>
    <w:p w14:paraId="3E8875EA" w14:textId="77777777" w:rsidR="00B36A14" w:rsidRDefault="00B36A14" w:rsidP="00AD3327">
      <w:pPr>
        <w:adjustRightInd w:val="0"/>
        <w:snapToGrid w:val="0"/>
        <w:ind w:firstLineChars="200" w:firstLine="482"/>
        <w:rPr>
          <w:rFonts w:ascii="仿宋_GB2312" w:eastAsia="仿宋_GB2312" w:hAnsi="华文仿宋"/>
          <w:b/>
          <w:sz w:val="24"/>
        </w:rPr>
        <w:sectPr w:rsidR="00B36A14">
          <w:headerReference w:type="default" r:id="rId35"/>
          <w:pgSz w:w="16840" w:h="11907" w:orient="landscape"/>
          <w:pgMar w:top="1287" w:right="1264" w:bottom="1797" w:left="1440" w:header="851" w:footer="992" w:gutter="284"/>
          <w:cols w:space="425"/>
          <w:docGrid w:linePitch="312"/>
        </w:sectPr>
      </w:pPr>
    </w:p>
    <w:p w14:paraId="142055AC" w14:textId="77777777" w:rsidR="00B36A14" w:rsidRDefault="00C504D6">
      <w:pPr>
        <w:adjustRightInd w:val="0"/>
        <w:snapToGrid w:val="0"/>
        <w:rPr>
          <w:rFonts w:ascii="仿宋_GB2312" w:eastAsia="仿宋_GB2312" w:hAnsi="华文仿宋"/>
          <w:b/>
          <w:sz w:val="24"/>
        </w:rPr>
      </w:pPr>
      <w:r>
        <w:rPr>
          <w:rFonts w:ascii="仿宋_GB2312" w:eastAsia="仿宋_GB2312" w:hAnsi="华文仿宋" w:hint="eastAsia"/>
          <w:b/>
          <w:sz w:val="24"/>
        </w:rPr>
        <w:lastRenderedPageBreak/>
        <w:t>附件2</w:t>
      </w:r>
      <w:bookmarkStart w:id="404" w:name="_Toc206571285"/>
      <w:bookmarkStart w:id="405" w:name="_Toc207442174"/>
      <w:bookmarkStart w:id="406" w:name="_Toc206571286"/>
      <w:bookmarkStart w:id="407" w:name="_Toc207442175"/>
      <w:bookmarkEnd w:id="402"/>
      <w:bookmarkEnd w:id="403"/>
      <w:bookmarkEnd w:id="404"/>
      <w:bookmarkEnd w:id="405"/>
      <w:r>
        <w:rPr>
          <w:rFonts w:ascii="仿宋_GB2312" w:eastAsia="仿宋_GB2312" w:hAnsi="华文仿宋" w:hint="eastAsia"/>
          <w:b/>
          <w:sz w:val="24"/>
        </w:rPr>
        <w:t>材料费预算明细表</w:t>
      </w:r>
      <w:bookmarkEnd w:id="406"/>
      <w:bookmarkEnd w:id="407"/>
      <w:r>
        <w:rPr>
          <w:rFonts w:ascii="仿宋_GB2312" w:eastAsia="仿宋_GB2312" w:hAnsi="华文仿宋" w:hint="eastAsia"/>
          <w:b/>
          <w:sz w:val="24"/>
        </w:rPr>
        <w:t>（总价5万元以上的材料）</w:t>
      </w:r>
    </w:p>
    <w:p w14:paraId="37835BC9" w14:textId="77777777" w:rsidR="00B36A14" w:rsidRDefault="00C504D6" w:rsidP="00AD3327">
      <w:pPr>
        <w:adjustRightInd w:val="0"/>
        <w:snapToGrid w:val="0"/>
        <w:ind w:firstLineChars="200" w:firstLine="482"/>
        <w:rPr>
          <w:rFonts w:ascii="仿宋_GB2312" w:eastAsia="仿宋_GB2312" w:hAnsi="华文仿宋"/>
          <w:b/>
          <w:sz w:val="24"/>
        </w:rPr>
      </w:pPr>
      <w:r>
        <w:rPr>
          <w:rFonts w:ascii="仿宋_GB2312" w:eastAsia="仿宋_GB2312" w:hAnsi="华文仿宋" w:hint="eastAsia"/>
          <w:b/>
          <w:sz w:val="24"/>
        </w:rPr>
        <w:t xml:space="preserve">                                                                     单位：万元</w:t>
      </w:r>
    </w:p>
    <w:tbl>
      <w:tblPr>
        <w:tblW w:w="13250" w:type="dxa"/>
        <w:tblLayout w:type="fixed"/>
        <w:tblLook w:val="04A0" w:firstRow="1" w:lastRow="0" w:firstColumn="1" w:lastColumn="0" w:noHBand="0" w:noVBand="1"/>
      </w:tblPr>
      <w:tblGrid>
        <w:gridCol w:w="860"/>
        <w:gridCol w:w="1575"/>
        <w:gridCol w:w="2310"/>
        <w:gridCol w:w="1680"/>
        <w:gridCol w:w="2625"/>
        <w:gridCol w:w="1995"/>
        <w:gridCol w:w="2205"/>
      </w:tblGrid>
      <w:tr w:rsidR="00B36A14" w14:paraId="3C13E83A" w14:textId="77777777">
        <w:trPr>
          <w:trHeight w:val="812"/>
        </w:trPr>
        <w:tc>
          <w:tcPr>
            <w:tcW w:w="860" w:type="dxa"/>
            <w:tcBorders>
              <w:top w:val="single" w:sz="4" w:space="0" w:color="auto"/>
              <w:left w:val="single" w:sz="4" w:space="0" w:color="auto"/>
              <w:bottom w:val="single" w:sz="4" w:space="0" w:color="auto"/>
              <w:right w:val="single" w:sz="4" w:space="0" w:color="auto"/>
            </w:tcBorders>
            <w:vAlign w:val="center"/>
          </w:tcPr>
          <w:p w14:paraId="4564FF9E"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1575" w:type="dxa"/>
            <w:tcBorders>
              <w:top w:val="single" w:sz="4" w:space="0" w:color="auto"/>
              <w:left w:val="single" w:sz="4" w:space="0" w:color="auto"/>
              <w:bottom w:val="single" w:sz="4" w:space="0" w:color="auto"/>
              <w:right w:val="single" w:sz="4" w:space="0" w:color="auto"/>
            </w:tcBorders>
            <w:vAlign w:val="center"/>
          </w:tcPr>
          <w:p w14:paraId="4EAF22D2"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材料名称</w:t>
            </w:r>
          </w:p>
        </w:tc>
        <w:tc>
          <w:tcPr>
            <w:tcW w:w="2310" w:type="dxa"/>
            <w:tcBorders>
              <w:top w:val="single" w:sz="4" w:space="0" w:color="auto"/>
              <w:left w:val="single" w:sz="4" w:space="0" w:color="auto"/>
              <w:bottom w:val="single" w:sz="4" w:space="0" w:color="auto"/>
              <w:right w:val="single" w:sz="4" w:space="0" w:color="auto"/>
            </w:tcBorders>
            <w:vAlign w:val="center"/>
          </w:tcPr>
          <w:p w14:paraId="2FD7A4A3"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规格或型号</w:t>
            </w:r>
          </w:p>
        </w:tc>
        <w:tc>
          <w:tcPr>
            <w:tcW w:w="1680" w:type="dxa"/>
            <w:tcBorders>
              <w:top w:val="single" w:sz="4" w:space="0" w:color="auto"/>
              <w:left w:val="nil"/>
              <w:bottom w:val="single" w:sz="4" w:space="0" w:color="auto"/>
              <w:right w:val="single" w:sz="4" w:space="0" w:color="auto"/>
            </w:tcBorders>
            <w:vAlign w:val="center"/>
          </w:tcPr>
          <w:p w14:paraId="7ED3CC97"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计量单位</w:t>
            </w:r>
          </w:p>
        </w:tc>
        <w:tc>
          <w:tcPr>
            <w:tcW w:w="2625" w:type="dxa"/>
            <w:tcBorders>
              <w:top w:val="single" w:sz="4" w:space="0" w:color="auto"/>
              <w:left w:val="single" w:sz="4" w:space="0" w:color="auto"/>
              <w:bottom w:val="single" w:sz="4" w:space="0" w:color="auto"/>
              <w:right w:val="single" w:sz="4" w:space="0" w:color="auto"/>
            </w:tcBorders>
          </w:tcPr>
          <w:p w14:paraId="1E5CB2B8"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单 价</w:t>
            </w:r>
          </w:p>
          <w:p w14:paraId="65410C0A"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（万元/单位数量）</w:t>
            </w:r>
          </w:p>
        </w:tc>
        <w:tc>
          <w:tcPr>
            <w:tcW w:w="1995" w:type="dxa"/>
            <w:tcBorders>
              <w:top w:val="single" w:sz="4" w:space="0" w:color="auto"/>
              <w:left w:val="single" w:sz="4" w:space="0" w:color="auto"/>
              <w:bottom w:val="single" w:sz="4" w:space="0" w:color="auto"/>
              <w:right w:val="single" w:sz="4" w:space="0" w:color="auto"/>
            </w:tcBorders>
            <w:vAlign w:val="center"/>
          </w:tcPr>
          <w:p w14:paraId="0B77DB9D"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材料费用</w:t>
            </w:r>
          </w:p>
        </w:tc>
        <w:tc>
          <w:tcPr>
            <w:tcW w:w="2205" w:type="dxa"/>
            <w:tcBorders>
              <w:top w:val="single" w:sz="4" w:space="0" w:color="auto"/>
              <w:left w:val="single" w:sz="4" w:space="0" w:color="auto"/>
              <w:bottom w:val="single" w:sz="4" w:space="0" w:color="auto"/>
              <w:right w:val="single" w:sz="4" w:space="0" w:color="auto"/>
            </w:tcBorders>
            <w:vAlign w:val="center"/>
          </w:tcPr>
          <w:p w14:paraId="1030D2CE"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经费列支</w:t>
            </w:r>
          </w:p>
        </w:tc>
      </w:tr>
      <w:tr w:rsidR="00B36A14" w14:paraId="5034F67B" w14:textId="77777777">
        <w:trPr>
          <w:trHeight w:val="585"/>
        </w:trPr>
        <w:tc>
          <w:tcPr>
            <w:tcW w:w="860" w:type="dxa"/>
            <w:tcBorders>
              <w:top w:val="nil"/>
              <w:left w:val="single" w:sz="4" w:space="0" w:color="auto"/>
              <w:bottom w:val="single" w:sz="4" w:space="0" w:color="auto"/>
              <w:right w:val="single" w:sz="4" w:space="0" w:color="auto"/>
            </w:tcBorders>
            <w:vAlign w:val="center"/>
          </w:tcPr>
          <w:p w14:paraId="62C0C62B" w14:textId="77777777" w:rsidR="00B36A14" w:rsidRDefault="00B36A14">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187F5C4E" w14:textId="77777777" w:rsidR="00B36A14" w:rsidRDefault="00B36A14">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904D966" w14:textId="77777777" w:rsidR="00B36A14" w:rsidRDefault="00B36A14">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7A151FAD" w14:textId="77777777" w:rsidR="00B36A14" w:rsidRDefault="00B36A14">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176D3932" w14:textId="77777777" w:rsidR="00B36A14" w:rsidRDefault="00B36A14">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5437E4B1" w14:textId="77777777" w:rsidR="00B36A14" w:rsidRDefault="00B36A14">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7F4D369C" w14:textId="77777777" w:rsidR="00B36A14" w:rsidRDefault="00B36A14">
            <w:pPr>
              <w:adjustRightInd w:val="0"/>
              <w:snapToGrid w:val="0"/>
              <w:jc w:val="center"/>
              <w:rPr>
                <w:rFonts w:ascii="仿宋_GB2312" w:eastAsia="仿宋_GB2312" w:hAnsi="华文仿宋"/>
                <w:sz w:val="24"/>
              </w:rPr>
            </w:pPr>
          </w:p>
        </w:tc>
      </w:tr>
      <w:tr w:rsidR="00B36A14" w14:paraId="74BCF29B" w14:textId="77777777">
        <w:trPr>
          <w:trHeight w:val="585"/>
        </w:trPr>
        <w:tc>
          <w:tcPr>
            <w:tcW w:w="860" w:type="dxa"/>
            <w:tcBorders>
              <w:top w:val="nil"/>
              <w:left w:val="single" w:sz="4" w:space="0" w:color="auto"/>
              <w:bottom w:val="single" w:sz="4" w:space="0" w:color="auto"/>
              <w:right w:val="single" w:sz="4" w:space="0" w:color="auto"/>
            </w:tcBorders>
            <w:vAlign w:val="center"/>
          </w:tcPr>
          <w:p w14:paraId="1AE0B79C" w14:textId="77777777" w:rsidR="00B36A14" w:rsidRDefault="00B36A14">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39F096DE" w14:textId="77777777" w:rsidR="00B36A14" w:rsidRDefault="00B36A14">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5DD88928" w14:textId="77777777" w:rsidR="00B36A14" w:rsidRDefault="00B36A14">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57129A72" w14:textId="77777777" w:rsidR="00B36A14" w:rsidRDefault="00B36A14">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7FBBFC39" w14:textId="77777777" w:rsidR="00B36A14" w:rsidRDefault="00B36A14">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69C81DBA" w14:textId="77777777" w:rsidR="00B36A14" w:rsidRDefault="00B36A14">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3D294EB3" w14:textId="77777777" w:rsidR="00B36A14" w:rsidRDefault="00B36A14">
            <w:pPr>
              <w:adjustRightInd w:val="0"/>
              <w:snapToGrid w:val="0"/>
              <w:jc w:val="center"/>
              <w:rPr>
                <w:rFonts w:ascii="仿宋_GB2312" w:eastAsia="仿宋_GB2312" w:hAnsi="华文仿宋"/>
                <w:sz w:val="24"/>
              </w:rPr>
            </w:pPr>
          </w:p>
        </w:tc>
      </w:tr>
      <w:tr w:rsidR="00B36A14" w14:paraId="08D8D812" w14:textId="77777777">
        <w:trPr>
          <w:trHeight w:val="585"/>
        </w:trPr>
        <w:tc>
          <w:tcPr>
            <w:tcW w:w="860" w:type="dxa"/>
            <w:tcBorders>
              <w:top w:val="nil"/>
              <w:left w:val="single" w:sz="4" w:space="0" w:color="auto"/>
              <w:bottom w:val="single" w:sz="4" w:space="0" w:color="auto"/>
              <w:right w:val="single" w:sz="4" w:space="0" w:color="auto"/>
            </w:tcBorders>
            <w:vAlign w:val="center"/>
          </w:tcPr>
          <w:p w14:paraId="0FB40C63" w14:textId="77777777" w:rsidR="00B36A14" w:rsidRDefault="00B36A14">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094BF0FC" w14:textId="77777777" w:rsidR="00B36A14" w:rsidRDefault="00B36A14">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41689DCF" w14:textId="77777777" w:rsidR="00B36A14" w:rsidRDefault="00B36A14">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657AD2C2" w14:textId="77777777" w:rsidR="00B36A14" w:rsidRDefault="00B36A14">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33F43E09" w14:textId="77777777" w:rsidR="00B36A14" w:rsidRDefault="00B36A14">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3BFCA5C7" w14:textId="77777777" w:rsidR="00B36A14" w:rsidRDefault="00B36A14">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66709A35" w14:textId="77777777" w:rsidR="00B36A14" w:rsidRDefault="00B36A14">
            <w:pPr>
              <w:adjustRightInd w:val="0"/>
              <w:snapToGrid w:val="0"/>
              <w:jc w:val="center"/>
              <w:rPr>
                <w:rFonts w:ascii="仿宋_GB2312" w:eastAsia="仿宋_GB2312" w:hAnsi="华文仿宋"/>
                <w:sz w:val="24"/>
              </w:rPr>
            </w:pPr>
          </w:p>
        </w:tc>
      </w:tr>
      <w:tr w:rsidR="00B36A14" w14:paraId="42B08597" w14:textId="77777777">
        <w:trPr>
          <w:trHeight w:val="585"/>
        </w:trPr>
        <w:tc>
          <w:tcPr>
            <w:tcW w:w="860" w:type="dxa"/>
            <w:tcBorders>
              <w:top w:val="nil"/>
              <w:left w:val="single" w:sz="4" w:space="0" w:color="auto"/>
              <w:bottom w:val="single" w:sz="4" w:space="0" w:color="auto"/>
              <w:right w:val="single" w:sz="4" w:space="0" w:color="auto"/>
            </w:tcBorders>
            <w:vAlign w:val="center"/>
          </w:tcPr>
          <w:p w14:paraId="01E5E4D6" w14:textId="77777777" w:rsidR="00B36A14" w:rsidRDefault="00B36A14">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6B88A55B" w14:textId="77777777" w:rsidR="00B36A14" w:rsidRDefault="00B36A14">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43C7610" w14:textId="77777777" w:rsidR="00B36A14" w:rsidRDefault="00B36A14">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4E8A4B35" w14:textId="77777777" w:rsidR="00B36A14" w:rsidRDefault="00B36A14">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2A7412C9" w14:textId="77777777" w:rsidR="00B36A14" w:rsidRDefault="00B36A14">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42017D64" w14:textId="77777777" w:rsidR="00B36A14" w:rsidRDefault="00B36A14">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4E342D09" w14:textId="77777777" w:rsidR="00B36A14" w:rsidRDefault="00B36A14">
            <w:pPr>
              <w:adjustRightInd w:val="0"/>
              <w:snapToGrid w:val="0"/>
              <w:jc w:val="center"/>
              <w:rPr>
                <w:rFonts w:ascii="仿宋_GB2312" w:eastAsia="仿宋_GB2312" w:hAnsi="华文仿宋"/>
                <w:sz w:val="24"/>
              </w:rPr>
            </w:pPr>
          </w:p>
        </w:tc>
      </w:tr>
      <w:tr w:rsidR="00B36A14" w14:paraId="277A295E" w14:textId="77777777">
        <w:trPr>
          <w:trHeight w:val="585"/>
        </w:trPr>
        <w:tc>
          <w:tcPr>
            <w:tcW w:w="860" w:type="dxa"/>
            <w:tcBorders>
              <w:top w:val="nil"/>
              <w:left w:val="single" w:sz="4" w:space="0" w:color="auto"/>
              <w:bottom w:val="single" w:sz="4" w:space="0" w:color="auto"/>
              <w:right w:val="single" w:sz="4" w:space="0" w:color="auto"/>
            </w:tcBorders>
            <w:vAlign w:val="center"/>
          </w:tcPr>
          <w:p w14:paraId="0901CB19" w14:textId="77777777" w:rsidR="00B36A14" w:rsidRDefault="00B36A14">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24D93E5F" w14:textId="77777777" w:rsidR="00B36A14" w:rsidRDefault="00B36A14">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D3A9682" w14:textId="77777777" w:rsidR="00B36A14" w:rsidRDefault="00B36A14">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0BACC475" w14:textId="77777777" w:rsidR="00B36A14" w:rsidRDefault="00B36A14">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7DF97E10" w14:textId="77777777" w:rsidR="00B36A14" w:rsidRDefault="00B36A14">
            <w:pPr>
              <w:adjustRightInd w:val="0"/>
              <w:snapToGrid w:val="0"/>
              <w:jc w:val="center"/>
              <w:rPr>
                <w:rFonts w:ascii="仿宋_GB2312" w:eastAsia="仿宋_GB2312" w:hAnsi="华文仿宋"/>
                <w:sz w:val="24"/>
              </w:rPr>
            </w:pPr>
          </w:p>
        </w:tc>
        <w:tc>
          <w:tcPr>
            <w:tcW w:w="1995" w:type="dxa"/>
            <w:tcBorders>
              <w:top w:val="single" w:sz="4" w:space="0" w:color="auto"/>
              <w:left w:val="nil"/>
              <w:bottom w:val="single" w:sz="4" w:space="0" w:color="auto"/>
              <w:right w:val="single" w:sz="4" w:space="0" w:color="auto"/>
            </w:tcBorders>
            <w:vAlign w:val="center"/>
          </w:tcPr>
          <w:p w14:paraId="6766298A" w14:textId="77777777" w:rsidR="00B36A14" w:rsidRDefault="00B36A14">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55548B8B" w14:textId="77777777" w:rsidR="00B36A14" w:rsidRDefault="00B36A14">
            <w:pPr>
              <w:adjustRightInd w:val="0"/>
              <w:snapToGrid w:val="0"/>
              <w:jc w:val="center"/>
              <w:rPr>
                <w:rFonts w:ascii="仿宋_GB2312" w:eastAsia="仿宋_GB2312" w:hAnsi="华文仿宋"/>
                <w:sz w:val="24"/>
              </w:rPr>
            </w:pPr>
          </w:p>
        </w:tc>
      </w:tr>
      <w:tr w:rsidR="00B36A14" w14:paraId="31B4A28A" w14:textId="77777777">
        <w:trPr>
          <w:trHeight w:val="585"/>
        </w:trPr>
        <w:tc>
          <w:tcPr>
            <w:tcW w:w="2435" w:type="dxa"/>
            <w:gridSpan w:val="2"/>
            <w:tcBorders>
              <w:top w:val="single" w:sz="4" w:space="0" w:color="auto"/>
              <w:left w:val="single" w:sz="4" w:space="0" w:color="auto"/>
              <w:bottom w:val="single" w:sz="4" w:space="0" w:color="auto"/>
              <w:right w:val="single" w:sz="4" w:space="0" w:color="000000"/>
            </w:tcBorders>
            <w:vAlign w:val="center"/>
          </w:tcPr>
          <w:p w14:paraId="1491B4C5" w14:textId="77777777" w:rsidR="00B36A14" w:rsidRDefault="00C504D6">
            <w:pPr>
              <w:adjustRightInd w:val="0"/>
              <w:snapToGrid w:val="0"/>
              <w:rPr>
                <w:rFonts w:ascii="仿宋_GB2312" w:eastAsia="仿宋_GB2312" w:hAnsi="华文仿宋"/>
                <w:b/>
                <w:sz w:val="24"/>
              </w:rPr>
            </w:pPr>
            <w:r>
              <w:rPr>
                <w:rFonts w:ascii="仿宋_GB2312" w:eastAsia="仿宋_GB2312" w:hAnsi="华文仿宋" w:hint="eastAsia"/>
                <w:b/>
                <w:sz w:val="24"/>
              </w:rPr>
              <w:t>总价5万元以上材料合计</w:t>
            </w:r>
          </w:p>
        </w:tc>
        <w:tc>
          <w:tcPr>
            <w:tcW w:w="2310" w:type="dxa"/>
            <w:tcBorders>
              <w:top w:val="nil"/>
              <w:left w:val="nil"/>
              <w:bottom w:val="single" w:sz="4" w:space="0" w:color="auto"/>
              <w:right w:val="single" w:sz="4" w:space="0" w:color="auto"/>
            </w:tcBorders>
            <w:vAlign w:val="center"/>
          </w:tcPr>
          <w:p w14:paraId="34D0B731" w14:textId="77777777" w:rsidR="00B36A14" w:rsidRDefault="00B36A14">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vAlign w:val="center"/>
          </w:tcPr>
          <w:p w14:paraId="4610B388" w14:textId="77777777" w:rsidR="00B36A14" w:rsidRDefault="00B36A14">
            <w:pPr>
              <w:adjustRightInd w:val="0"/>
              <w:snapToGrid w:val="0"/>
              <w:jc w:val="center"/>
              <w:rPr>
                <w:rFonts w:ascii="仿宋_GB2312" w:eastAsia="仿宋_GB2312" w:hAnsi="华文仿宋"/>
                <w:sz w:val="24"/>
              </w:rPr>
            </w:pPr>
          </w:p>
        </w:tc>
        <w:tc>
          <w:tcPr>
            <w:tcW w:w="2625" w:type="dxa"/>
            <w:tcBorders>
              <w:top w:val="single" w:sz="4" w:space="0" w:color="auto"/>
              <w:left w:val="nil"/>
              <w:bottom w:val="single" w:sz="4" w:space="0" w:color="auto"/>
              <w:right w:val="single" w:sz="4" w:space="0" w:color="auto"/>
            </w:tcBorders>
          </w:tcPr>
          <w:p w14:paraId="09C4555B" w14:textId="77777777" w:rsidR="00B36A14" w:rsidRDefault="00B36A14">
            <w:pPr>
              <w:adjustRightInd w:val="0"/>
              <w:snapToGrid w:val="0"/>
              <w:jc w:val="center"/>
              <w:rPr>
                <w:rFonts w:ascii="仿宋_GB2312" w:eastAsia="仿宋_GB2312" w:hAnsi="华文仿宋"/>
                <w:sz w:val="24"/>
              </w:rPr>
            </w:pPr>
          </w:p>
        </w:tc>
        <w:tc>
          <w:tcPr>
            <w:tcW w:w="1995" w:type="dxa"/>
            <w:tcBorders>
              <w:top w:val="single" w:sz="4" w:space="0" w:color="auto"/>
              <w:left w:val="single" w:sz="4" w:space="0" w:color="auto"/>
              <w:bottom w:val="single" w:sz="4" w:space="0" w:color="auto"/>
              <w:right w:val="single" w:sz="4" w:space="0" w:color="auto"/>
            </w:tcBorders>
            <w:vAlign w:val="center"/>
          </w:tcPr>
          <w:p w14:paraId="4C0B3B94" w14:textId="77777777" w:rsidR="00B36A14" w:rsidRDefault="00B36A14">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65F98D75" w14:textId="77777777" w:rsidR="00B36A14" w:rsidRDefault="00B36A14">
            <w:pPr>
              <w:adjustRightInd w:val="0"/>
              <w:snapToGrid w:val="0"/>
              <w:jc w:val="center"/>
              <w:rPr>
                <w:rFonts w:ascii="仿宋_GB2312" w:eastAsia="仿宋_GB2312" w:hAnsi="华文仿宋"/>
                <w:sz w:val="24"/>
              </w:rPr>
            </w:pPr>
          </w:p>
        </w:tc>
      </w:tr>
      <w:tr w:rsidR="00B36A14" w14:paraId="1A32C39D" w14:textId="77777777">
        <w:trPr>
          <w:trHeight w:val="585"/>
        </w:trPr>
        <w:tc>
          <w:tcPr>
            <w:tcW w:w="2435" w:type="dxa"/>
            <w:gridSpan w:val="2"/>
            <w:tcBorders>
              <w:top w:val="single" w:sz="4" w:space="0" w:color="auto"/>
              <w:left w:val="single" w:sz="4" w:space="0" w:color="auto"/>
              <w:bottom w:val="single" w:sz="4" w:space="0" w:color="auto"/>
              <w:right w:val="single" w:sz="4" w:space="0" w:color="000000"/>
            </w:tcBorders>
            <w:vAlign w:val="center"/>
          </w:tcPr>
          <w:p w14:paraId="79CC4439" w14:textId="77777777" w:rsidR="00B36A14" w:rsidRDefault="00C504D6">
            <w:pPr>
              <w:adjustRightInd w:val="0"/>
              <w:snapToGrid w:val="0"/>
              <w:rPr>
                <w:rFonts w:ascii="仿宋_GB2312" w:eastAsia="仿宋_GB2312" w:hAnsi="华文仿宋"/>
                <w:b/>
                <w:sz w:val="24"/>
              </w:rPr>
            </w:pPr>
            <w:r>
              <w:rPr>
                <w:rFonts w:ascii="仿宋_GB2312" w:eastAsia="仿宋_GB2312" w:hAnsi="华文仿宋" w:hint="eastAsia"/>
                <w:b/>
                <w:sz w:val="24"/>
              </w:rPr>
              <w:t>其他材料</w:t>
            </w:r>
          </w:p>
        </w:tc>
        <w:tc>
          <w:tcPr>
            <w:tcW w:w="2310" w:type="dxa"/>
            <w:tcBorders>
              <w:top w:val="nil"/>
              <w:left w:val="nil"/>
              <w:bottom w:val="single" w:sz="4" w:space="0" w:color="auto"/>
              <w:right w:val="single" w:sz="4" w:space="0" w:color="auto"/>
            </w:tcBorders>
            <w:vAlign w:val="center"/>
          </w:tcPr>
          <w:p w14:paraId="2C623279" w14:textId="77777777" w:rsidR="00B36A14" w:rsidRDefault="00B36A14">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vAlign w:val="center"/>
          </w:tcPr>
          <w:p w14:paraId="4E3717DC" w14:textId="77777777" w:rsidR="00B36A14" w:rsidRDefault="00B36A14">
            <w:pPr>
              <w:adjustRightInd w:val="0"/>
              <w:snapToGrid w:val="0"/>
              <w:jc w:val="center"/>
              <w:rPr>
                <w:rFonts w:ascii="仿宋_GB2312" w:eastAsia="仿宋_GB2312" w:hAnsi="华文仿宋"/>
                <w:sz w:val="24"/>
              </w:rPr>
            </w:pPr>
          </w:p>
        </w:tc>
        <w:tc>
          <w:tcPr>
            <w:tcW w:w="2625" w:type="dxa"/>
            <w:tcBorders>
              <w:top w:val="single" w:sz="4" w:space="0" w:color="auto"/>
              <w:left w:val="nil"/>
              <w:bottom w:val="single" w:sz="4" w:space="0" w:color="auto"/>
              <w:right w:val="single" w:sz="4" w:space="0" w:color="auto"/>
            </w:tcBorders>
          </w:tcPr>
          <w:p w14:paraId="329B2CD6" w14:textId="77777777" w:rsidR="00B36A14" w:rsidRDefault="00B36A14">
            <w:pPr>
              <w:adjustRightInd w:val="0"/>
              <w:snapToGrid w:val="0"/>
              <w:jc w:val="center"/>
              <w:rPr>
                <w:rFonts w:ascii="仿宋_GB2312" w:eastAsia="仿宋_GB2312" w:hAnsi="华文仿宋"/>
                <w:sz w:val="24"/>
              </w:rPr>
            </w:pPr>
          </w:p>
        </w:tc>
        <w:tc>
          <w:tcPr>
            <w:tcW w:w="1995" w:type="dxa"/>
            <w:tcBorders>
              <w:top w:val="single" w:sz="4" w:space="0" w:color="auto"/>
              <w:left w:val="single" w:sz="4" w:space="0" w:color="auto"/>
              <w:bottom w:val="single" w:sz="4" w:space="0" w:color="auto"/>
              <w:right w:val="single" w:sz="4" w:space="0" w:color="auto"/>
            </w:tcBorders>
            <w:vAlign w:val="center"/>
          </w:tcPr>
          <w:p w14:paraId="0613E663" w14:textId="77777777" w:rsidR="00B36A14" w:rsidRDefault="00B36A14">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447A12DF" w14:textId="77777777" w:rsidR="00B36A14" w:rsidRDefault="00B36A14">
            <w:pPr>
              <w:adjustRightInd w:val="0"/>
              <w:snapToGrid w:val="0"/>
              <w:jc w:val="center"/>
              <w:rPr>
                <w:rFonts w:ascii="仿宋_GB2312" w:eastAsia="仿宋_GB2312" w:hAnsi="华文仿宋"/>
                <w:sz w:val="24"/>
              </w:rPr>
            </w:pPr>
          </w:p>
        </w:tc>
      </w:tr>
      <w:tr w:rsidR="00B36A14" w14:paraId="09C118E7" w14:textId="77777777">
        <w:trPr>
          <w:trHeight w:val="585"/>
        </w:trPr>
        <w:tc>
          <w:tcPr>
            <w:tcW w:w="2435" w:type="dxa"/>
            <w:gridSpan w:val="2"/>
            <w:tcBorders>
              <w:top w:val="single" w:sz="4" w:space="0" w:color="auto"/>
              <w:left w:val="single" w:sz="4" w:space="0" w:color="auto"/>
              <w:bottom w:val="single" w:sz="4" w:space="0" w:color="auto"/>
              <w:right w:val="single" w:sz="4" w:space="0" w:color="000000"/>
            </w:tcBorders>
            <w:vAlign w:val="center"/>
          </w:tcPr>
          <w:p w14:paraId="28872645" w14:textId="77777777" w:rsidR="00B36A14" w:rsidRDefault="00C504D6">
            <w:pPr>
              <w:adjustRightInd w:val="0"/>
              <w:snapToGrid w:val="0"/>
              <w:rPr>
                <w:rFonts w:ascii="仿宋_GB2312" w:eastAsia="仿宋_GB2312" w:hAnsi="华文仿宋"/>
                <w:b/>
                <w:sz w:val="24"/>
              </w:rPr>
            </w:pPr>
            <w:r>
              <w:rPr>
                <w:rFonts w:ascii="仿宋_GB2312" w:eastAsia="仿宋_GB2312" w:hAnsi="华文仿宋" w:hint="eastAsia"/>
                <w:b/>
                <w:sz w:val="24"/>
              </w:rPr>
              <w:t>累 计</w:t>
            </w:r>
          </w:p>
        </w:tc>
        <w:tc>
          <w:tcPr>
            <w:tcW w:w="2310" w:type="dxa"/>
            <w:tcBorders>
              <w:top w:val="nil"/>
              <w:left w:val="nil"/>
              <w:bottom w:val="single" w:sz="4" w:space="0" w:color="auto"/>
              <w:right w:val="single" w:sz="4" w:space="0" w:color="auto"/>
            </w:tcBorders>
            <w:vAlign w:val="center"/>
          </w:tcPr>
          <w:p w14:paraId="63D3DC70" w14:textId="77777777" w:rsidR="00B36A14" w:rsidRDefault="00B36A14">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vAlign w:val="center"/>
          </w:tcPr>
          <w:p w14:paraId="51BC9771" w14:textId="77777777" w:rsidR="00B36A14" w:rsidRDefault="00B36A14">
            <w:pPr>
              <w:adjustRightInd w:val="0"/>
              <w:snapToGrid w:val="0"/>
              <w:jc w:val="center"/>
              <w:rPr>
                <w:rFonts w:ascii="仿宋_GB2312" w:eastAsia="仿宋_GB2312" w:hAnsi="华文仿宋"/>
                <w:sz w:val="24"/>
              </w:rPr>
            </w:pPr>
          </w:p>
        </w:tc>
        <w:tc>
          <w:tcPr>
            <w:tcW w:w="2625" w:type="dxa"/>
            <w:tcBorders>
              <w:top w:val="single" w:sz="4" w:space="0" w:color="auto"/>
              <w:left w:val="nil"/>
              <w:bottom w:val="single" w:sz="4" w:space="0" w:color="auto"/>
              <w:right w:val="single" w:sz="4" w:space="0" w:color="auto"/>
            </w:tcBorders>
          </w:tcPr>
          <w:p w14:paraId="4B0AB353" w14:textId="77777777" w:rsidR="00B36A14" w:rsidRDefault="00B36A14">
            <w:pPr>
              <w:adjustRightInd w:val="0"/>
              <w:snapToGrid w:val="0"/>
              <w:jc w:val="center"/>
              <w:rPr>
                <w:rFonts w:ascii="仿宋_GB2312" w:eastAsia="仿宋_GB2312" w:hAnsi="华文仿宋"/>
                <w:sz w:val="24"/>
              </w:rPr>
            </w:pPr>
          </w:p>
        </w:tc>
        <w:tc>
          <w:tcPr>
            <w:tcW w:w="1995" w:type="dxa"/>
            <w:tcBorders>
              <w:top w:val="single" w:sz="4" w:space="0" w:color="auto"/>
              <w:left w:val="single" w:sz="4" w:space="0" w:color="auto"/>
              <w:bottom w:val="single" w:sz="4" w:space="0" w:color="auto"/>
              <w:right w:val="single" w:sz="4" w:space="0" w:color="auto"/>
            </w:tcBorders>
            <w:vAlign w:val="center"/>
          </w:tcPr>
          <w:p w14:paraId="748E58DB" w14:textId="77777777" w:rsidR="00B36A14" w:rsidRDefault="00B36A14">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13F3C45E" w14:textId="77777777" w:rsidR="00B36A14" w:rsidRDefault="00B36A14">
            <w:pPr>
              <w:adjustRightInd w:val="0"/>
              <w:snapToGrid w:val="0"/>
              <w:jc w:val="center"/>
              <w:rPr>
                <w:rFonts w:ascii="仿宋_GB2312" w:eastAsia="仿宋_GB2312" w:hAnsi="华文仿宋"/>
                <w:sz w:val="24"/>
              </w:rPr>
            </w:pPr>
          </w:p>
        </w:tc>
      </w:tr>
    </w:tbl>
    <w:p w14:paraId="4FE505B9" w14:textId="77777777" w:rsidR="00B36A14" w:rsidRDefault="00C504D6">
      <w:pPr>
        <w:adjustRightInd w:val="0"/>
        <w:snapToGrid w:val="0"/>
        <w:ind w:firstLineChars="200" w:firstLine="480"/>
        <w:rPr>
          <w:rFonts w:ascii="仿宋_GB2312" w:eastAsia="仿宋_GB2312" w:hAnsi="华文仿宋"/>
          <w:sz w:val="24"/>
        </w:rPr>
      </w:pPr>
      <w:r>
        <w:rPr>
          <w:rFonts w:ascii="仿宋_GB2312" w:eastAsia="仿宋_GB2312" w:hAnsi="华文仿宋" w:hint="eastAsia"/>
          <w:sz w:val="24"/>
        </w:rPr>
        <w:t>注：表中应包括：材料原价、供销部门手续费、包装费、运杂费、采购及保管费等内容。</w:t>
      </w:r>
    </w:p>
    <w:p w14:paraId="20195FB4" w14:textId="77777777" w:rsidR="00B36A14" w:rsidRDefault="00C504D6">
      <w:pPr>
        <w:adjustRightInd w:val="0"/>
        <w:snapToGrid w:val="0"/>
        <w:rPr>
          <w:rFonts w:ascii="仿宋_GB2312" w:eastAsia="仿宋_GB2312" w:hAnsi="华文仿宋"/>
          <w:b/>
          <w:sz w:val="24"/>
        </w:rPr>
      </w:pPr>
      <w:bookmarkStart w:id="408" w:name="_Toc206571287"/>
      <w:bookmarkStart w:id="409" w:name="_Toc207442176"/>
      <w:r>
        <w:rPr>
          <w:rFonts w:ascii="仿宋_GB2312" w:eastAsia="仿宋_GB2312" w:hAnsi="华文仿宋" w:hint="eastAsia"/>
          <w:b/>
          <w:sz w:val="24"/>
        </w:rPr>
        <w:br w:type="page"/>
      </w:r>
      <w:r>
        <w:rPr>
          <w:rFonts w:ascii="仿宋_GB2312" w:eastAsia="仿宋_GB2312" w:hAnsi="华文仿宋" w:hint="eastAsia"/>
          <w:b/>
          <w:sz w:val="24"/>
        </w:rPr>
        <w:lastRenderedPageBreak/>
        <w:t>附件3 外委研究支出预算明细表</w:t>
      </w:r>
      <w:bookmarkEnd w:id="408"/>
      <w:bookmarkEnd w:id="409"/>
      <w:r>
        <w:rPr>
          <w:rFonts w:ascii="仿宋_GB2312" w:eastAsia="仿宋_GB2312" w:hAnsi="华文仿宋" w:hint="eastAsia"/>
          <w:b/>
          <w:sz w:val="24"/>
        </w:rPr>
        <w:t xml:space="preserve">                                           单位：万元</w:t>
      </w:r>
    </w:p>
    <w:tbl>
      <w:tblPr>
        <w:tblW w:w="13980" w:type="dxa"/>
        <w:tblInd w:w="93" w:type="dxa"/>
        <w:tblLayout w:type="fixed"/>
        <w:tblLook w:val="04A0" w:firstRow="1" w:lastRow="0" w:firstColumn="1" w:lastColumn="0" w:noHBand="0" w:noVBand="1"/>
      </w:tblPr>
      <w:tblGrid>
        <w:gridCol w:w="900"/>
        <w:gridCol w:w="3105"/>
        <w:gridCol w:w="3150"/>
        <w:gridCol w:w="3675"/>
        <w:gridCol w:w="3150"/>
      </w:tblGrid>
      <w:tr w:rsidR="00B36A14" w14:paraId="17200476" w14:textId="77777777">
        <w:trPr>
          <w:trHeight w:val="616"/>
        </w:trPr>
        <w:tc>
          <w:tcPr>
            <w:tcW w:w="900" w:type="dxa"/>
            <w:tcBorders>
              <w:top w:val="single" w:sz="4" w:space="0" w:color="auto"/>
              <w:left w:val="single" w:sz="4" w:space="0" w:color="auto"/>
              <w:bottom w:val="single" w:sz="4" w:space="0" w:color="auto"/>
              <w:right w:val="single" w:sz="4" w:space="0" w:color="auto"/>
            </w:tcBorders>
            <w:vAlign w:val="center"/>
          </w:tcPr>
          <w:p w14:paraId="08793989"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3105" w:type="dxa"/>
            <w:tcBorders>
              <w:top w:val="single" w:sz="4" w:space="0" w:color="auto"/>
              <w:left w:val="nil"/>
              <w:bottom w:val="single" w:sz="4" w:space="0" w:color="auto"/>
              <w:right w:val="single" w:sz="4" w:space="0" w:color="auto"/>
            </w:tcBorders>
            <w:vAlign w:val="center"/>
          </w:tcPr>
          <w:p w14:paraId="2DA0F8A4"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协作研究任务名称</w:t>
            </w:r>
          </w:p>
        </w:tc>
        <w:tc>
          <w:tcPr>
            <w:tcW w:w="3150" w:type="dxa"/>
            <w:tcBorders>
              <w:top w:val="single" w:sz="4" w:space="0" w:color="auto"/>
              <w:left w:val="nil"/>
              <w:bottom w:val="single" w:sz="4" w:space="0" w:color="auto"/>
              <w:right w:val="single" w:sz="4" w:space="0" w:color="auto"/>
            </w:tcBorders>
            <w:vAlign w:val="center"/>
          </w:tcPr>
          <w:p w14:paraId="136F6414"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协作研究任务内容</w:t>
            </w:r>
          </w:p>
        </w:tc>
        <w:tc>
          <w:tcPr>
            <w:tcW w:w="3675" w:type="dxa"/>
            <w:tcBorders>
              <w:top w:val="single" w:sz="4" w:space="0" w:color="auto"/>
              <w:left w:val="nil"/>
              <w:bottom w:val="single" w:sz="4" w:space="0" w:color="auto"/>
              <w:right w:val="single" w:sz="4" w:space="0" w:color="auto"/>
            </w:tcBorders>
            <w:vAlign w:val="center"/>
          </w:tcPr>
          <w:p w14:paraId="335F0518"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协作研究任务承担单位</w:t>
            </w:r>
          </w:p>
        </w:tc>
        <w:tc>
          <w:tcPr>
            <w:tcW w:w="3150" w:type="dxa"/>
            <w:tcBorders>
              <w:top w:val="single" w:sz="4" w:space="0" w:color="auto"/>
              <w:left w:val="nil"/>
              <w:bottom w:val="single" w:sz="4" w:space="0" w:color="auto"/>
              <w:right w:val="single" w:sz="4" w:space="0" w:color="auto"/>
            </w:tcBorders>
            <w:vAlign w:val="center"/>
          </w:tcPr>
          <w:p w14:paraId="5F533B8A" w14:textId="77777777" w:rsidR="00B36A14" w:rsidRDefault="00C504D6" w:rsidP="00AD3327">
            <w:pPr>
              <w:adjustRightInd w:val="0"/>
              <w:snapToGrid w:val="0"/>
              <w:ind w:firstLineChars="200" w:firstLine="482"/>
              <w:jc w:val="center"/>
              <w:rPr>
                <w:rFonts w:ascii="仿宋_GB2312" w:eastAsia="仿宋_GB2312" w:hAnsi="华文仿宋"/>
                <w:b/>
                <w:sz w:val="24"/>
              </w:rPr>
            </w:pPr>
            <w:r>
              <w:rPr>
                <w:rFonts w:ascii="仿宋_GB2312" w:eastAsia="仿宋_GB2312" w:hAnsi="华文仿宋" w:hint="eastAsia"/>
                <w:b/>
                <w:sz w:val="24"/>
              </w:rPr>
              <w:t>经费列支</w:t>
            </w:r>
          </w:p>
        </w:tc>
      </w:tr>
      <w:tr w:rsidR="00B36A14" w14:paraId="2C90925E" w14:textId="77777777">
        <w:trPr>
          <w:trHeight w:val="540"/>
        </w:trPr>
        <w:tc>
          <w:tcPr>
            <w:tcW w:w="900" w:type="dxa"/>
            <w:tcBorders>
              <w:top w:val="nil"/>
              <w:left w:val="single" w:sz="4" w:space="0" w:color="auto"/>
              <w:bottom w:val="single" w:sz="4" w:space="0" w:color="auto"/>
              <w:right w:val="single" w:sz="4" w:space="0" w:color="auto"/>
            </w:tcBorders>
            <w:vAlign w:val="center"/>
          </w:tcPr>
          <w:p w14:paraId="4257E8DA" w14:textId="77777777" w:rsidR="00B36A14" w:rsidRDefault="00B36A14">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418CBFB3"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FA2FAF6" w14:textId="77777777" w:rsidR="00B36A14" w:rsidRDefault="00B36A14">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3A828D67"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3D7780AF" w14:textId="77777777" w:rsidR="00B36A14" w:rsidRDefault="00B36A14">
            <w:pPr>
              <w:adjustRightInd w:val="0"/>
              <w:snapToGrid w:val="0"/>
              <w:rPr>
                <w:rFonts w:ascii="仿宋_GB2312" w:eastAsia="仿宋_GB2312" w:hAnsi="华文仿宋"/>
                <w:sz w:val="24"/>
              </w:rPr>
            </w:pPr>
          </w:p>
        </w:tc>
      </w:tr>
      <w:tr w:rsidR="00B36A14" w14:paraId="50A9EB4E" w14:textId="77777777">
        <w:trPr>
          <w:trHeight w:val="615"/>
        </w:trPr>
        <w:tc>
          <w:tcPr>
            <w:tcW w:w="900" w:type="dxa"/>
            <w:tcBorders>
              <w:top w:val="nil"/>
              <w:left w:val="single" w:sz="4" w:space="0" w:color="auto"/>
              <w:bottom w:val="single" w:sz="4" w:space="0" w:color="auto"/>
              <w:right w:val="single" w:sz="4" w:space="0" w:color="auto"/>
            </w:tcBorders>
            <w:vAlign w:val="center"/>
          </w:tcPr>
          <w:p w14:paraId="414BDCFE" w14:textId="77777777" w:rsidR="00B36A14" w:rsidRDefault="00B36A14">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1669C2A2"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725C89D4" w14:textId="77777777" w:rsidR="00B36A14" w:rsidRDefault="00B36A14">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63208712"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71EA9D85" w14:textId="77777777" w:rsidR="00B36A14" w:rsidRDefault="00B36A14">
            <w:pPr>
              <w:adjustRightInd w:val="0"/>
              <w:snapToGrid w:val="0"/>
              <w:rPr>
                <w:rFonts w:ascii="仿宋_GB2312" w:eastAsia="仿宋_GB2312" w:hAnsi="华文仿宋"/>
                <w:sz w:val="24"/>
              </w:rPr>
            </w:pPr>
          </w:p>
        </w:tc>
      </w:tr>
      <w:tr w:rsidR="00B36A14" w14:paraId="5B6AEB0E" w14:textId="77777777">
        <w:trPr>
          <w:trHeight w:val="540"/>
        </w:trPr>
        <w:tc>
          <w:tcPr>
            <w:tcW w:w="900" w:type="dxa"/>
            <w:tcBorders>
              <w:top w:val="nil"/>
              <w:left w:val="single" w:sz="4" w:space="0" w:color="auto"/>
              <w:bottom w:val="single" w:sz="4" w:space="0" w:color="auto"/>
              <w:right w:val="single" w:sz="4" w:space="0" w:color="auto"/>
            </w:tcBorders>
            <w:vAlign w:val="center"/>
          </w:tcPr>
          <w:p w14:paraId="21B4F012" w14:textId="77777777" w:rsidR="00B36A14" w:rsidRDefault="00B36A14">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356AA91F"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57E6E825" w14:textId="77777777" w:rsidR="00B36A14" w:rsidRDefault="00B36A14">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5064C422"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4C52D62" w14:textId="77777777" w:rsidR="00B36A14" w:rsidRDefault="00B36A14">
            <w:pPr>
              <w:adjustRightInd w:val="0"/>
              <w:snapToGrid w:val="0"/>
              <w:rPr>
                <w:rFonts w:ascii="仿宋_GB2312" w:eastAsia="仿宋_GB2312" w:hAnsi="华文仿宋"/>
                <w:sz w:val="24"/>
              </w:rPr>
            </w:pPr>
          </w:p>
        </w:tc>
      </w:tr>
      <w:tr w:rsidR="00B36A14" w14:paraId="6C46470A" w14:textId="77777777">
        <w:trPr>
          <w:trHeight w:val="540"/>
        </w:trPr>
        <w:tc>
          <w:tcPr>
            <w:tcW w:w="900" w:type="dxa"/>
            <w:tcBorders>
              <w:top w:val="nil"/>
              <w:left w:val="single" w:sz="4" w:space="0" w:color="auto"/>
              <w:bottom w:val="single" w:sz="4" w:space="0" w:color="auto"/>
              <w:right w:val="single" w:sz="4" w:space="0" w:color="auto"/>
            </w:tcBorders>
            <w:vAlign w:val="center"/>
          </w:tcPr>
          <w:p w14:paraId="2FC86BDA" w14:textId="77777777" w:rsidR="00B36A14" w:rsidRDefault="00B36A14">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36DE5606"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0A96F721" w14:textId="77777777" w:rsidR="00B36A14" w:rsidRDefault="00B36A14">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5C936363"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D58A1DC" w14:textId="77777777" w:rsidR="00B36A14" w:rsidRDefault="00B36A14">
            <w:pPr>
              <w:adjustRightInd w:val="0"/>
              <w:snapToGrid w:val="0"/>
              <w:rPr>
                <w:rFonts w:ascii="仿宋_GB2312" w:eastAsia="仿宋_GB2312" w:hAnsi="华文仿宋"/>
                <w:sz w:val="24"/>
              </w:rPr>
            </w:pPr>
          </w:p>
        </w:tc>
      </w:tr>
      <w:tr w:rsidR="00B36A14" w14:paraId="0BD28489" w14:textId="77777777">
        <w:trPr>
          <w:trHeight w:val="540"/>
        </w:trPr>
        <w:tc>
          <w:tcPr>
            <w:tcW w:w="900" w:type="dxa"/>
            <w:tcBorders>
              <w:top w:val="nil"/>
              <w:left w:val="single" w:sz="4" w:space="0" w:color="auto"/>
              <w:bottom w:val="single" w:sz="4" w:space="0" w:color="auto"/>
              <w:right w:val="single" w:sz="4" w:space="0" w:color="auto"/>
            </w:tcBorders>
            <w:vAlign w:val="center"/>
          </w:tcPr>
          <w:p w14:paraId="5F204DD5" w14:textId="77777777" w:rsidR="00B36A14" w:rsidRDefault="00B36A14">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7556C050"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C1CB866" w14:textId="77777777" w:rsidR="00B36A14" w:rsidRDefault="00B36A14">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14DAD3EF"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2A01381D" w14:textId="77777777" w:rsidR="00B36A14" w:rsidRDefault="00B36A14">
            <w:pPr>
              <w:adjustRightInd w:val="0"/>
              <w:snapToGrid w:val="0"/>
              <w:rPr>
                <w:rFonts w:ascii="仿宋_GB2312" w:eastAsia="仿宋_GB2312" w:hAnsi="华文仿宋"/>
                <w:sz w:val="24"/>
              </w:rPr>
            </w:pPr>
          </w:p>
        </w:tc>
      </w:tr>
      <w:tr w:rsidR="00B36A14" w14:paraId="475DFF93" w14:textId="77777777">
        <w:trPr>
          <w:trHeight w:val="608"/>
        </w:trPr>
        <w:tc>
          <w:tcPr>
            <w:tcW w:w="900" w:type="dxa"/>
            <w:tcBorders>
              <w:top w:val="nil"/>
              <w:left w:val="single" w:sz="4" w:space="0" w:color="auto"/>
              <w:bottom w:val="single" w:sz="4" w:space="0" w:color="auto"/>
              <w:right w:val="single" w:sz="4" w:space="0" w:color="auto"/>
            </w:tcBorders>
            <w:vAlign w:val="center"/>
          </w:tcPr>
          <w:p w14:paraId="263320A3" w14:textId="77777777" w:rsidR="00B36A14" w:rsidRDefault="00B36A14">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1277CEC8"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9447FA9" w14:textId="77777777" w:rsidR="00B36A14" w:rsidRDefault="00B36A14">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73E2484A"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AFC2D2D" w14:textId="77777777" w:rsidR="00B36A14" w:rsidRDefault="00B36A14">
            <w:pPr>
              <w:adjustRightInd w:val="0"/>
              <w:snapToGrid w:val="0"/>
              <w:rPr>
                <w:rFonts w:ascii="仿宋_GB2312" w:eastAsia="仿宋_GB2312" w:hAnsi="华文仿宋"/>
                <w:sz w:val="24"/>
              </w:rPr>
            </w:pPr>
          </w:p>
        </w:tc>
      </w:tr>
      <w:tr w:rsidR="00B36A14" w14:paraId="58C303CA" w14:textId="77777777">
        <w:trPr>
          <w:trHeight w:val="540"/>
        </w:trPr>
        <w:tc>
          <w:tcPr>
            <w:tcW w:w="900" w:type="dxa"/>
            <w:tcBorders>
              <w:top w:val="nil"/>
              <w:left w:val="single" w:sz="4" w:space="0" w:color="auto"/>
              <w:bottom w:val="single" w:sz="4" w:space="0" w:color="auto"/>
              <w:right w:val="single" w:sz="4" w:space="0" w:color="auto"/>
            </w:tcBorders>
            <w:vAlign w:val="center"/>
          </w:tcPr>
          <w:p w14:paraId="7C227747" w14:textId="77777777" w:rsidR="00B36A14" w:rsidRDefault="00B36A14">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5146C691"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233C988C" w14:textId="77777777" w:rsidR="00B36A14" w:rsidRDefault="00B36A14">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66B4ED9A"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60C165F" w14:textId="77777777" w:rsidR="00B36A14" w:rsidRDefault="00B36A14">
            <w:pPr>
              <w:adjustRightInd w:val="0"/>
              <w:snapToGrid w:val="0"/>
              <w:rPr>
                <w:rFonts w:ascii="仿宋_GB2312" w:eastAsia="仿宋_GB2312" w:hAnsi="华文仿宋"/>
                <w:sz w:val="24"/>
              </w:rPr>
            </w:pPr>
          </w:p>
        </w:tc>
      </w:tr>
      <w:tr w:rsidR="00B36A14" w14:paraId="614142E6" w14:textId="77777777">
        <w:trPr>
          <w:trHeight w:val="615"/>
        </w:trPr>
        <w:tc>
          <w:tcPr>
            <w:tcW w:w="900" w:type="dxa"/>
            <w:tcBorders>
              <w:top w:val="nil"/>
              <w:left w:val="single" w:sz="4" w:space="0" w:color="auto"/>
              <w:bottom w:val="single" w:sz="4" w:space="0" w:color="auto"/>
              <w:right w:val="single" w:sz="4" w:space="0" w:color="auto"/>
            </w:tcBorders>
            <w:vAlign w:val="center"/>
          </w:tcPr>
          <w:p w14:paraId="4C754EF3" w14:textId="77777777" w:rsidR="00B36A14" w:rsidRDefault="00B36A14">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4B628FB3"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F2FB48D" w14:textId="77777777" w:rsidR="00B36A14" w:rsidRDefault="00B36A14">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042E35A1"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7BCC2200" w14:textId="77777777" w:rsidR="00B36A14" w:rsidRDefault="00B36A14">
            <w:pPr>
              <w:adjustRightInd w:val="0"/>
              <w:snapToGrid w:val="0"/>
              <w:rPr>
                <w:rFonts w:ascii="仿宋_GB2312" w:eastAsia="仿宋_GB2312" w:hAnsi="华文仿宋"/>
                <w:sz w:val="24"/>
              </w:rPr>
            </w:pPr>
          </w:p>
        </w:tc>
      </w:tr>
      <w:tr w:rsidR="00B36A14" w14:paraId="0B4DA74B" w14:textId="77777777">
        <w:trPr>
          <w:trHeight w:val="608"/>
        </w:trPr>
        <w:tc>
          <w:tcPr>
            <w:tcW w:w="900" w:type="dxa"/>
            <w:tcBorders>
              <w:top w:val="nil"/>
              <w:left w:val="single" w:sz="4" w:space="0" w:color="auto"/>
              <w:bottom w:val="single" w:sz="4" w:space="0" w:color="auto"/>
              <w:right w:val="single" w:sz="4" w:space="0" w:color="auto"/>
            </w:tcBorders>
            <w:vAlign w:val="center"/>
          </w:tcPr>
          <w:p w14:paraId="1FB056C9" w14:textId="77777777" w:rsidR="00B36A14" w:rsidRDefault="00B36A14">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4AFE1FB5"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2132F8F" w14:textId="77777777" w:rsidR="00B36A14" w:rsidRDefault="00B36A14">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05143B66" w14:textId="77777777" w:rsidR="00B36A14" w:rsidRDefault="00B36A14">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74375F3D" w14:textId="77777777" w:rsidR="00B36A14" w:rsidRDefault="00B36A14">
            <w:pPr>
              <w:adjustRightInd w:val="0"/>
              <w:snapToGrid w:val="0"/>
              <w:rPr>
                <w:rFonts w:ascii="仿宋_GB2312" w:eastAsia="仿宋_GB2312" w:hAnsi="华文仿宋"/>
                <w:sz w:val="24"/>
              </w:rPr>
            </w:pPr>
          </w:p>
        </w:tc>
      </w:tr>
      <w:tr w:rsidR="00B36A14" w14:paraId="6059ABFE" w14:textId="77777777">
        <w:trPr>
          <w:trHeight w:val="586"/>
        </w:trPr>
        <w:tc>
          <w:tcPr>
            <w:tcW w:w="10830" w:type="dxa"/>
            <w:gridSpan w:val="4"/>
            <w:tcBorders>
              <w:top w:val="single" w:sz="4" w:space="0" w:color="auto"/>
              <w:left w:val="single" w:sz="4" w:space="0" w:color="auto"/>
              <w:bottom w:val="single" w:sz="4" w:space="0" w:color="auto"/>
              <w:right w:val="single" w:sz="4" w:space="0" w:color="000000"/>
            </w:tcBorders>
            <w:vAlign w:val="center"/>
          </w:tcPr>
          <w:p w14:paraId="3D178CBD" w14:textId="77777777" w:rsidR="00B36A14" w:rsidRDefault="00C504D6">
            <w:pPr>
              <w:adjustRightInd w:val="0"/>
              <w:snapToGrid w:val="0"/>
              <w:rPr>
                <w:rFonts w:ascii="仿宋_GB2312" w:eastAsia="仿宋_GB2312" w:hAnsi="华文仿宋"/>
                <w:sz w:val="24"/>
              </w:rPr>
            </w:pPr>
            <w:r>
              <w:rPr>
                <w:rFonts w:ascii="仿宋_GB2312" w:eastAsia="仿宋_GB2312" w:hAnsi="华文仿宋" w:hint="eastAsia"/>
                <w:sz w:val="24"/>
              </w:rPr>
              <w:t>累 计</w:t>
            </w:r>
          </w:p>
        </w:tc>
        <w:tc>
          <w:tcPr>
            <w:tcW w:w="3150" w:type="dxa"/>
            <w:tcBorders>
              <w:top w:val="nil"/>
              <w:left w:val="nil"/>
              <w:bottom w:val="single" w:sz="4" w:space="0" w:color="auto"/>
              <w:right w:val="single" w:sz="4" w:space="0" w:color="auto"/>
            </w:tcBorders>
            <w:vAlign w:val="center"/>
          </w:tcPr>
          <w:p w14:paraId="4B7EF3BE" w14:textId="77777777" w:rsidR="00B36A14" w:rsidRDefault="00B36A14">
            <w:pPr>
              <w:adjustRightInd w:val="0"/>
              <w:snapToGrid w:val="0"/>
              <w:rPr>
                <w:rFonts w:ascii="仿宋_GB2312" w:eastAsia="仿宋_GB2312" w:hAnsi="华文仿宋"/>
                <w:sz w:val="24"/>
              </w:rPr>
            </w:pPr>
          </w:p>
        </w:tc>
      </w:tr>
    </w:tbl>
    <w:p w14:paraId="6B2825A8" w14:textId="77777777" w:rsidR="00B36A14" w:rsidRDefault="00C504D6">
      <w:pPr>
        <w:adjustRightInd w:val="0"/>
        <w:snapToGrid w:val="0"/>
        <w:rPr>
          <w:rFonts w:ascii="仿宋_GB2312" w:eastAsia="仿宋_GB2312" w:hAnsi="华文仿宋"/>
          <w:b/>
          <w:sz w:val="24"/>
        </w:rPr>
      </w:pPr>
      <w:bookmarkStart w:id="410" w:name="_Toc206571288"/>
      <w:bookmarkStart w:id="411" w:name="_Toc207442177"/>
      <w:r>
        <w:rPr>
          <w:rFonts w:ascii="仿宋_GB2312" w:eastAsia="仿宋_GB2312" w:hAnsi="华文仿宋" w:hint="eastAsia"/>
          <w:sz w:val="24"/>
        </w:rPr>
        <w:br w:type="page"/>
      </w:r>
      <w:r>
        <w:rPr>
          <w:rFonts w:ascii="仿宋_GB2312" w:eastAsia="仿宋_GB2312" w:hAnsi="华文仿宋" w:hint="eastAsia"/>
          <w:b/>
          <w:sz w:val="24"/>
        </w:rPr>
        <w:lastRenderedPageBreak/>
        <w:t>附件4 外协测试试验与加工费预算明细表</w:t>
      </w:r>
      <w:bookmarkEnd w:id="410"/>
      <w:bookmarkEnd w:id="411"/>
      <w:r>
        <w:rPr>
          <w:rFonts w:ascii="仿宋_GB2312" w:eastAsia="仿宋_GB2312" w:hAnsi="华文仿宋" w:hint="eastAsia"/>
          <w:b/>
          <w:sz w:val="24"/>
        </w:rPr>
        <w:t>（量大或价高的外协测试试验与加工项目）</w:t>
      </w:r>
    </w:p>
    <w:p w14:paraId="7E399DEE" w14:textId="77777777" w:rsidR="00B36A14" w:rsidRDefault="00C504D6" w:rsidP="00AD3327">
      <w:pPr>
        <w:adjustRightInd w:val="0"/>
        <w:snapToGrid w:val="0"/>
        <w:ind w:firstLineChars="200" w:firstLine="482"/>
        <w:jc w:val="center"/>
        <w:rPr>
          <w:rFonts w:ascii="仿宋_GB2312" w:eastAsia="仿宋_GB2312" w:hAnsi="华文仿宋"/>
          <w:b/>
          <w:sz w:val="24"/>
        </w:rPr>
      </w:pPr>
      <w:r>
        <w:rPr>
          <w:rFonts w:ascii="仿宋_GB2312" w:eastAsia="仿宋_GB2312" w:hAnsi="华文仿宋" w:hint="eastAsia"/>
          <w:b/>
          <w:sz w:val="24"/>
        </w:rPr>
        <w:t xml:space="preserve">                                                              单位：万元</w:t>
      </w:r>
    </w:p>
    <w:tbl>
      <w:tblPr>
        <w:tblW w:w="13561" w:type="dxa"/>
        <w:tblInd w:w="88" w:type="dxa"/>
        <w:tblLayout w:type="fixed"/>
        <w:tblLook w:val="04A0" w:firstRow="1" w:lastRow="0" w:firstColumn="1" w:lastColumn="0" w:noHBand="0" w:noVBand="1"/>
      </w:tblPr>
      <w:tblGrid>
        <w:gridCol w:w="755"/>
        <w:gridCol w:w="2940"/>
        <w:gridCol w:w="2625"/>
        <w:gridCol w:w="1470"/>
        <w:gridCol w:w="2310"/>
        <w:gridCol w:w="2310"/>
        <w:gridCol w:w="1151"/>
      </w:tblGrid>
      <w:tr w:rsidR="00B36A14" w14:paraId="091336EA" w14:textId="77777777">
        <w:trPr>
          <w:trHeight w:val="615"/>
        </w:trPr>
        <w:tc>
          <w:tcPr>
            <w:tcW w:w="755" w:type="dxa"/>
            <w:tcBorders>
              <w:top w:val="single" w:sz="4" w:space="0" w:color="auto"/>
              <w:left w:val="single" w:sz="4" w:space="0" w:color="auto"/>
              <w:bottom w:val="single" w:sz="4" w:space="0" w:color="auto"/>
              <w:right w:val="single" w:sz="4" w:space="0" w:color="auto"/>
            </w:tcBorders>
            <w:vAlign w:val="center"/>
          </w:tcPr>
          <w:p w14:paraId="036CB611"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2940" w:type="dxa"/>
            <w:tcBorders>
              <w:top w:val="single" w:sz="4" w:space="0" w:color="auto"/>
              <w:left w:val="nil"/>
              <w:bottom w:val="single" w:sz="4" w:space="0" w:color="auto"/>
              <w:right w:val="single" w:sz="4" w:space="0" w:color="auto"/>
            </w:tcBorders>
            <w:vAlign w:val="center"/>
          </w:tcPr>
          <w:p w14:paraId="7C914E5D"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外协测试试验与加工的内容</w:t>
            </w:r>
          </w:p>
        </w:tc>
        <w:tc>
          <w:tcPr>
            <w:tcW w:w="2625" w:type="dxa"/>
            <w:tcBorders>
              <w:top w:val="single" w:sz="4" w:space="0" w:color="auto"/>
              <w:left w:val="nil"/>
              <w:bottom w:val="single" w:sz="4" w:space="0" w:color="auto"/>
              <w:right w:val="single" w:sz="4" w:space="0" w:color="auto"/>
            </w:tcBorders>
            <w:vAlign w:val="center"/>
          </w:tcPr>
          <w:p w14:paraId="6D783BB8"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外协测试化验与加工单位</w:t>
            </w:r>
          </w:p>
        </w:tc>
        <w:tc>
          <w:tcPr>
            <w:tcW w:w="1470" w:type="dxa"/>
            <w:tcBorders>
              <w:top w:val="single" w:sz="4" w:space="0" w:color="auto"/>
              <w:left w:val="nil"/>
              <w:bottom w:val="single" w:sz="4" w:space="0" w:color="auto"/>
              <w:right w:val="single" w:sz="4" w:space="0" w:color="auto"/>
            </w:tcBorders>
            <w:vAlign w:val="center"/>
          </w:tcPr>
          <w:p w14:paraId="3897FE73"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计量</w:t>
            </w:r>
          </w:p>
          <w:p w14:paraId="3A095E51"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单位</w:t>
            </w:r>
          </w:p>
        </w:tc>
        <w:tc>
          <w:tcPr>
            <w:tcW w:w="2310" w:type="dxa"/>
            <w:tcBorders>
              <w:top w:val="single" w:sz="4" w:space="0" w:color="auto"/>
              <w:left w:val="nil"/>
              <w:bottom w:val="single" w:sz="4" w:space="0" w:color="auto"/>
              <w:right w:val="single" w:sz="4" w:space="0" w:color="auto"/>
            </w:tcBorders>
            <w:vAlign w:val="center"/>
          </w:tcPr>
          <w:p w14:paraId="1474096B"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单价（万元/单位数量）</w:t>
            </w:r>
          </w:p>
        </w:tc>
        <w:tc>
          <w:tcPr>
            <w:tcW w:w="2310" w:type="dxa"/>
            <w:tcBorders>
              <w:top w:val="single" w:sz="4" w:space="0" w:color="auto"/>
              <w:left w:val="nil"/>
              <w:bottom w:val="single" w:sz="4" w:space="0" w:color="auto"/>
              <w:right w:val="single" w:sz="4" w:space="0" w:color="auto"/>
            </w:tcBorders>
            <w:vAlign w:val="center"/>
          </w:tcPr>
          <w:p w14:paraId="429A05FE"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外协测试化验与加工费用</w:t>
            </w:r>
          </w:p>
        </w:tc>
        <w:tc>
          <w:tcPr>
            <w:tcW w:w="1151" w:type="dxa"/>
            <w:tcBorders>
              <w:top w:val="single" w:sz="4" w:space="0" w:color="auto"/>
              <w:left w:val="nil"/>
              <w:bottom w:val="single" w:sz="4" w:space="0" w:color="auto"/>
              <w:right w:val="single" w:sz="4" w:space="0" w:color="auto"/>
            </w:tcBorders>
            <w:vAlign w:val="center"/>
          </w:tcPr>
          <w:p w14:paraId="29E4BCFD"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经费</w:t>
            </w:r>
          </w:p>
          <w:p w14:paraId="4732F5F9" w14:textId="77777777" w:rsidR="00B36A14" w:rsidRDefault="00C504D6">
            <w:pPr>
              <w:adjustRightInd w:val="0"/>
              <w:snapToGrid w:val="0"/>
              <w:jc w:val="center"/>
              <w:rPr>
                <w:rFonts w:ascii="仿宋_GB2312" w:eastAsia="仿宋_GB2312" w:hAnsi="华文仿宋"/>
                <w:b/>
                <w:sz w:val="24"/>
              </w:rPr>
            </w:pPr>
            <w:r>
              <w:rPr>
                <w:rFonts w:ascii="仿宋_GB2312" w:eastAsia="仿宋_GB2312" w:hAnsi="华文仿宋" w:hint="eastAsia"/>
                <w:b/>
                <w:sz w:val="24"/>
              </w:rPr>
              <w:t>列支</w:t>
            </w:r>
          </w:p>
        </w:tc>
      </w:tr>
      <w:tr w:rsidR="00B36A14" w14:paraId="3F92ABC7" w14:textId="77777777">
        <w:trPr>
          <w:trHeight w:val="540"/>
        </w:trPr>
        <w:tc>
          <w:tcPr>
            <w:tcW w:w="755" w:type="dxa"/>
            <w:tcBorders>
              <w:top w:val="nil"/>
              <w:left w:val="single" w:sz="4" w:space="0" w:color="auto"/>
              <w:bottom w:val="single" w:sz="4" w:space="0" w:color="auto"/>
              <w:right w:val="single" w:sz="4" w:space="0" w:color="auto"/>
            </w:tcBorders>
            <w:vAlign w:val="center"/>
          </w:tcPr>
          <w:p w14:paraId="412E603C" w14:textId="77777777" w:rsidR="00B36A14" w:rsidRDefault="00B36A14">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2B2EC49A" w14:textId="77777777" w:rsidR="00B36A14" w:rsidRDefault="00B36A14">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3C390384"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7248A1F0"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7795CDC"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5EC5AAF"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475FC197" w14:textId="77777777" w:rsidR="00B36A14" w:rsidRDefault="00B36A14">
            <w:pPr>
              <w:adjustRightInd w:val="0"/>
              <w:snapToGrid w:val="0"/>
              <w:rPr>
                <w:rFonts w:ascii="仿宋_GB2312" w:eastAsia="仿宋_GB2312" w:hAnsi="华文仿宋"/>
                <w:sz w:val="24"/>
              </w:rPr>
            </w:pPr>
          </w:p>
        </w:tc>
      </w:tr>
      <w:tr w:rsidR="00B36A14" w14:paraId="1C0999FD" w14:textId="77777777">
        <w:trPr>
          <w:trHeight w:val="540"/>
        </w:trPr>
        <w:tc>
          <w:tcPr>
            <w:tcW w:w="755" w:type="dxa"/>
            <w:tcBorders>
              <w:top w:val="nil"/>
              <w:left w:val="single" w:sz="4" w:space="0" w:color="auto"/>
              <w:bottom w:val="single" w:sz="4" w:space="0" w:color="auto"/>
              <w:right w:val="single" w:sz="4" w:space="0" w:color="auto"/>
            </w:tcBorders>
            <w:vAlign w:val="center"/>
          </w:tcPr>
          <w:p w14:paraId="78D4B6AC" w14:textId="77777777" w:rsidR="00B36A14" w:rsidRDefault="00B36A14">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1370EC55" w14:textId="77777777" w:rsidR="00B36A14" w:rsidRDefault="00B36A14">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6E27387E"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71AF1BC7"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5C9919C"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00E3F24E"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43D34BA4" w14:textId="77777777" w:rsidR="00B36A14" w:rsidRDefault="00B36A14">
            <w:pPr>
              <w:adjustRightInd w:val="0"/>
              <w:snapToGrid w:val="0"/>
              <w:rPr>
                <w:rFonts w:ascii="仿宋_GB2312" w:eastAsia="仿宋_GB2312" w:hAnsi="华文仿宋"/>
                <w:sz w:val="24"/>
              </w:rPr>
            </w:pPr>
          </w:p>
        </w:tc>
      </w:tr>
      <w:tr w:rsidR="00B36A14" w14:paraId="12E702B0" w14:textId="77777777">
        <w:trPr>
          <w:trHeight w:val="540"/>
        </w:trPr>
        <w:tc>
          <w:tcPr>
            <w:tcW w:w="755" w:type="dxa"/>
            <w:tcBorders>
              <w:top w:val="nil"/>
              <w:left w:val="single" w:sz="4" w:space="0" w:color="auto"/>
              <w:bottom w:val="single" w:sz="4" w:space="0" w:color="auto"/>
              <w:right w:val="single" w:sz="4" w:space="0" w:color="auto"/>
            </w:tcBorders>
            <w:vAlign w:val="center"/>
          </w:tcPr>
          <w:p w14:paraId="376541D2" w14:textId="77777777" w:rsidR="00B36A14" w:rsidRDefault="00B36A14">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429AF6FF" w14:textId="77777777" w:rsidR="00B36A14" w:rsidRDefault="00B36A14">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4E026915"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4D86194E"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C859489"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1BA02563"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69C703BB" w14:textId="77777777" w:rsidR="00B36A14" w:rsidRDefault="00B36A14">
            <w:pPr>
              <w:adjustRightInd w:val="0"/>
              <w:snapToGrid w:val="0"/>
              <w:rPr>
                <w:rFonts w:ascii="仿宋_GB2312" w:eastAsia="仿宋_GB2312" w:hAnsi="华文仿宋"/>
                <w:sz w:val="24"/>
              </w:rPr>
            </w:pPr>
          </w:p>
        </w:tc>
      </w:tr>
      <w:tr w:rsidR="00B36A14" w14:paraId="180BC0CE" w14:textId="77777777">
        <w:trPr>
          <w:trHeight w:val="540"/>
        </w:trPr>
        <w:tc>
          <w:tcPr>
            <w:tcW w:w="755" w:type="dxa"/>
            <w:tcBorders>
              <w:top w:val="nil"/>
              <w:left w:val="single" w:sz="4" w:space="0" w:color="auto"/>
              <w:bottom w:val="single" w:sz="4" w:space="0" w:color="auto"/>
              <w:right w:val="single" w:sz="4" w:space="0" w:color="auto"/>
            </w:tcBorders>
            <w:vAlign w:val="center"/>
          </w:tcPr>
          <w:p w14:paraId="435EE70A" w14:textId="77777777" w:rsidR="00B36A14" w:rsidRDefault="00B36A14">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2AD240F4" w14:textId="77777777" w:rsidR="00B36A14" w:rsidRDefault="00B36A14">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5F128DB5"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65D33404"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27F606E"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1BA35A25"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64C5EC6B" w14:textId="77777777" w:rsidR="00B36A14" w:rsidRDefault="00B36A14">
            <w:pPr>
              <w:adjustRightInd w:val="0"/>
              <w:snapToGrid w:val="0"/>
              <w:rPr>
                <w:rFonts w:ascii="仿宋_GB2312" w:eastAsia="仿宋_GB2312" w:hAnsi="华文仿宋"/>
                <w:sz w:val="24"/>
              </w:rPr>
            </w:pPr>
          </w:p>
        </w:tc>
      </w:tr>
      <w:tr w:rsidR="00B36A14" w14:paraId="4DEEDCA8" w14:textId="77777777">
        <w:trPr>
          <w:trHeight w:val="540"/>
        </w:trPr>
        <w:tc>
          <w:tcPr>
            <w:tcW w:w="755" w:type="dxa"/>
            <w:tcBorders>
              <w:top w:val="nil"/>
              <w:left w:val="single" w:sz="4" w:space="0" w:color="auto"/>
              <w:bottom w:val="single" w:sz="4" w:space="0" w:color="auto"/>
              <w:right w:val="single" w:sz="4" w:space="0" w:color="auto"/>
            </w:tcBorders>
            <w:vAlign w:val="center"/>
          </w:tcPr>
          <w:p w14:paraId="15F062F3" w14:textId="77777777" w:rsidR="00B36A14" w:rsidRDefault="00B36A14">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4210BC06" w14:textId="77777777" w:rsidR="00B36A14" w:rsidRDefault="00B36A14">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170A116B"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784AE42C"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C2075ED"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458EE5F"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52BD944B" w14:textId="77777777" w:rsidR="00B36A14" w:rsidRDefault="00B36A14">
            <w:pPr>
              <w:adjustRightInd w:val="0"/>
              <w:snapToGrid w:val="0"/>
              <w:rPr>
                <w:rFonts w:ascii="仿宋_GB2312" w:eastAsia="仿宋_GB2312" w:hAnsi="华文仿宋"/>
                <w:sz w:val="24"/>
              </w:rPr>
            </w:pPr>
          </w:p>
        </w:tc>
      </w:tr>
      <w:tr w:rsidR="00B36A14" w14:paraId="4E61F704" w14:textId="77777777">
        <w:trPr>
          <w:trHeight w:val="540"/>
        </w:trPr>
        <w:tc>
          <w:tcPr>
            <w:tcW w:w="755" w:type="dxa"/>
            <w:tcBorders>
              <w:top w:val="nil"/>
              <w:left w:val="single" w:sz="4" w:space="0" w:color="auto"/>
              <w:bottom w:val="single" w:sz="4" w:space="0" w:color="auto"/>
              <w:right w:val="single" w:sz="4" w:space="0" w:color="auto"/>
            </w:tcBorders>
            <w:vAlign w:val="center"/>
          </w:tcPr>
          <w:p w14:paraId="5F9409F2" w14:textId="77777777" w:rsidR="00B36A14" w:rsidRDefault="00B36A14">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4D4E7EDA" w14:textId="77777777" w:rsidR="00B36A14" w:rsidRDefault="00B36A14">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57654749"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636CB068"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5BB86D68"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4D4A10A3"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2D6D1F99" w14:textId="77777777" w:rsidR="00B36A14" w:rsidRDefault="00B36A14">
            <w:pPr>
              <w:adjustRightInd w:val="0"/>
              <w:snapToGrid w:val="0"/>
              <w:rPr>
                <w:rFonts w:ascii="仿宋_GB2312" w:eastAsia="仿宋_GB2312" w:hAnsi="华文仿宋"/>
                <w:sz w:val="24"/>
              </w:rPr>
            </w:pPr>
          </w:p>
        </w:tc>
      </w:tr>
      <w:tr w:rsidR="00B36A14" w14:paraId="6E545EBF" w14:textId="77777777">
        <w:trPr>
          <w:trHeight w:val="540"/>
        </w:trPr>
        <w:tc>
          <w:tcPr>
            <w:tcW w:w="755" w:type="dxa"/>
            <w:tcBorders>
              <w:top w:val="nil"/>
              <w:left w:val="single" w:sz="4" w:space="0" w:color="auto"/>
              <w:bottom w:val="single" w:sz="4" w:space="0" w:color="auto"/>
              <w:right w:val="single" w:sz="4" w:space="0" w:color="auto"/>
            </w:tcBorders>
            <w:vAlign w:val="center"/>
          </w:tcPr>
          <w:p w14:paraId="1F4E2467" w14:textId="77777777" w:rsidR="00B36A14" w:rsidRDefault="00B36A14">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13D755FE" w14:textId="77777777" w:rsidR="00B36A14" w:rsidRDefault="00B36A14">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470AAB31"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7F56604C"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FB93A39"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FFB64DC"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1A59490E" w14:textId="77777777" w:rsidR="00B36A14" w:rsidRDefault="00B36A14">
            <w:pPr>
              <w:adjustRightInd w:val="0"/>
              <w:snapToGrid w:val="0"/>
              <w:rPr>
                <w:rFonts w:ascii="仿宋_GB2312" w:eastAsia="仿宋_GB2312" w:hAnsi="华文仿宋"/>
                <w:sz w:val="24"/>
              </w:rPr>
            </w:pPr>
          </w:p>
        </w:tc>
      </w:tr>
      <w:tr w:rsidR="00B36A14" w14:paraId="6F99B67F" w14:textId="77777777">
        <w:trPr>
          <w:trHeight w:val="540"/>
        </w:trPr>
        <w:tc>
          <w:tcPr>
            <w:tcW w:w="3695" w:type="dxa"/>
            <w:gridSpan w:val="2"/>
            <w:tcBorders>
              <w:top w:val="single" w:sz="4" w:space="0" w:color="auto"/>
              <w:left w:val="single" w:sz="4" w:space="0" w:color="auto"/>
              <w:bottom w:val="single" w:sz="4" w:space="0" w:color="auto"/>
              <w:right w:val="single" w:sz="4" w:space="0" w:color="000000"/>
            </w:tcBorders>
            <w:vAlign w:val="center"/>
          </w:tcPr>
          <w:p w14:paraId="35C3BC39" w14:textId="77777777" w:rsidR="00B36A14" w:rsidRDefault="00B36A14">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3118B3D8"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1BB836D8"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051CB9FD"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A17D742"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3FA9C93B" w14:textId="77777777" w:rsidR="00B36A14" w:rsidRDefault="00B36A14">
            <w:pPr>
              <w:adjustRightInd w:val="0"/>
              <w:snapToGrid w:val="0"/>
              <w:rPr>
                <w:rFonts w:ascii="仿宋_GB2312" w:eastAsia="仿宋_GB2312" w:hAnsi="华文仿宋"/>
                <w:sz w:val="24"/>
              </w:rPr>
            </w:pPr>
          </w:p>
        </w:tc>
      </w:tr>
      <w:tr w:rsidR="00B36A14" w14:paraId="7A01DC31" w14:textId="77777777">
        <w:trPr>
          <w:trHeight w:val="540"/>
        </w:trPr>
        <w:tc>
          <w:tcPr>
            <w:tcW w:w="3695" w:type="dxa"/>
            <w:gridSpan w:val="2"/>
            <w:tcBorders>
              <w:top w:val="single" w:sz="4" w:space="0" w:color="auto"/>
              <w:left w:val="single" w:sz="4" w:space="0" w:color="auto"/>
              <w:bottom w:val="single" w:sz="4" w:space="0" w:color="auto"/>
              <w:right w:val="single" w:sz="4" w:space="0" w:color="000000"/>
            </w:tcBorders>
            <w:vAlign w:val="center"/>
          </w:tcPr>
          <w:p w14:paraId="76FB0CB6" w14:textId="77777777" w:rsidR="00B36A14" w:rsidRDefault="00C504D6">
            <w:pPr>
              <w:adjustRightInd w:val="0"/>
              <w:snapToGrid w:val="0"/>
              <w:rPr>
                <w:rFonts w:ascii="仿宋_GB2312" w:eastAsia="仿宋_GB2312" w:hAnsi="华文仿宋"/>
                <w:b/>
                <w:sz w:val="24"/>
              </w:rPr>
            </w:pPr>
            <w:r>
              <w:rPr>
                <w:rFonts w:ascii="仿宋_GB2312" w:eastAsia="仿宋_GB2312" w:hAnsi="华文仿宋" w:hint="eastAsia"/>
                <w:b/>
                <w:sz w:val="24"/>
              </w:rPr>
              <w:t>其他外协测试化验与加工项目</w:t>
            </w:r>
          </w:p>
        </w:tc>
        <w:tc>
          <w:tcPr>
            <w:tcW w:w="2625" w:type="dxa"/>
            <w:tcBorders>
              <w:top w:val="nil"/>
              <w:left w:val="nil"/>
              <w:bottom w:val="single" w:sz="4" w:space="0" w:color="auto"/>
              <w:right w:val="single" w:sz="4" w:space="0" w:color="auto"/>
            </w:tcBorders>
            <w:vAlign w:val="center"/>
          </w:tcPr>
          <w:p w14:paraId="18239596"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282E4B86"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131417B8"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04DE9EA0"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6B781D1D" w14:textId="77777777" w:rsidR="00B36A14" w:rsidRDefault="00B36A14">
            <w:pPr>
              <w:adjustRightInd w:val="0"/>
              <w:snapToGrid w:val="0"/>
              <w:rPr>
                <w:rFonts w:ascii="仿宋_GB2312" w:eastAsia="仿宋_GB2312" w:hAnsi="华文仿宋"/>
                <w:sz w:val="24"/>
              </w:rPr>
            </w:pPr>
          </w:p>
        </w:tc>
      </w:tr>
      <w:tr w:rsidR="00B36A14" w14:paraId="25340BAA" w14:textId="77777777">
        <w:trPr>
          <w:trHeight w:val="540"/>
        </w:trPr>
        <w:tc>
          <w:tcPr>
            <w:tcW w:w="3695" w:type="dxa"/>
            <w:gridSpan w:val="2"/>
            <w:tcBorders>
              <w:top w:val="single" w:sz="4" w:space="0" w:color="auto"/>
              <w:left w:val="single" w:sz="4" w:space="0" w:color="auto"/>
              <w:bottom w:val="single" w:sz="4" w:space="0" w:color="auto"/>
              <w:right w:val="single" w:sz="4" w:space="0" w:color="000000"/>
            </w:tcBorders>
            <w:vAlign w:val="center"/>
          </w:tcPr>
          <w:p w14:paraId="34692AFA" w14:textId="77777777" w:rsidR="00B36A14" w:rsidRDefault="00C504D6" w:rsidP="00AD3327">
            <w:pPr>
              <w:adjustRightInd w:val="0"/>
              <w:snapToGrid w:val="0"/>
              <w:ind w:firstLineChars="200" w:firstLine="482"/>
              <w:rPr>
                <w:rFonts w:ascii="仿宋_GB2312" w:eastAsia="仿宋_GB2312" w:hAnsi="华文仿宋"/>
                <w:b/>
                <w:sz w:val="24"/>
              </w:rPr>
            </w:pPr>
            <w:r>
              <w:rPr>
                <w:rFonts w:ascii="仿宋_GB2312" w:eastAsia="仿宋_GB2312" w:hAnsi="华文仿宋" w:hint="eastAsia"/>
                <w:b/>
                <w:sz w:val="24"/>
              </w:rPr>
              <w:t>累  计</w:t>
            </w:r>
          </w:p>
        </w:tc>
        <w:tc>
          <w:tcPr>
            <w:tcW w:w="2625" w:type="dxa"/>
            <w:tcBorders>
              <w:top w:val="nil"/>
              <w:left w:val="nil"/>
              <w:bottom w:val="single" w:sz="4" w:space="0" w:color="auto"/>
              <w:right w:val="single" w:sz="4" w:space="0" w:color="auto"/>
            </w:tcBorders>
            <w:vAlign w:val="center"/>
          </w:tcPr>
          <w:p w14:paraId="41A2974E" w14:textId="77777777" w:rsidR="00B36A14" w:rsidRDefault="00B36A14">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1593670D"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52E51DC9" w14:textId="77777777" w:rsidR="00B36A14" w:rsidRDefault="00B36A14">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AB48D79" w14:textId="77777777" w:rsidR="00B36A14" w:rsidRDefault="00B36A14">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3BA4328C" w14:textId="77777777" w:rsidR="00B36A14" w:rsidRDefault="00B36A14">
            <w:pPr>
              <w:adjustRightInd w:val="0"/>
              <w:snapToGrid w:val="0"/>
              <w:rPr>
                <w:rFonts w:ascii="仿宋_GB2312" w:eastAsia="仿宋_GB2312" w:hAnsi="华文仿宋"/>
                <w:sz w:val="24"/>
              </w:rPr>
            </w:pPr>
          </w:p>
        </w:tc>
      </w:tr>
    </w:tbl>
    <w:p w14:paraId="58B03453" w14:textId="77777777" w:rsidR="00B36A14" w:rsidRDefault="00B36A14">
      <w:pPr>
        <w:sectPr w:rsidR="00B36A14">
          <w:pgSz w:w="16838" w:h="11906" w:orient="landscape"/>
          <w:pgMar w:top="1797" w:right="1440" w:bottom="1797" w:left="1440" w:header="851" w:footer="992" w:gutter="0"/>
          <w:cols w:space="425"/>
          <w:docGrid w:type="lines" w:linePitch="312"/>
        </w:sectPr>
      </w:pPr>
    </w:p>
    <w:p w14:paraId="7AD43D80" w14:textId="77777777" w:rsidR="00B36A14" w:rsidRDefault="00C504D6">
      <w:pPr>
        <w:jc w:val="left"/>
        <w:rPr>
          <w:rFonts w:ascii="黑体" w:eastAsia="黑体" w:hAnsi="宋体"/>
          <w:sz w:val="36"/>
          <w:szCs w:val="36"/>
        </w:rPr>
      </w:pPr>
      <w:r>
        <w:rPr>
          <w:rFonts w:ascii="黑体" w:eastAsia="黑体" w:hAnsi="宋体" w:hint="eastAsia"/>
          <w:sz w:val="36"/>
          <w:szCs w:val="36"/>
        </w:rPr>
        <w:lastRenderedPageBreak/>
        <w:t>附录：</w:t>
      </w:r>
    </w:p>
    <w:p w14:paraId="3B48402D" w14:textId="77777777" w:rsidR="00B36A14" w:rsidRDefault="00C504D6">
      <w:pPr>
        <w:jc w:val="center"/>
        <w:rPr>
          <w:rFonts w:ascii="黑体" w:eastAsia="黑体" w:hAnsi="宋体"/>
          <w:sz w:val="36"/>
          <w:szCs w:val="36"/>
        </w:rPr>
      </w:pPr>
      <w:r>
        <w:rPr>
          <w:rFonts w:ascii="黑体" w:eastAsia="黑体" w:hAnsi="宋体" w:hint="eastAsia"/>
          <w:sz w:val="36"/>
          <w:szCs w:val="36"/>
        </w:rPr>
        <w:t>可</w:t>
      </w:r>
      <w:proofErr w:type="gramStart"/>
      <w:r>
        <w:rPr>
          <w:rFonts w:ascii="黑体" w:eastAsia="黑体" w:hAnsi="宋体" w:hint="eastAsia"/>
          <w:sz w:val="36"/>
          <w:szCs w:val="36"/>
        </w:rPr>
        <w:t>研</w:t>
      </w:r>
      <w:proofErr w:type="gramEnd"/>
      <w:r>
        <w:rPr>
          <w:rFonts w:ascii="黑体" w:eastAsia="黑体" w:hAnsi="宋体" w:hint="eastAsia"/>
          <w:sz w:val="36"/>
          <w:szCs w:val="36"/>
        </w:rPr>
        <w:t>报告补充说明材料</w:t>
      </w:r>
    </w:p>
    <w:p w14:paraId="5DD2CEBF" w14:textId="77777777" w:rsidR="00B36A14" w:rsidRDefault="00C504D6">
      <w:pPr>
        <w:pStyle w:val="ac"/>
        <w:numPr>
          <w:ilvl w:val="0"/>
          <w:numId w:val="35"/>
        </w:numPr>
        <w:ind w:firstLineChars="0"/>
        <w:rPr>
          <w:rFonts w:ascii="仿宋_GB2312" w:eastAsia="仿宋_GB2312" w:hAnsi="仿宋_GB2312"/>
          <w:b/>
          <w:sz w:val="32"/>
          <w:szCs w:val="32"/>
        </w:rPr>
      </w:pPr>
      <w:r>
        <w:rPr>
          <w:rFonts w:ascii="仿宋_GB2312" w:eastAsia="仿宋_GB2312" w:hAnsi="仿宋_GB2312" w:hint="eastAsia"/>
          <w:b/>
          <w:sz w:val="32"/>
          <w:szCs w:val="32"/>
        </w:rPr>
        <w:t>经费预算编制依据</w:t>
      </w:r>
    </w:p>
    <w:p w14:paraId="7B524B67" w14:textId="77777777" w:rsidR="00B36A14" w:rsidRDefault="00C504D6">
      <w:pPr>
        <w:pStyle w:val="ac"/>
        <w:ind w:firstLineChars="0" w:firstLine="0"/>
        <w:jc w:val="center"/>
        <w:rPr>
          <w:rFonts w:ascii="仿宋_GB2312" w:eastAsia="仿宋_GB2312" w:hAnsi="仿宋_GB2312"/>
          <w:b/>
          <w:sz w:val="32"/>
          <w:szCs w:val="32"/>
        </w:rPr>
      </w:pPr>
      <w:r>
        <w:rPr>
          <w:rFonts w:ascii="仿宋_GB2312" w:eastAsia="仿宋_GB2312" w:hAnsi="仿宋_GB2312" w:hint="eastAsia"/>
          <w:b/>
          <w:sz w:val="32"/>
          <w:szCs w:val="32"/>
        </w:rPr>
        <w:t>表1：项目经费预算及依据表</w:t>
      </w:r>
    </w:p>
    <w:tbl>
      <w:tblPr>
        <w:tblW w:w="8519" w:type="dxa"/>
        <w:tblInd w:w="94" w:type="dxa"/>
        <w:tblLayout w:type="fixed"/>
        <w:tblLook w:val="04A0" w:firstRow="1" w:lastRow="0" w:firstColumn="1" w:lastColumn="0" w:noHBand="0" w:noVBand="1"/>
      </w:tblPr>
      <w:tblGrid>
        <w:gridCol w:w="2708"/>
        <w:gridCol w:w="1417"/>
        <w:gridCol w:w="4394"/>
      </w:tblGrid>
      <w:tr w:rsidR="00B36A14" w14:paraId="2516E1AD" w14:textId="77777777">
        <w:trPr>
          <w:trHeight w:val="630"/>
        </w:trPr>
        <w:tc>
          <w:tcPr>
            <w:tcW w:w="2708" w:type="dxa"/>
            <w:tcBorders>
              <w:top w:val="single" w:sz="4" w:space="0" w:color="auto"/>
              <w:left w:val="single" w:sz="4" w:space="0" w:color="auto"/>
              <w:bottom w:val="single" w:sz="4" w:space="0" w:color="auto"/>
              <w:right w:val="single" w:sz="4" w:space="0" w:color="auto"/>
            </w:tcBorders>
            <w:vAlign w:val="center"/>
          </w:tcPr>
          <w:p w14:paraId="1F239C57" w14:textId="77777777" w:rsidR="00B36A14" w:rsidRDefault="00C504D6">
            <w:pPr>
              <w:widowControl/>
              <w:jc w:val="center"/>
              <w:rPr>
                <w:rFonts w:ascii="华文宋体" w:eastAsia="华文宋体" w:hAnsi="华文宋体" w:cs="宋体"/>
                <w:b/>
                <w:bCs/>
                <w:color w:val="000000"/>
                <w:kern w:val="0"/>
                <w:szCs w:val="21"/>
              </w:rPr>
            </w:pPr>
            <w:r>
              <w:rPr>
                <w:rFonts w:ascii="华文宋体" w:eastAsia="华文宋体" w:hAnsi="华文宋体" w:cs="宋体"/>
                <w:b/>
                <w:bCs/>
                <w:color w:val="000000"/>
                <w:kern w:val="0"/>
                <w:szCs w:val="21"/>
              </w:rPr>
              <w:t>科目名称</w:t>
            </w:r>
          </w:p>
        </w:tc>
        <w:tc>
          <w:tcPr>
            <w:tcW w:w="1417" w:type="dxa"/>
            <w:tcBorders>
              <w:top w:val="single" w:sz="4" w:space="0" w:color="auto"/>
              <w:left w:val="nil"/>
              <w:bottom w:val="single" w:sz="4" w:space="0" w:color="auto"/>
              <w:right w:val="single" w:sz="4" w:space="0" w:color="auto"/>
            </w:tcBorders>
            <w:vAlign w:val="center"/>
          </w:tcPr>
          <w:p w14:paraId="34317B11" w14:textId="77777777" w:rsidR="00B36A14" w:rsidRDefault="00C504D6">
            <w:pPr>
              <w:widowControl/>
              <w:jc w:val="center"/>
              <w:rPr>
                <w:rFonts w:ascii="华文宋体" w:eastAsia="华文宋体" w:hAnsi="华文宋体" w:cs="宋体"/>
                <w:b/>
                <w:bCs/>
                <w:color w:val="000000"/>
                <w:kern w:val="0"/>
                <w:szCs w:val="21"/>
              </w:rPr>
            </w:pPr>
            <w:r>
              <w:rPr>
                <w:rFonts w:ascii="华文宋体" w:eastAsia="华文宋体" w:hAnsi="华文宋体" w:cs="宋体" w:hint="eastAsia"/>
                <w:b/>
                <w:bCs/>
                <w:color w:val="000000"/>
                <w:kern w:val="0"/>
                <w:szCs w:val="21"/>
              </w:rPr>
              <w:t>预算经费</w:t>
            </w:r>
          </w:p>
          <w:p w14:paraId="694AFD43" w14:textId="77777777" w:rsidR="00B36A14" w:rsidRDefault="00C504D6">
            <w:pPr>
              <w:widowControl/>
              <w:jc w:val="center"/>
              <w:rPr>
                <w:rFonts w:ascii="华文宋体" w:eastAsia="华文宋体" w:hAnsi="华文宋体" w:cs="宋体"/>
                <w:b/>
                <w:bCs/>
                <w:color w:val="000000"/>
                <w:kern w:val="0"/>
                <w:szCs w:val="21"/>
              </w:rPr>
            </w:pPr>
            <w:r>
              <w:rPr>
                <w:rFonts w:ascii="华文宋体" w:eastAsia="华文宋体" w:hAnsi="华文宋体" w:cs="宋体" w:hint="eastAsia"/>
                <w:b/>
                <w:bCs/>
                <w:color w:val="000000"/>
                <w:kern w:val="0"/>
                <w:szCs w:val="21"/>
              </w:rPr>
              <w:t>（万元）</w:t>
            </w:r>
          </w:p>
        </w:tc>
        <w:tc>
          <w:tcPr>
            <w:tcW w:w="4394" w:type="dxa"/>
            <w:tcBorders>
              <w:top w:val="single" w:sz="4" w:space="0" w:color="auto"/>
              <w:left w:val="nil"/>
              <w:bottom w:val="single" w:sz="4" w:space="0" w:color="auto"/>
              <w:right w:val="single" w:sz="4" w:space="0" w:color="auto"/>
            </w:tcBorders>
            <w:vAlign w:val="center"/>
          </w:tcPr>
          <w:p w14:paraId="7CE2D51E" w14:textId="77777777" w:rsidR="00B36A14" w:rsidRDefault="00C504D6">
            <w:pPr>
              <w:widowControl/>
              <w:jc w:val="center"/>
              <w:rPr>
                <w:rFonts w:ascii="华文宋体" w:eastAsia="华文宋体" w:hAnsi="华文宋体" w:cs="宋体"/>
                <w:b/>
                <w:bCs/>
                <w:color w:val="000000"/>
                <w:kern w:val="0"/>
                <w:szCs w:val="21"/>
              </w:rPr>
            </w:pPr>
            <w:r>
              <w:rPr>
                <w:rFonts w:ascii="华文宋体" w:eastAsia="华文宋体" w:hAnsi="华文宋体" w:cs="宋体" w:hint="eastAsia"/>
                <w:b/>
                <w:bCs/>
                <w:color w:val="000000"/>
                <w:kern w:val="0"/>
                <w:szCs w:val="21"/>
              </w:rPr>
              <w:t>经费预算依据及说明</w:t>
            </w:r>
          </w:p>
        </w:tc>
      </w:tr>
      <w:tr w:rsidR="00D61B46" w14:paraId="27A3246B" w14:textId="77777777">
        <w:trPr>
          <w:trHeight w:val="315"/>
        </w:trPr>
        <w:tc>
          <w:tcPr>
            <w:tcW w:w="2708" w:type="dxa"/>
            <w:tcBorders>
              <w:top w:val="nil"/>
              <w:left w:val="single" w:sz="4" w:space="0" w:color="auto"/>
              <w:bottom w:val="single" w:sz="4" w:space="0" w:color="auto"/>
              <w:right w:val="single" w:sz="4" w:space="0" w:color="auto"/>
            </w:tcBorders>
            <w:vAlign w:val="center"/>
          </w:tcPr>
          <w:p w14:paraId="79DC7466" w14:textId="77777777" w:rsidR="00D61B46" w:rsidRDefault="00D61B46" w:rsidP="00D61B46">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t>（一）直接费</w:t>
            </w:r>
          </w:p>
        </w:tc>
        <w:tc>
          <w:tcPr>
            <w:tcW w:w="1417" w:type="dxa"/>
            <w:tcBorders>
              <w:top w:val="nil"/>
              <w:left w:val="nil"/>
              <w:bottom w:val="single" w:sz="4" w:space="0" w:color="auto"/>
              <w:right w:val="single" w:sz="4" w:space="0" w:color="auto"/>
            </w:tcBorders>
            <w:vAlign w:val="center"/>
          </w:tcPr>
          <w:p w14:paraId="196A62FF" w14:textId="6721B231" w:rsidR="00D61B46" w:rsidRDefault="00D61B46" w:rsidP="00D61B46">
            <w:pPr>
              <w:widowControl/>
              <w:jc w:val="center"/>
              <w:rPr>
                <w:b/>
                <w:kern w:val="0"/>
                <w:szCs w:val="21"/>
              </w:rPr>
            </w:pPr>
            <w:ins w:id="412" w:author="李 财云" w:date="2020-08-10T09:47:00Z">
              <w:r w:rsidRPr="009D6BE3">
                <w:rPr>
                  <w:rFonts w:eastAsia="仿宋_GB2312" w:hint="eastAsia"/>
                  <w:b/>
                  <w:bCs/>
                  <w:kern w:val="0"/>
                  <w:szCs w:val="21"/>
                </w:rPr>
                <w:t>92</w:t>
              </w:r>
            </w:ins>
            <w:del w:id="413" w:author="李 财云" w:date="2020-08-10T09:47:00Z">
              <w:r w:rsidDel="00C853DC">
                <w:rPr>
                  <w:rFonts w:eastAsia="仿宋_GB2312" w:hint="eastAsia"/>
                  <w:b/>
                  <w:kern w:val="0"/>
                  <w:szCs w:val="21"/>
                </w:rPr>
                <w:delText>101.2</w:delText>
              </w:r>
            </w:del>
          </w:p>
        </w:tc>
        <w:tc>
          <w:tcPr>
            <w:tcW w:w="4394" w:type="dxa"/>
            <w:tcBorders>
              <w:top w:val="nil"/>
              <w:left w:val="nil"/>
              <w:bottom w:val="single" w:sz="4" w:space="0" w:color="auto"/>
              <w:right w:val="single" w:sz="4" w:space="0" w:color="auto"/>
            </w:tcBorders>
            <w:vAlign w:val="center"/>
          </w:tcPr>
          <w:p w14:paraId="21648085" w14:textId="77777777" w:rsidR="00D61B46" w:rsidRDefault="00D61B46" w:rsidP="00D61B46">
            <w:pPr>
              <w:widowControl/>
              <w:jc w:val="left"/>
              <w:rPr>
                <w:b/>
                <w:bCs/>
                <w:color w:val="000000"/>
                <w:kern w:val="0"/>
                <w:szCs w:val="21"/>
              </w:rPr>
            </w:pPr>
          </w:p>
        </w:tc>
      </w:tr>
      <w:tr w:rsidR="00D61B46" w14:paraId="2DF90458" w14:textId="77777777">
        <w:trPr>
          <w:trHeight w:val="284"/>
        </w:trPr>
        <w:tc>
          <w:tcPr>
            <w:tcW w:w="2708" w:type="dxa"/>
            <w:tcBorders>
              <w:top w:val="nil"/>
              <w:left w:val="single" w:sz="4" w:space="0" w:color="auto"/>
              <w:bottom w:val="single" w:sz="4" w:space="0" w:color="auto"/>
              <w:right w:val="single" w:sz="4" w:space="0" w:color="auto"/>
            </w:tcBorders>
            <w:vAlign w:val="center"/>
          </w:tcPr>
          <w:p w14:paraId="38B8D5E4"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1.人工费</w:t>
            </w:r>
          </w:p>
        </w:tc>
        <w:tc>
          <w:tcPr>
            <w:tcW w:w="1417" w:type="dxa"/>
            <w:tcBorders>
              <w:top w:val="nil"/>
              <w:left w:val="nil"/>
              <w:bottom w:val="single" w:sz="4" w:space="0" w:color="auto"/>
              <w:right w:val="single" w:sz="4" w:space="0" w:color="auto"/>
            </w:tcBorders>
            <w:vAlign w:val="center"/>
          </w:tcPr>
          <w:p w14:paraId="25F26E70" w14:textId="1C296B84" w:rsidR="00D61B46" w:rsidRDefault="00D61B46" w:rsidP="00D61B46">
            <w:pPr>
              <w:widowControl/>
              <w:jc w:val="center"/>
              <w:rPr>
                <w:b/>
                <w:kern w:val="0"/>
                <w:szCs w:val="21"/>
              </w:rPr>
            </w:pPr>
            <w:ins w:id="414" w:author="李 财云" w:date="2020-08-10T09:47:00Z">
              <w:r w:rsidRPr="009D6BE3">
                <w:rPr>
                  <w:rFonts w:eastAsia="仿宋_GB2312" w:hint="eastAsia"/>
                  <w:kern w:val="0"/>
                  <w:szCs w:val="21"/>
                </w:rPr>
                <w:t>71</w:t>
              </w:r>
            </w:ins>
            <w:del w:id="415" w:author="李 财云" w:date="2020-08-10T09:47:00Z">
              <w:r w:rsidDel="00C853DC">
                <w:rPr>
                  <w:rFonts w:eastAsia="仿宋_GB2312" w:hint="eastAsia"/>
                  <w:kern w:val="0"/>
                  <w:szCs w:val="21"/>
                </w:rPr>
                <w:delText>73</w:delText>
              </w:r>
            </w:del>
          </w:p>
        </w:tc>
        <w:tc>
          <w:tcPr>
            <w:tcW w:w="4394" w:type="dxa"/>
            <w:tcBorders>
              <w:top w:val="nil"/>
              <w:left w:val="nil"/>
              <w:bottom w:val="single" w:sz="4" w:space="0" w:color="auto"/>
              <w:right w:val="single" w:sz="4" w:space="0" w:color="auto"/>
            </w:tcBorders>
            <w:vAlign w:val="center"/>
          </w:tcPr>
          <w:p w14:paraId="608373A9" w14:textId="77777777" w:rsidR="00D61B46" w:rsidRDefault="00D61B46" w:rsidP="00D61B46">
            <w:pPr>
              <w:widowControl/>
              <w:jc w:val="left"/>
              <w:rPr>
                <w:b/>
                <w:bCs/>
                <w:color w:val="000000"/>
                <w:kern w:val="0"/>
                <w:szCs w:val="21"/>
              </w:rPr>
            </w:pPr>
          </w:p>
        </w:tc>
      </w:tr>
      <w:tr w:rsidR="00D61B46" w14:paraId="296CB805" w14:textId="77777777">
        <w:trPr>
          <w:trHeight w:val="284"/>
        </w:trPr>
        <w:tc>
          <w:tcPr>
            <w:tcW w:w="2708" w:type="dxa"/>
            <w:tcBorders>
              <w:top w:val="nil"/>
              <w:left w:val="single" w:sz="4" w:space="0" w:color="auto"/>
              <w:bottom w:val="single" w:sz="4" w:space="0" w:color="auto"/>
              <w:right w:val="single" w:sz="4" w:space="0" w:color="auto"/>
            </w:tcBorders>
            <w:vAlign w:val="center"/>
          </w:tcPr>
          <w:p w14:paraId="452877AA"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（1）专职研究人员人工费</w:t>
            </w:r>
          </w:p>
        </w:tc>
        <w:tc>
          <w:tcPr>
            <w:tcW w:w="1417" w:type="dxa"/>
            <w:tcBorders>
              <w:top w:val="nil"/>
              <w:left w:val="nil"/>
              <w:bottom w:val="single" w:sz="4" w:space="0" w:color="auto"/>
              <w:right w:val="single" w:sz="4" w:space="0" w:color="auto"/>
            </w:tcBorders>
            <w:vAlign w:val="center"/>
          </w:tcPr>
          <w:p w14:paraId="3C838A7A" w14:textId="4E8D55AD" w:rsidR="00D61B46" w:rsidRDefault="00D61B46" w:rsidP="00D61B46">
            <w:pPr>
              <w:widowControl/>
              <w:jc w:val="center"/>
              <w:rPr>
                <w:kern w:val="0"/>
                <w:szCs w:val="21"/>
              </w:rPr>
            </w:pPr>
            <w:ins w:id="416" w:author="李 财云" w:date="2020-08-10T09:47:00Z">
              <w:r w:rsidRPr="009D6BE3">
                <w:rPr>
                  <w:rFonts w:eastAsia="仿宋_GB2312" w:hint="eastAsia"/>
                  <w:kern w:val="0"/>
                  <w:szCs w:val="21"/>
                </w:rPr>
                <w:t>68</w:t>
              </w:r>
            </w:ins>
            <w:del w:id="417" w:author="李 财云" w:date="2020-08-10T09:47:00Z">
              <w:r w:rsidDel="00C853DC">
                <w:rPr>
                  <w:rFonts w:eastAsia="仿宋_GB2312" w:hint="eastAsia"/>
                  <w:kern w:val="0"/>
                  <w:szCs w:val="21"/>
                </w:rPr>
                <w:delText>70</w:delText>
              </w:r>
            </w:del>
          </w:p>
        </w:tc>
        <w:tc>
          <w:tcPr>
            <w:tcW w:w="4394" w:type="dxa"/>
            <w:tcBorders>
              <w:top w:val="nil"/>
              <w:left w:val="nil"/>
              <w:bottom w:val="single" w:sz="4" w:space="0" w:color="auto"/>
              <w:right w:val="single" w:sz="4" w:space="0" w:color="auto"/>
            </w:tcBorders>
            <w:vAlign w:val="center"/>
          </w:tcPr>
          <w:p w14:paraId="1D643C5F" w14:textId="77F9B232" w:rsidR="00D61B46" w:rsidRDefault="00D61B46" w:rsidP="00D61B46">
            <w:pPr>
              <w:widowControl/>
              <w:jc w:val="left"/>
              <w:rPr>
                <w:rFonts w:ascii="仿宋_GB2312" w:eastAsia="仿宋_GB2312" w:hAnsi="宋体" w:cs="宋体"/>
                <w:color w:val="000000"/>
                <w:kern w:val="0"/>
                <w:szCs w:val="21"/>
              </w:rPr>
            </w:pPr>
            <w:r>
              <w:rPr>
                <w:rFonts w:hint="eastAsia"/>
                <w:color w:val="000000"/>
                <w:szCs w:val="21"/>
              </w:rPr>
              <w:t>高工</w:t>
            </w:r>
            <w:r>
              <w:rPr>
                <w:color w:val="000000"/>
                <w:szCs w:val="21"/>
              </w:rPr>
              <w:t>1</w:t>
            </w:r>
            <w:r>
              <w:rPr>
                <w:rFonts w:hint="eastAsia"/>
                <w:color w:val="000000"/>
                <w:szCs w:val="21"/>
              </w:rPr>
              <w:t>人，每人工作</w:t>
            </w:r>
            <w:del w:id="418" w:author="李 财云" w:date="2020-08-10T09:48:00Z">
              <w:r w:rsidDel="00D61B46">
                <w:rPr>
                  <w:rFonts w:hint="eastAsia"/>
                  <w:color w:val="000000"/>
                  <w:szCs w:val="21"/>
                </w:rPr>
                <w:delText>8</w:delText>
              </w:r>
            </w:del>
            <w:ins w:id="419" w:author="李 财云" w:date="2020-08-10T10:08:00Z">
              <w:r w:rsidR="00CB7E29">
                <w:rPr>
                  <w:rFonts w:hint="eastAsia"/>
                  <w:color w:val="000000"/>
                  <w:szCs w:val="21"/>
                </w:rPr>
                <w:t>4</w:t>
              </w:r>
            </w:ins>
            <w:r>
              <w:rPr>
                <w:rFonts w:hint="eastAsia"/>
                <w:color w:val="000000"/>
                <w:szCs w:val="21"/>
              </w:rPr>
              <w:t>个月，每人月</w:t>
            </w:r>
            <w:r>
              <w:rPr>
                <w:rFonts w:hint="eastAsia"/>
                <w:color w:val="000000"/>
                <w:szCs w:val="21"/>
              </w:rPr>
              <w:t>2</w:t>
            </w:r>
            <w:r>
              <w:rPr>
                <w:rFonts w:hint="eastAsia"/>
                <w:color w:val="000000"/>
                <w:szCs w:val="21"/>
              </w:rPr>
              <w:t>万元，共</w:t>
            </w:r>
            <w:del w:id="420" w:author="李 财云" w:date="2020-08-10T10:08:00Z">
              <w:r w:rsidDel="00CB7E29">
                <w:rPr>
                  <w:rFonts w:hint="eastAsia"/>
                  <w:color w:val="000000"/>
                  <w:szCs w:val="21"/>
                </w:rPr>
                <w:delText>1</w:delText>
              </w:r>
            </w:del>
            <w:del w:id="421" w:author="李 财云" w:date="2020-08-10T09:48:00Z">
              <w:r w:rsidDel="00D61B46">
                <w:rPr>
                  <w:rFonts w:hint="eastAsia"/>
                  <w:color w:val="000000"/>
                  <w:szCs w:val="21"/>
                </w:rPr>
                <w:delText>6</w:delText>
              </w:r>
            </w:del>
            <w:ins w:id="422" w:author="李 财云" w:date="2020-08-10T10:08:00Z">
              <w:r w:rsidR="00CB7E29">
                <w:rPr>
                  <w:rFonts w:hint="eastAsia"/>
                  <w:color w:val="000000"/>
                  <w:szCs w:val="21"/>
                </w:rPr>
                <w:t>8</w:t>
              </w:r>
            </w:ins>
            <w:r>
              <w:rPr>
                <w:rFonts w:hint="eastAsia"/>
                <w:color w:val="000000"/>
                <w:szCs w:val="21"/>
              </w:rPr>
              <w:t>万元；其他人员</w:t>
            </w:r>
            <w:del w:id="423" w:author="李 财云" w:date="2020-08-10T10:07:00Z">
              <w:r w:rsidDel="00CB7E29">
                <w:rPr>
                  <w:color w:val="000000"/>
                  <w:szCs w:val="21"/>
                </w:rPr>
                <w:delText>4</w:delText>
              </w:r>
            </w:del>
            <w:ins w:id="424" w:author="李 财云" w:date="2020-08-10T10:08:00Z">
              <w:r w:rsidR="00CB7E29">
                <w:rPr>
                  <w:rFonts w:hint="eastAsia"/>
                  <w:color w:val="000000"/>
                  <w:szCs w:val="21"/>
                </w:rPr>
                <w:t>8</w:t>
              </w:r>
            </w:ins>
            <w:r>
              <w:rPr>
                <w:rFonts w:hint="eastAsia"/>
                <w:color w:val="000000"/>
                <w:szCs w:val="21"/>
              </w:rPr>
              <w:t>人，每人工作</w:t>
            </w:r>
            <w:del w:id="425" w:author="李 财云" w:date="2020-08-10T10:07:00Z">
              <w:r w:rsidDel="00CB7E29">
                <w:rPr>
                  <w:rFonts w:hint="eastAsia"/>
                  <w:color w:val="000000"/>
                  <w:szCs w:val="21"/>
                </w:rPr>
                <w:delText>9</w:delText>
              </w:r>
            </w:del>
            <w:ins w:id="426" w:author="李 财云" w:date="2020-08-10T10:07:00Z">
              <w:r w:rsidR="00CB7E29">
                <w:rPr>
                  <w:rFonts w:hint="eastAsia"/>
                  <w:color w:val="000000"/>
                  <w:szCs w:val="21"/>
                </w:rPr>
                <w:t>5</w:t>
              </w:r>
            </w:ins>
            <w:r>
              <w:rPr>
                <w:rFonts w:hint="eastAsia"/>
                <w:color w:val="000000"/>
                <w:szCs w:val="21"/>
              </w:rPr>
              <w:t>个月，每人月</w:t>
            </w:r>
            <w:r>
              <w:rPr>
                <w:rFonts w:hint="eastAsia"/>
                <w:color w:val="000000"/>
                <w:szCs w:val="21"/>
              </w:rPr>
              <w:t>1.5</w:t>
            </w:r>
            <w:r>
              <w:rPr>
                <w:rFonts w:hint="eastAsia"/>
                <w:color w:val="000000"/>
                <w:szCs w:val="21"/>
              </w:rPr>
              <w:t>万元，共</w:t>
            </w:r>
            <w:del w:id="427" w:author="李 财云" w:date="2020-08-10T10:08:00Z">
              <w:r w:rsidDel="00CB7E29">
                <w:rPr>
                  <w:rFonts w:hint="eastAsia"/>
                  <w:color w:val="000000"/>
                  <w:szCs w:val="21"/>
                </w:rPr>
                <w:delText>54</w:delText>
              </w:r>
            </w:del>
            <w:ins w:id="428" w:author="李 财云" w:date="2020-08-10T10:08:00Z">
              <w:r w:rsidR="00CB7E29">
                <w:rPr>
                  <w:rFonts w:hint="eastAsia"/>
                  <w:color w:val="000000"/>
                  <w:szCs w:val="21"/>
                </w:rPr>
                <w:t>60</w:t>
              </w:r>
            </w:ins>
            <w:r>
              <w:rPr>
                <w:rFonts w:hint="eastAsia"/>
                <w:color w:val="000000"/>
                <w:szCs w:val="21"/>
              </w:rPr>
              <w:t>万元；合计：</w:t>
            </w:r>
            <w:del w:id="429" w:author="李 财云" w:date="2020-08-10T09:48:00Z">
              <w:r w:rsidDel="00D61B46">
                <w:rPr>
                  <w:rFonts w:hint="eastAsia"/>
                  <w:color w:val="000000"/>
                  <w:szCs w:val="21"/>
                </w:rPr>
                <w:delText>70</w:delText>
              </w:r>
            </w:del>
            <w:ins w:id="430" w:author="李 财云" w:date="2020-08-10T09:48:00Z">
              <w:r>
                <w:rPr>
                  <w:rFonts w:hint="eastAsia"/>
                  <w:color w:val="000000"/>
                  <w:szCs w:val="21"/>
                </w:rPr>
                <w:t>68</w:t>
              </w:r>
            </w:ins>
            <w:r>
              <w:rPr>
                <w:rFonts w:hint="eastAsia"/>
                <w:color w:val="000000"/>
                <w:szCs w:val="21"/>
              </w:rPr>
              <w:t>万元。</w:t>
            </w:r>
          </w:p>
        </w:tc>
      </w:tr>
      <w:tr w:rsidR="00D61B46" w14:paraId="088FFCB2" w14:textId="77777777">
        <w:trPr>
          <w:trHeight w:val="284"/>
        </w:trPr>
        <w:tc>
          <w:tcPr>
            <w:tcW w:w="2708" w:type="dxa"/>
            <w:tcBorders>
              <w:top w:val="nil"/>
              <w:left w:val="single" w:sz="4" w:space="0" w:color="auto"/>
              <w:bottom w:val="single" w:sz="4" w:space="0" w:color="auto"/>
              <w:right w:val="single" w:sz="4" w:space="0" w:color="auto"/>
            </w:tcBorders>
            <w:vAlign w:val="center"/>
          </w:tcPr>
          <w:p w14:paraId="4ADC5170"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（2）劳务外包人员人工费</w:t>
            </w:r>
          </w:p>
        </w:tc>
        <w:tc>
          <w:tcPr>
            <w:tcW w:w="1417" w:type="dxa"/>
            <w:tcBorders>
              <w:top w:val="nil"/>
              <w:left w:val="nil"/>
              <w:bottom w:val="single" w:sz="4" w:space="0" w:color="auto"/>
              <w:right w:val="single" w:sz="4" w:space="0" w:color="auto"/>
            </w:tcBorders>
            <w:vAlign w:val="center"/>
          </w:tcPr>
          <w:p w14:paraId="012D0351" w14:textId="1F1C9CE6" w:rsidR="00D61B46" w:rsidRDefault="00D61B46" w:rsidP="00D61B46">
            <w:pPr>
              <w:widowControl/>
              <w:jc w:val="center"/>
              <w:rPr>
                <w:kern w:val="0"/>
                <w:szCs w:val="21"/>
              </w:rPr>
            </w:pPr>
            <w:ins w:id="431"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36E4F4CC" w14:textId="77777777" w:rsidR="00D61B46" w:rsidRDefault="00D61B46" w:rsidP="00D61B46">
            <w:pPr>
              <w:widowControl/>
              <w:jc w:val="left"/>
              <w:rPr>
                <w:color w:val="000000"/>
                <w:kern w:val="0"/>
                <w:szCs w:val="21"/>
              </w:rPr>
            </w:pPr>
          </w:p>
        </w:tc>
      </w:tr>
      <w:tr w:rsidR="00D61B46" w14:paraId="255FD247" w14:textId="77777777">
        <w:trPr>
          <w:trHeight w:val="284"/>
        </w:trPr>
        <w:tc>
          <w:tcPr>
            <w:tcW w:w="2708" w:type="dxa"/>
            <w:tcBorders>
              <w:top w:val="nil"/>
              <w:left w:val="single" w:sz="4" w:space="0" w:color="auto"/>
              <w:bottom w:val="single" w:sz="4" w:space="0" w:color="auto"/>
              <w:right w:val="single" w:sz="4" w:space="0" w:color="auto"/>
            </w:tcBorders>
            <w:vAlign w:val="center"/>
          </w:tcPr>
          <w:p w14:paraId="16DDFBA7"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（3）临时性研究人员人工费</w:t>
            </w:r>
          </w:p>
        </w:tc>
        <w:tc>
          <w:tcPr>
            <w:tcW w:w="1417" w:type="dxa"/>
            <w:tcBorders>
              <w:top w:val="nil"/>
              <w:left w:val="nil"/>
              <w:bottom w:val="single" w:sz="4" w:space="0" w:color="auto"/>
              <w:right w:val="single" w:sz="4" w:space="0" w:color="auto"/>
            </w:tcBorders>
            <w:vAlign w:val="center"/>
          </w:tcPr>
          <w:p w14:paraId="5D0BF7FA" w14:textId="6FD595CE" w:rsidR="00D61B46" w:rsidRDefault="00D61B46" w:rsidP="00D61B46">
            <w:pPr>
              <w:widowControl/>
              <w:jc w:val="center"/>
              <w:rPr>
                <w:b/>
                <w:kern w:val="0"/>
                <w:szCs w:val="21"/>
              </w:rPr>
            </w:pPr>
            <w:ins w:id="432" w:author="李 财云" w:date="2020-08-10T09:47:00Z">
              <w:r w:rsidRPr="009D6BE3">
                <w:rPr>
                  <w:rFonts w:eastAsia="仿宋_GB2312" w:hint="eastAsia"/>
                  <w:kern w:val="0"/>
                  <w:szCs w:val="21"/>
                </w:rPr>
                <w:t>3</w:t>
              </w:r>
            </w:ins>
            <w:del w:id="433" w:author="李 财云" w:date="2020-08-10T09:47:00Z">
              <w:r w:rsidDel="00C853DC">
                <w:rPr>
                  <w:rFonts w:eastAsia="仿宋_GB2312" w:hint="eastAsia"/>
                  <w:kern w:val="0"/>
                  <w:szCs w:val="21"/>
                </w:rPr>
                <w:delText>3</w:delText>
              </w:r>
            </w:del>
          </w:p>
        </w:tc>
        <w:tc>
          <w:tcPr>
            <w:tcW w:w="4394" w:type="dxa"/>
            <w:tcBorders>
              <w:top w:val="nil"/>
              <w:left w:val="nil"/>
              <w:bottom w:val="single" w:sz="4" w:space="0" w:color="auto"/>
              <w:right w:val="single" w:sz="4" w:space="0" w:color="auto"/>
            </w:tcBorders>
            <w:vAlign w:val="center"/>
          </w:tcPr>
          <w:p w14:paraId="2F352882" w14:textId="76934F11" w:rsidR="00D61B46" w:rsidRDefault="00D61B46" w:rsidP="00D61B46">
            <w:pPr>
              <w:widowControl/>
              <w:jc w:val="left"/>
              <w:rPr>
                <w:b/>
                <w:bCs/>
                <w:color w:val="000000"/>
                <w:kern w:val="0"/>
                <w:szCs w:val="21"/>
              </w:rPr>
            </w:pPr>
            <w:r>
              <w:rPr>
                <w:rFonts w:hint="eastAsia"/>
                <w:color w:val="000000"/>
                <w:szCs w:val="21"/>
              </w:rPr>
              <w:t>临时人员</w:t>
            </w:r>
            <w:del w:id="434" w:author="李 财云" w:date="2020-08-10T10:08:00Z">
              <w:r w:rsidDel="00CB7E29">
                <w:rPr>
                  <w:rFonts w:hint="eastAsia"/>
                  <w:color w:val="000000"/>
                  <w:szCs w:val="21"/>
                </w:rPr>
                <w:delText>1</w:delText>
              </w:r>
            </w:del>
            <w:ins w:id="435" w:author="李 财云" w:date="2020-08-10T10:08:00Z">
              <w:r w:rsidR="00CB7E29">
                <w:rPr>
                  <w:rFonts w:hint="eastAsia"/>
                  <w:color w:val="000000"/>
                  <w:szCs w:val="21"/>
                </w:rPr>
                <w:t>2</w:t>
              </w:r>
            </w:ins>
            <w:r>
              <w:rPr>
                <w:rFonts w:hint="eastAsia"/>
                <w:color w:val="000000"/>
                <w:szCs w:val="21"/>
              </w:rPr>
              <w:t>人，每人月</w:t>
            </w:r>
            <w:r>
              <w:rPr>
                <w:rFonts w:hint="eastAsia"/>
                <w:color w:val="000000"/>
                <w:szCs w:val="21"/>
              </w:rPr>
              <w:t>0.5</w:t>
            </w:r>
            <w:r>
              <w:rPr>
                <w:rFonts w:hint="eastAsia"/>
                <w:color w:val="000000"/>
                <w:szCs w:val="21"/>
              </w:rPr>
              <w:t>万元，工作</w:t>
            </w:r>
            <w:del w:id="436" w:author="李 财云" w:date="2020-08-10T10:08:00Z">
              <w:r w:rsidDel="00CB7E29">
                <w:rPr>
                  <w:rFonts w:hint="eastAsia"/>
                  <w:color w:val="000000"/>
                  <w:szCs w:val="21"/>
                </w:rPr>
                <w:delText>6</w:delText>
              </w:r>
            </w:del>
            <w:ins w:id="437" w:author="李 财云" w:date="2020-08-10T10:08:00Z">
              <w:r w:rsidR="00CB7E29">
                <w:rPr>
                  <w:rFonts w:hint="eastAsia"/>
                  <w:color w:val="000000"/>
                  <w:szCs w:val="21"/>
                </w:rPr>
                <w:t>3</w:t>
              </w:r>
            </w:ins>
            <w:r>
              <w:rPr>
                <w:rFonts w:hint="eastAsia"/>
                <w:color w:val="000000"/>
                <w:szCs w:val="21"/>
              </w:rPr>
              <w:t>个月，共</w:t>
            </w:r>
            <w:del w:id="438" w:author="李 财云" w:date="2020-08-10T10:09:00Z">
              <w:r w:rsidDel="00CB7E29">
                <w:rPr>
                  <w:rFonts w:hint="eastAsia"/>
                  <w:color w:val="000000"/>
                  <w:szCs w:val="21"/>
                </w:rPr>
                <w:delText>1</w:delText>
              </w:r>
            </w:del>
            <w:ins w:id="439" w:author="李 财云" w:date="2020-08-10T10:09:00Z">
              <w:r w:rsidR="00CB7E29">
                <w:rPr>
                  <w:rFonts w:hint="eastAsia"/>
                  <w:color w:val="000000"/>
                  <w:szCs w:val="21"/>
                </w:rPr>
                <w:t>2</w:t>
              </w:r>
            </w:ins>
            <w:r>
              <w:rPr>
                <w:rFonts w:hint="eastAsia"/>
                <w:color w:val="000000"/>
                <w:szCs w:val="21"/>
              </w:rPr>
              <w:t>*0.5*</w:t>
            </w:r>
            <w:del w:id="440" w:author="李 财云" w:date="2020-08-10T10:09:00Z">
              <w:r w:rsidDel="00CB7E29">
                <w:rPr>
                  <w:rFonts w:hint="eastAsia"/>
                  <w:color w:val="000000"/>
                  <w:szCs w:val="21"/>
                </w:rPr>
                <w:delText>6</w:delText>
              </w:r>
            </w:del>
            <w:ins w:id="441" w:author="李 财云" w:date="2020-08-10T10:09:00Z">
              <w:r w:rsidR="00CB7E29">
                <w:rPr>
                  <w:rFonts w:hint="eastAsia"/>
                  <w:color w:val="000000"/>
                  <w:szCs w:val="21"/>
                </w:rPr>
                <w:t>3</w:t>
              </w:r>
            </w:ins>
            <w:r>
              <w:rPr>
                <w:rFonts w:hint="eastAsia"/>
                <w:color w:val="000000"/>
                <w:szCs w:val="21"/>
              </w:rPr>
              <w:t>=3</w:t>
            </w:r>
            <w:r>
              <w:rPr>
                <w:rFonts w:hint="eastAsia"/>
                <w:color w:val="000000"/>
                <w:szCs w:val="21"/>
              </w:rPr>
              <w:t>万元。</w:t>
            </w:r>
          </w:p>
        </w:tc>
      </w:tr>
      <w:tr w:rsidR="00D61B46" w14:paraId="3DB07B71" w14:textId="77777777">
        <w:trPr>
          <w:trHeight w:val="284"/>
        </w:trPr>
        <w:tc>
          <w:tcPr>
            <w:tcW w:w="2708" w:type="dxa"/>
            <w:tcBorders>
              <w:top w:val="nil"/>
              <w:left w:val="single" w:sz="4" w:space="0" w:color="auto"/>
              <w:bottom w:val="single" w:sz="4" w:space="0" w:color="auto"/>
              <w:right w:val="single" w:sz="4" w:space="0" w:color="auto"/>
            </w:tcBorders>
            <w:vAlign w:val="center"/>
          </w:tcPr>
          <w:p w14:paraId="6812B978"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2.设备使用费</w:t>
            </w:r>
          </w:p>
        </w:tc>
        <w:tc>
          <w:tcPr>
            <w:tcW w:w="1417" w:type="dxa"/>
            <w:tcBorders>
              <w:top w:val="nil"/>
              <w:left w:val="nil"/>
              <w:bottom w:val="single" w:sz="4" w:space="0" w:color="auto"/>
              <w:right w:val="single" w:sz="4" w:space="0" w:color="auto"/>
            </w:tcBorders>
            <w:vAlign w:val="center"/>
          </w:tcPr>
          <w:p w14:paraId="31621BF8" w14:textId="6FE0E4D6" w:rsidR="00D61B46" w:rsidRDefault="00D61B46" w:rsidP="00D61B46">
            <w:pPr>
              <w:widowControl/>
              <w:jc w:val="center"/>
              <w:rPr>
                <w:kern w:val="0"/>
                <w:szCs w:val="21"/>
              </w:rPr>
            </w:pPr>
            <w:ins w:id="442"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1BD7B7BD" w14:textId="77777777" w:rsidR="00D61B46" w:rsidRDefault="00D61B46" w:rsidP="00D61B46">
            <w:pPr>
              <w:widowControl/>
              <w:jc w:val="left"/>
              <w:rPr>
                <w:rFonts w:ascii="仿宋_GB2312" w:eastAsia="仿宋_GB2312" w:hAnsi="宋体" w:cs="宋体"/>
                <w:color w:val="000000"/>
                <w:kern w:val="0"/>
                <w:szCs w:val="21"/>
              </w:rPr>
            </w:pPr>
          </w:p>
        </w:tc>
      </w:tr>
      <w:tr w:rsidR="00D61B46" w14:paraId="0782E13B" w14:textId="77777777">
        <w:trPr>
          <w:trHeight w:val="284"/>
        </w:trPr>
        <w:tc>
          <w:tcPr>
            <w:tcW w:w="2708" w:type="dxa"/>
            <w:tcBorders>
              <w:top w:val="nil"/>
              <w:left w:val="single" w:sz="4" w:space="0" w:color="auto"/>
              <w:bottom w:val="single" w:sz="4" w:space="0" w:color="auto"/>
              <w:right w:val="single" w:sz="4" w:space="0" w:color="auto"/>
            </w:tcBorders>
            <w:vAlign w:val="center"/>
          </w:tcPr>
          <w:p w14:paraId="367C7737"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（1）仪器设备使用费</w:t>
            </w:r>
          </w:p>
        </w:tc>
        <w:tc>
          <w:tcPr>
            <w:tcW w:w="1417" w:type="dxa"/>
            <w:tcBorders>
              <w:top w:val="nil"/>
              <w:left w:val="nil"/>
              <w:bottom w:val="single" w:sz="4" w:space="0" w:color="auto"/>
              <w:right w:val="single" w:sz="4" w:space="0" w:color="auto"/>
            </w:tcBorders>
            <w:vAlign w:val="center"/>
          </w:tcPr>
          <w:p w14:paraId="5FF658AA" w14:textId="21B7E041" w:rsidR="00D61B46" w:rsidRDefault="00D61B46" w:rsidP="00D61B46">
            <w:pPr>
              <w:widowControl/>
              <w:jc w:val="center"/>
              <w:rPr>
                <w:kern w:val="0"/>
                <w:szCs w:val="21"/>
              </w:rPr>
            </w:pPr>
            <w:ins w:id="443"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08B449E1" w14:textId="77777777" w:rsidR="00D61B46" w:rsidRDefault="00D61B46" w:rsidP="00D61B46">
            <w:pPr>
              <w:widowControl/>
              <w:jc w:val="left"/>
              <w:rPr>
                <w:rFonts w:ascii="仿宋_GB2312" w:eastAsia="仿宋_GB2312" w:hAnsi="宋体" w:cs="宋体"/>
                <w:color w:val="000000"/>
                <w:kern w:val="0"/>
                <w:szCs w:val="21"/>
              </w:rPr>
            </w:pPr>
          </w:p>
        </w:tc>
      </w:tr>
      <w:tr w:rsidR="00D61B46" w14:paraId="0D984ACE" w14:textId="77777777">
        <w:trPr>
          <w:trHeight w:val="284"/>
        </w:trPr>
        <w:tc>
          <w:tcPr>
            <w:tcW w:w="2708" w:type="dxa"/>
            <w:tcBorders>
              <w:top w:val="nil"/>
              <w:left w:val="single" w:sz="4" w:space="0" w:color="auto"/>
              <w:bottom w:val="single" w:sz="4" w:space="0" w:color="auto"/>
              <w:right w:val="single" w:sz="4" w:space="0" w:color="auto"/>
            </w:tcBorders>
            <w:vAlign w:val="center"/>
          </w:tcPr>
          <w:p w14:paraId="43075985"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（2）软件使用费</w:t>
            </w:r>
          </w:p>
        </w:tc>
        <w:tc>
          <w:tcPr>
            <w:tcW w:w="1417" w:type="dxa"/>
            <w:tcBorders>
              <w:top w:val="nil"/>
              <w:left w:val="nil"/>
              <w:bottom w:val="single" w:sz="4" w:space="0" w:color="auto"/>
              <w:right w:val="single" w:sz="4" w:space="0" w:color="auto"/>
            </w:tcBorders>
            <w:vAlign w:val="center"/>
          </w:tcPr>
          <w:p w14:paraId="0C0208EE" w14:textId="2622D07E" w:rsidR="00D61B46" w:rsidRDefault="00D61B46" w:rsidP="00D61B46">
            <w:pPr>
              <w:widowControl/>
              <w:jc w:val="center"/>
              <w:rPr>
                <w:b/>
                <w:kern w:val="0"/>
                <w:szCs w:val="21"/>
              </w:rPr>
            </w:pPr>
            <w:ins w:id="444"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451D3C1F" w14:textId="77777777" w:rsidR="00D61B46" w:rsidRDefault="00D61B46" w:rsidP="00D61B46">
            <w:pPr>
              <w:widowControl/>
              <w:jc w:val="left"/>
              <w:rPr>
                <w:rFonts w:ascii="仿宋_GB2312" w:eastAsia="仿宋_GB2312" w:hAnsi="宋体" w:cs="宋体"/>
                <w:color w:val="000000"/>
                <w:kern w:val="0"/>
                <w:szCs w:val="21"/>
              </w:rPr>
            </w:pPr>
          </w:p>
        </w:tc>
      </w:tr>
      <w:tr w:rsidR="00D61B46" w14:paraId="459DB773" w14:textId="77777777">
        <w:trPr>
          <w:trHeight w:val="284"/>
        </w:trPr>
        <w:tc>
          <w:tcPr>
            <w:tcW w:w="2708" w:type="dxa"/>
            <w:tcBorders>
              <w:top w:val="nil"/>
              <w:left w:val="single" w:sz="4" w:space="0" w:color="auto"/>
              <w:bottom w:val="single" w:sz="4" w:space="0" w:color="auto"/>
              <w:right w:val="single" w:sz="4" w:space="0" w:color="auto"/>
            </w:tcBorders>
            <w:vAlign w:val="center"/>
          </w:tcPr>
          <w:p w14:paraId="267A76A3"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3.业务费</w:t>
            </w:r>
          </w:p>
        </w:tc>
        <w:tc>
          <w:tcPr>
            <w:tcW w:w="1417" w:type="dxa"/>
            <w:tcBorders>
              <w:top w:val="nil"/>
              <w:left w:val="nil"/>
              <w:bottom w:val="single" w:sz="4" w:space="0" w:color="auto"/>
              <w:right w:val="single" w:sz="4" w:space="0" w:color="auto"/>
            </w:tcBorders>
            <w:vAlign w:val="center"/>
          </w:tcPr>
          <w:p w14:paraId="43260EBA" w14:textId="7C7E63CE" w:rsidR="00D61B46" w:rsidRDefault="00D61B46" w:rsidP="00D61B46">
            <w:pPr>
              <w:widowControl/>
              <w:jc w:val="center"/>
              <w:rPr>
                <w:kern w:val="0"/>
                <w:szCs w:val="21"/>
              </w:rPr>
            </w:pPr>
            <w:ins w:id="445" w:author="李 财云" w:date="2020-08-10T09:47:00Z">
              <w:r w:rsidRPr="009D6BE3">
                <w:rPr>
                  <w:rFonts w:eastAsia="仿宋_GB2312" w:hint="eastAsia"/>
                  <w:kern w:val="0"/>
                  <w:szCs w:val="21"/>
                </w:rPr>
                <w:t>16</w:t>
              </w:r>
            </w:ins>
            <w:del w:id="446" w:author="李 财云" w:date="2020-08-10T09:47:00Z">
              <w:r w:rsidDel="00C853DC">
                <w:rPr>
                  <w:rFonts w:eastAsia="仿宋_GB2312" w:hint="eastAsia"/>
                  <w:kern w:val="0"/>
                  <w:szCs w:val="21"/>
                </w:rPr>
                <w:delText>23.2</w:delText>
              </w:r>
            </w:del>
          </w:p>
        </w:tc>
        <w:tc>
          <w:tcPr>
            <w:tcW w:w="4394" w:type="dxa"/>
            <w:tcBorders>
              <w:top w:val="nil"/>
              <w:left w:val="nil"/>
              <w:bottom w:val="single" w:sz="4" w:space="0" w:color="auto"/>
              <w:right w:val="single" w:sz="4" w:space="0" w:color="auto"/>
            </w:tcBorders>
            <w:vAlign w:val="center"/>
          </w:tcPr>
          <w:p w14:paraId="260FC24C" w14:textId="77777777" w:rsidR="00D61B46" w:rsidRDefault="00D61B46" w:rsidP="00D61B46">
            <w:pPr>
              <w:widowControl/>
              <w:jc w:val="left"/>
              <w:rPr>
                <w:rFonts w:ascii="仿宋_GB2312" w:eastAsia="仿宋_GB2312" w:hAnsi="宋体" w:cs="宋体"/>
                <w:color w:val="000000"/>
                <w:kern w:val="0"/>
                <w:szCs w:val="21"/>
              </w:rPr>
            </w:pPr>
          </w:p>
        </w:tc>
      </w:tr>
      <w:tr w:rsidR="00D61B46" w14:paraId="5AC65895" w14:textId="77777777">
        <w:trPr>
          <w:trHeight w:val="284"/>
        </w:trPr>
        <w:tc>
          <w:tcPr>
            <w:tcW w:w="2708" w:type="dxa"/>
            <w:tcBorders>
              <w:top w:val="nil"/>
              <w:left w:val="single" w:sz="4" w:space="0" w:color="auto"/>
              <w:bottom w:val="single" w:sz="4" w:space="0" w:color="auto"/>
              <w:right w:val="single" w:sz="4" w:space="0" w:color="auto"/>
            </w:tcBorders>
            <w:vAlign w:val="center"/>
          </w:tcPr>
          <w:p w14:paraId="4E938873"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（1）材料费</w:t>
            </w:r>
          </w:p>
        </w:tc>
        <w:tc>
          <w:tcPr>
            <w:tcW w:w="1417" w:type="dxa"/>
            <w:tcBorders>
              <w:top w:val="nil"/>
              <w:left w:val="nil"/>
              <w:bottom w:val="single" w:sz="4" w:space="0" w:color="auto"/>
              <w:right w:val="single" w:sz="4" w:space="0" w:color="auto"/>
            </w:tcBorders>
            <w:vAlign w:val="center"/>
          </w:tcPr>
          <w:p w14:paraId="0CE67D2C" w14:textId="17C7C76E" w:rsidR="00D61B46" w:rsidRDefault="00D61B46" w:rsidP="00D61B46">
            <w:pPr>
              <w:widowControl/>
              <w:jc w:val="center"/>
              <w:rPr>
                <w:kern w:val="0"/>
                <w:szCs w:val="21"/>
              </w:rPr>
            </w:pPr>
            <w:ins w:id="447"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015CA8DA" w14:textId="77777777" w:rsidR="00D61B46" w:rsidRDefault="00D61B46" w:rsidP="00D61B46">
            <w:pPr>
              <w:widowControl/>
              <w:jc w:val="left"/>
              <w:rPr>
                <w:rFonts w:ascii="仿宋_GB2312" w:eastAsia="仿宋_GB2312" w:hAnsi="宋体" w:cs="宋体"/>
                <w:color w:val="000000"/>
                <w:kern w:val="0"/>
                <w:szCs w:val="21"/>
              </w:rPr>
            </w:pPr>
          </w:p>
        </w:tc>
      </w:tr>
      <w:tr w:rsidR="00D61B46" w14:paraId="65147505" w14:textId="77777777">
        <w:trPr>
          <w:trHeight w:val="90"/>
        </w:trPr>
        <w:tc>
          <w:tcPr>
            <w:tcW w:w="2708" w:type="dxa"/>
            <w:tcBorders>
              <w:top w:val="nil"/>
              <w:left w:val="single" w:sz="4" w:space="0" w:color="auto"/>
              <w:bottom w:val="single" w:sz="4" w:space="0" w:color="auto"/>
              <w:right w:val="single" w:sz="4" w:space="0" w:color="auto"/>
            </w:tcBorders>
            <w:vAlign w:val="center"/>
          </w:tcPr>
          <w:p w14:paraId="06413E79"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（2）资料、印刷及知识产权费</w:t>
            </w:r>
          </w:p>
        </w:tc>
        <w:tc>
          <w:tcPr>
            <w:tcW w:w="1417" w:type="dxa"/>
            <w:tcBorders>
              <w:top w:val="nil"/>
              <w:left w:val="nil"/>
              <w:bottom w:val="single" w:sz="4" w:space="0" w:color="auto"/>
              <w:right w:val="single" w:sz="4" w:space="0" w:color="auto"/>
            </w:tcBorders>
            <w:vAlign w:val="center"/>
          </w:tcPr>
          <w:p w14:paraId="10066DF1" w14:textId="6E94540B" w:rsidR="00D61B46" w:rsidRDefault="00D61B46" w:rsidP="00D61B46">
            <w:pPr>
              <w:widowControl/>
              <w:jc w:val="center"/>
              <w:rPr>
                <w:kern w:val="0"/>
                <w:szCs w:val="21"/>
              </w:rPr>
            </w:pPr>
            <w:ins w:id="448" w:author="李 财云" w:date="2020-08-10T09:47:00Z">
              <w:r w:rsidRPr="009D6BE3">
                <w:rPr>
                  <w:rFonts w:eastAsia="仿宋_GB2312" w:hint="eastAsia"/>
                  <w:kern w:val="0"/>
                  <w:szCs w:val="21"/>
                </w:rPr>
                <w:t>8</w:t>
              </w:r>
            </w:ins>
            <w:del w:id="449" w:author="李 财云" w:date="2020-08-10T09:47:00Z">
              <w:r w:rsidDel="00C853DC">
                <w:rPr>
                  <w:rFonts w:eastAsia="仿宋_GB2312" w:hint="eastAsia"/>
                  <w:kern w:val="0"/>
                  <w:szCs w:val="21"/>
                </w:rPr>
                <w:delText>11</w:delText>
              </w:r>
            </w:del>
          </w:p>
        </w:tc>
        <w:tc>
          <w:tcPr>
            <w:tcW w:w="4394" w:type="dxa"/>
            <w:tcBorders>
              <w:top w:val="nil"/>
              <w:left w:val="nil"/>
              <w:bottom w:val="single" w:sz="4" w:space="0" w:color="auto"/>
              <w:right w:val="single" w:sz="4" w:space="0" w:color="auto"/>
            </w:tcBorders>
            <w:vAlign w:val="center"/>
          </w:tcPr>
          <w:p w14:paraId="61B4830D" w14:textId="7FFD58DE" w:rsidR="00D61B46" w:rsidRDefault="00D61B46" w:rsidP="00D61B46">
            <w:pPr>
              <w:widowControl/>
              <w:jc w:val="left"/>
              <w:rPr>
                <w:rFonts w:ascii="仿宋_GB2312" w:eastAsia="仿宋_GB2312" w:hAnsi="宋体" w:cs="宋体"/>
                <w:color w:val="000000"/>
                <w:kern w:val="0"/>
                <w:szCs w:val="21"/>
              </w:rPr>
            </w:pPr>
            <w:del w:id="450" w:author="李 财云" w:date="2020-08-10T09:48:00Z">
              <w:r w:rsidDel="00D61B46">
                <w:rPr>
                  <w:rFonts w:hint="eastAsia"/>
                  <w:color w:val="000000"/>
                  <w:szCs w:val="21"/>
                </w:rPr>
                <w:delText>本项目执行期限需要购买资料共</w:delText>
              </w:r>
              <w:r w:rsidDel="00D61B46">
                <w:rPr>
                  <w:color w:val="000000"/>
                  <w:szCs w:val="21"/>
                </w:rPr>
                <w:delText>1</w:delText>
              </w:r>
              <w:r w:rsidDel="00D61B46">
                <w:rPr>
                  <w:rFonts w:hint="eastAsia"/>
                  <w:color w:val="000000"/>
                  <w:szCs w:val="21"/>
                </w:rPr>
                <w:delText>万元；</w:delText>
              </w:r>
            </w:del>
            <w:r>
              <w:rPr>
                <w:rFonts w:hint="eastAsia"/>
                <w:color w:val="000000"/>
                <w:szCs w:val="21"/>
              </w:rPr>
              <w:t>本项目资料和研究报告印刷费</w:t>
            </w:r>
            <w:r>
              <w:rPr>
                <w:rFonts w:hint="eastAsia"/>
                <w:color w:val="000000"/>
                <w:szCs w:val="21"/>
              </w:rPr>
              <w:t>1.6</w:t>
            </w:r>
            <w:r>
              <w:rPr>
                <w:rFonts w:hint="eastAsia"/>
                <w:color w:val="000000"/>
                <w:szCs w:val="21"/>
              </w:rPr>
              <w:t>万元；本项目申请</w:t>
            </w:r>
            <w:r>
              <w:rPr>
                <w:rFonts w:hint="eastAsia"/>
                <w:color w:val="000000"/>
                <w:szCs w:val="21"/>
              </w:rPr>
              <w:t>4</w:t>
            </w:r>
            <w:r>
              <w:rPr>
                <w:rFonts w:hint="eastAsia"/>
                <w:color w:val="000000"/>
                <w:szCs w:val="21"/>
              </w:rPr>
              <w:t>项专利，每项专利</w:t>
            </w:r>
            <w:r>
              <w:rPr>
                <w:color w:val="000000"/>
                <w:szCs w:val="21"/>
              </w:rPr>
              <w:t>1</w:t>
            </w:r>
            <w:r>
              <w:rPr>
                <w:rFonts w:hint="eastAsia"/>
                <w:color w:val="000000"/>
                <w:szCs w:val="21"/>
              </w:rPr>
              <w:t>万元，共</w:t>
            </w:r>
            <w:r>
              <w:rPr>
                <w:rFonts w:hint="eastAsia"/>
                <w:color w:val="000000"/>
                <w:szCs w:val="21"/>
              </w:rPr>
              <w:t>4</w:t>
            </w:r>
            <w:r>
              <w:rPr>
                <w:rFonts w:hint="eastAsia"/>
                <w:color w:val="000000"/>
                <w:szCs w:val="21"/>
              </w:rPr>
              <w:t>万元；本项目发表</w:t>
            </w:r>
            <w:r>
              <w:rPr>
                <w:color w:val="000000"/>
                <w:szCs w:val="21"/>
              </w:rPr>
              <w:t>3</w:t>
            </w:r>
            <w:r>
              <w:rPr>
                <w:rFonts w:hint="eastAsia"/>
                <w:color w:val="000000"/>
                <w:szCs w:val="21"/>
              </w:rPr>
              <w:t>篇论文，每篇论文</w:t>
            </w:r>
            <w:r>
              <w:rPr>
                <w:color w:val="000000"/>
                <w:szCs w:val="21"/>
              </w:rPr>
              <w:t>0.8</w:t>
            </w:r>
            <w:r>
              <w:rPr>
                <w:rFonts w:hint="eastAsia"/>
                <w:color w:val="000000"/>
                <w:szCs w:val="21"/>
              </w:rPr>
              <w:t>万元，共</w:t>
            </w:r>
            <w:r>
              <w:rPr>
                <w:color w:val="000000"/>
                <w:szCs w:val="21"/>
              </w:rPr>
              <w:t>2.4</w:t>
            </w:r>
            <w:r>
              <w:rPr>
                <w:rFonts w:hint="eastAsia"/>
                <w:color w:val="000000"/>
                <w:szCs w:val="21"/>
              </w:rPr>
              <w:t>万元；</w:t>
            </w:r>
            <w:del w:id="451" w:author="李 财云" w:date="2020-08-10T09:49:00Z">
              <w:r w:rsidDel="00D61B46">
                <w:rPr>
                  <w:rFonts w:hint="eastAsia"/>
                  <w:color w:val="000000"/>
                  <w:szCs w:val="21"/>
                </w:rPr>
                <w:delText>技术标准编制，每项</w:delText>
              </w:r>
              <w:r w:rsidDel="00D61B46">
                <w:rPr>
                  <w:rFonts w:hint="eastAsia"/>
                  <w:color w:val="000000"/>
                  <w:szCs w:val="21"/>
                </w:rPr>
                <w:delText>2</w:delText>
              </w:r>
              <w:r w:rsidDel="00D61B46">
                <w:rPr>
                  <w:rFonts w:hint="eastAsia"/>
                  <w:color w:val="000000"/>
                  <w:szCs w:val="21"/>
                </w:rPr>
                <w:delText>万元，共</w:delText>
              </w:r>
              <w:r w:rsidDel="00D61B46">
                <w:rPr>
                  <w:rFonts w:hint="eastAsia"/>
                  <w:color w:val="000000"/>
                  <w:szCs w:val="21"/>
                </w:rPr>
                <w:delText>2</w:delText>
              </w:r>
              <w:r w:rsidDel="00D61B46">
                <w:rPr>
                  <w:rFonts w:hint="eastAsia"/>
                  <w:color w:val="000000"/>
                  <w:szCs w:val="21"/>
                </w:rPr>
                <w:delText>万元，</w:delText>
              </w:r>
            </w:del>
            <w:r>
              <w:rPr>
                <w:rFonts w:hint="eastAsia"/>
                <w:color w:val="000000"/>
                <w:szCs w:val="21"/>
              </w:rPr>
              <w:t>合计</w:t>
            </w:r>
            <w:del w:id="452" w:author="李 财云" w:date="2020-08-10T09:49:00Z">
              <w:r w:rsidDel="00D61B46">
                <w:rPr>
                  <w:rFonts w:hint="eastAsia"/>
                  <w:color w:val="000000"/>
                  <w:szCs w:val="21"/>
                </w:rPr>
                <w:delText>11</w:delText>
              </w:r>
            </w:del>
            <w:ins w:id="453" w:author="李 财云" w:date="2020-08-10T09:49:00Z">
              <w:r>
                <w:rPr>
                  <w:rFonts w:hint="eastAsia"/>
                  <w:color w:val="000000"/>
                  <w:szCs w:val="21"/>
                </w:rPr>
                <w:t>8</w:t>
              </w:r>
            </w:ins>
            <w:r>
              <w:rPr>
                <w:rFonts w:hint="eastAsia"/>
                <w:color w:val="000000"/>
                <w:szCs w:val="21"/>
              </w:rPr>
              <w:t>万元。</w:t>
            </w:r>
          </w:p>
        </w:tc>
      </w:tr>
      <w:tr w:rsidR="00D61B46" w14:paraId="1C6C8C3D" w14:textId="77777777">
        <w:trPr>
          <w:trHeight w:val="284"/>
        </w:trPr>
        <w:tc>
          <w:tcPr>
            <w:tcW w:w="2708" w:type="dxa"/>
            <w:tcBorders>
              <w:top w:val="nil"/>
              <w:left w:val="single" w:sz="4" w:space="0" w:color="auto"/>
              <w:bottom w:val="single" w:sz="4" w:space="0" w:color="auto"/>
              <w:right w:val="single" w:sz="4" w:space="0" w:color="auto"/>
            </w:tcBorders>
            <w:vAlign w:val="center"/>
          </w:tcPr>
          <w:p w14:paraId="5CDA1EDA"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（3）会议、差旅及国际合作交流费</w:t>
            </w:r>
          </w:p>
        </w:tc>
        <w:tc>
          <w:tcPr>
            <w:tcW w:w="1417" w:type="dxa"/>
            <w:tcBorders>
              <w:top w:val="nil"/>
              <w:left w:val="nil"/>
              <w:bottom w:val="single" w:sz="4" w:space="0" w:color="auto"/>
              <w:right w:val="single" w:sz="4" w:space="0" w:color="auto"/>
            </w:tcBorders>
            <w:vAlign w:val="center"/>
          </w:tcPr>
          <w:p w14:paraId="36DE6976" w14:textId="01765D62" w:rsidR="00D61B46" w:rsidRDefault="00D61B46" w:rsidP="00D61B46">
            <w:pPr>
              <w:widowControl/>
              <w:jc w:val="center"/>
              <w:rPr>
                <w:rFonts w:eastAsia="仿宋_GB2312"/>
                <w:kern w:val="0"/>
                <w:szCs w:val="21"/>
              </w:rPr>
            </w:pPr>
            <w:ins w:id="454" w:author="李 财云" w:date="2020-08-10T09:47:00Z">
              <w:r w:rsidRPr="009D6BE3">
                <w:rPr>
                  <w:rFonts w:eastAsia="仿宋_GB2312" w:hint="eastAsia"/>
                  <w:kern w:val="0"/>
                  <w:szCs w:val="21"/>
                </w:rPr>
                <w:t>8</w:t>
              </w:r>
            </w:ins>
            <w:del w:id="455" w:author="李 财云" w:date="2020-08-10T09:47:00Z">
              <w:r w:rsidDel="00C853DC">
                <w:rPr>
                  <w:rFonts w:eastAsia="仿宋_GB2312" w:hint="eastAsia"/>
                  <w:kern w:val="0"/>
                  <w:szCs w:val="21"/>
                </w:rPr>
                <w:delText>12.2</w:delText>
              </w:r>
            </w:del>
          </w:p>
        </w:tc>
        <w:tc>
          <w:tcPr>
            <w:tcW w:w="4394" w:type="dxa"/>
            <w:tcBorders>
              <w:top w:val="nil"/>
              <w:left w:val="nil"/>
              <w:bottom w:val="single" w:sz="4" w:space="0" w:color="auto"/>
              <w:right w:val="single" w:sz="4" w:space="0" w:color="auto"/>
            </w:tcBorders>
            <w:vAlign w:val="center"/>
          </w:tcPr>
          <w:p w14:paraId="0D80ACA9" w14:textId="1A5CD76C" w:rsidR="00D61B46" w:rsidRDefault="00D61B46" w:rsidP="00D61B46">
            <w:pPr>
              <w:widowControl/>
              <w:jc w:val="left"/>
              <w:rPr>
                <w:rFonts w:ascii="仿宋_GB2312" w:eastAsia="仿宋_GB2312" w:hAnsi="宋体" w:cs="宋体"/>
                <w:color w:val="000000"/>
                <w:kern w:val="0"/>
                <w:szCs w:val="21"/>
              </w:rPr>
            </w:pPr>
            <w:r>
              <w:rPr>
                <w:rFonts w:hint="eastAsia"/>
                <w:color w:val="000000"/>
                <w:szCs w:val="21"/>
              </w:rPr>
              <w:t>本项目共召开项目启动会、技术交流会、中期检查会、项目验收会</w:t>
            </w:r>
            <w:r>
              <w:rPr>
                <w:color w:val="000000"/>
                <w:szCs w:val="21"/>
              </w:rPr>
              <w:t>4</w:t>
            </w:r>
            <w:r>
              <w:rPr>
                <w:rFonts w:hint="eastAsia"/>
                <w:color w:val="000000"/>
                <w:szCs w:val="21"/>
              </w:rPr>
              <w:t>次会议，每次会议费</w:t>
            </w:r>
            <w:r>
              <w:rPr>
                <w:color w:val="000000"/>
                <w:szCs w:val="21"/>
              </w:rPr>
              <w:t>0.8</w:t>
            </w:r>
            <w:r>
              <w:rPr>
                <w:rFonts w:hint="eastAsia"/>
                <w:color w:val="000000"/>
                <w:szCs w:val="21"/>
              </w:rPr>
              <w:t>万元，共</w:t>
            </w:r>
            <w:r>
              <w:rPr>
                <w:color w:val="000000"/>
                <w:szCs w:val="21"/>
              </w:rPr>
              <w:t>3.2</w:t>
            </w:r>
            <w:r>
              <w:rPr>
                <w:rFonts w:hint="eastAsia"/>
                <w:color w:val="000000"/>
                <w:szCs w:val="21"/>
              </w:rPr>
              <w:t>万元。本项目共需外埠出差</w:t>
            </w:r>
            <w:del w:id="456" w:author="李 财云" w:date="2020-08-10T09:49:00Z">
              <w:r w:rsidDel="00D61B46">
                <w:rPr>
                  <w:color w:val="000000"/>
                  <w:szCs w:val="21"/>
                </w:rPr>
                <w:delText>28</w:delText>
              </w:r>
            </w:del>
            <w:ins w:id="457" w:author="李 财云" w:date="2020-08-10T09:49:00Z">
              <w:r>
                <w:rPr>
                  <w:rFonts w:hint="eastAsia"/>
                  <w:color w:val="000000"/>
                  <w:szCs w:val="21"/>
                </w:rPr>
                <w:t>1</w:t>
              </w:r>
            </w:ins>
            <w:ins w:id="458" w:author="李 财云" w:date="2020-08-10T09:50:00Z">
              <w:r>
                <w:rPr>
                  <w:rFonts w:hint="eastAsia"/>
                  <w:color w:val="000000"/>
                  <w:szCs w:val="21"/>
                </w:rPr>
                <w:t>5</w:t>
              </w:r>
            </w:ins>
            <w:r>
              <w:rPr>
                <w:rFonts w:hint="eastAsia"/>
                <w:color w:val="000000"/>
                <w:szCs w:val="21"/>
              </w:rPr>
              <w:t>人次，每人次</w:t>
            </w:r>
            <w:r>
              <w:rPr>
                <w:color w:val="000000"/>
                <w:szCs w:val="21"/>
              </w:rPr>
              <w:t>0.3</w:t>
            </w:r>
            <w:r>
              <w:rPr>
                <w:rFonts w:hint="eastAsia"/>
                <w:color w:val="000000"/>
                <w:szCs w:val="21"/>
              </w:rPr>
              <w:t>万，外埠共</w:t>
            </w:r>
            <w:del w:id="459" w:author="李 财云" w:date="2020-08-10T09:49:00Z">
              <w:r w:rsidDel="00D61B46">
                <w:rPr>
                  <w:rFonts w:hint="eastAsia"/>
                  <w:color w:val="000000"/>
                  <w:szCs w:val="21"/>
                </w:rPr>
                <w:delText>8.4</w:delText>
              </w:r>
            </w:del>
            <w:ins w:id="460" w:author="李 财云" w:date="2020-08-10T09:49:00Z">
              <w:r>
                <w:rPr>
                  <w:rFonts w:hint="eastAsia"/>
                  <w:color w:val="000000"/>
                  <w:szCs w:val="21"/>
                </w:rPr>
                <w:t>4.</w:t>
              </w:r>
            </w:ins>
            <w:ins w:id="461" w:author="李 财云" w:date="2020-08-10T09:50:00Z">
              <w:r>
                <w:rPr>
                  <w:rFonts w:hint="eastAsia"/>
                  <w:color w:val="000000"/>
                  <w:szCs w:val="21"/>
                </w:rPr>
                <w:t>5</w:t>
              </w:r>
            </w:ins>
            <w:r>
              <w:rPr>
                <w:rFonts w:hint="eastAsia"/>
                <w:color w:val="000000"/>
                <w:szCs w:val="21"/>
              </w:rPr>
              <w:t>万元，市内交通费</w:t>
            </w:r>
            <w:r>
              <w:rPr>
                <w:color w:val="000000"/>
                <w:szCs w:val="21"/>
              </w:rPr>
              <w:t>0.</w:t>
            </w:r>
            <w:del w:id="462" w:author="李 财云" w:date="2020-08-10T09:50:00Z">
              <w:r w:rsidDel="00D61B46">
                <w:rPr>
                  <w:color w:val="000000"/>
                  <w:szCs w:val="21"/>
                </w:rPr>
                <w:delText>6</w:delText>
              </w:r>
            </w:del>
            <w:ins w:id="463" w:author="李 财云" w:date="2020-08-10T09:50:00Z">
              <w:r>
                <w:rPr>
                  <w:rFonts w:hint="eastAsia"/>
                  <w:color w:val="000000"/>
                  <w:szCs w:val="21"/>
                </w:rPr>
                <w:t>3</w:t>
              </w:r>
            </w:ins>
            <w:r>
              <w:rPr>
                <w:rFonts w:hint="eastAsia"/>
                <w:color w:val="000000"/>
                <w:szCs w:val="21"/>
              </w:rPr>
              <w:t>万元，差旅费合计</w:t>
            </w:r>
            <w:del w:id="464" w:author="李 财云" w:date="2020-08-10T09:50:00Z">
              <w:r w:rsidDel="00D61B46">
                <w:rPr>
                  <w:rFonts w:hint="eastAsia"/>
                  <w:color w:val="000000"/>
                  <w:szCs w:val="21"/>
                </w:rPr>
                <w:delText>9</w:delText>
              </w:r>
            </w:del>
            <w:ins w:id="465" w:author="李 财云" w:date="2020-08-10T09:50:00Z">
              <w:r>
                <w:rPr>
                  <w:rFonts w:hint="eastAsia"/>
                  <w:color w:val="000000"/>
                  <w:szCs w:val="21"/>
                </w:rPr>
                <w:t>4.8</w:t>
              </w:r>
            </w:ins>
            <w:r>
              <w:rPr>
                <w:rFonts w:hint="eastAsia"/>
                <w:color w:val="000000"/>
                <w:szCs w:val="21"/>
              </w:rPr>
              <w:t>万元；总计</w:t>
            </w:r>
            <w:r>
              <w:rPr>
                <w:color w:val="000000"/>
                <w:szCs w:val="21"/>
              </w:rPr>
              <w:t>3.2+</w:t>
            </w:r>
            <w:del w:id="466" w:author="李 财云" w:date="2020-08-10T09:50:00Z">
              <w:r w:rsidDel="00D61B46">
                <w:rPr>
                  <w:rFonts w:hint="eastAsia"/>
                  <w:color w:val="000000"/>
                  <w:szCs w:val="21"/>
                </w:rPr>
                <w:delText>9</w:delText>
              </w:r>
            </w:del>
            <w:ins w:id="467" w:author="李 财云" w:date="2020-08-10T09:50:00Z">
              <w:r>
                <w:rPr>
                  <w:rFonts w:hint="eastAsia"/>
                  <w:color w:val="000000"/>
                  <w:szCs w:val="21"/>
                </w:rPr>
                <w:t>4.8</w:t>
              </w:r>
            </w:ins>
            <w:r>
              <w:rPr>
                <w:color w:val="000000"/>
                <w:szCs w:val="21"/>
              </w:rPr>
              <w:t>=</w:t>
            </w:r>
            <w:del w:id="468" w:author="李 财云" w:date="2020-08-10T09:50:00Z">
              <w:r w:rsidDel="00D61B46">
                <w:rPr>
                  <w:color w:val="000000"/>
                  <w:szCs w:val="21"/>
                </w:rPr>
                <w:delText>12.2</w:delText>
              </w:r>
            </w:del>
            <w:ins w:id="469" w:author="李 财云" w:date="2020-08-10T09:50:00Z">
              <w:r>
                <w:rPr>
                  <w:rFonts w:hint="eastAsia"/>
                  <w:color w:val="000000"/>
                  <w:szCs w:val="21"/>
                </w:rPr>
                <w:t>8</w:t>
              </w:r>
            </w:ins>
            <w:r>
              <w:rPr>
                <w:rFonts w:hint="eastAsia"/>
                <w:color w:val="000000"/>
                <w:szCs w:val="21"/>
              </w:rPr>
              <w:t>万元。</w:t>
            </w:r>
          </w:p>
        </w:tc>
      </w:tr>
      <w:tr w:rsidR="00D61B46" w14:paraId="6D7C08E1" w14:textId="77777777">
        <w:trPr>
          <w:trHeight w:val="284"/>
        </w:trPr>
        <w:tc>
          <w:tcPr>
            <w:tcW w:w="2708" w:type="dxa"/>
            <w:tcBorders>
              <w:top w:val="nil"/>
              <w:left w:val="single" w:sz="4" w:space="0" w:color="auto"/>
              <w:bottom w:val="single" w:sz="4" w:space="0" w:color="auto"/>
              <w:right w:val="single" w:sz="4" w:space="0" w:color="auto"/>
            </w:tcBorders>
            <w:vAlign w:val="center"/>
          </w:tcPr>
          <w:p w14:paraId="0B4CC685"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4.场地使用费</w:t>
            </w:r>
          </w:p>
        </w:tc>
        <w:tc>
          <w:tcPr>
            <w:tcW w:w="1417" w:type="dxa"/>
            <w:tcBorders>
              <w:top w:val="nil"/>
              <w:left w:val="nil"/>
              <w:bottom w:val="single" w:sz="4" w:space="0" w:color="auto"/>
              <w:right w:val="single" w:sz="4" w:space="0" w:color="auto"/>
            </w:tcBorders>
            <w:vAlign w:val="center"/>
          </w:tcPr>
          <w:p w14:paraId="1B68A54D" w14:textId="34E91AFF" w:rsidR="00D61B46" w:rsidRDefault="00D61B46" w:rsidP="00D61B46">
            <w:pPr>
              <w:widowControl/>
              <w:jc w:val="center"/>
              <w:rPr>
                <w:kern w:val="0"/>
                <w:szCs w:val="21"/>
              </w:rPr>
            </w:pPr>
            <w:ins w:id="470"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189A2B4E" w14:textId="77777777" w:rsidR="00D61B46" w:rsidRDefault="00D61B46" w:rsidP="00D61B46">
            <w:pPr>
              <w:widowControl/>
              <w:jc w:val="left"/>
              <w:rPr>
                <w:rFonts w:ascii="仿宋_GB2312" w:eastAsia="仿宋_GB2312" w:hAnsi="宋体" w:cs="宋体"/>
                <w:color w:val="000000"/>
                <w:kern w:val="0"/>
                <w:szCs w:val="21"/>
              </w:rPr>
            </w:pPr>
          </w:p>
        </w:tc>
      </w:tr>
      <w:tr w:rsidR="00D61B46" w14:paraId="30DED94A" w14:textId="77777777">
        <w:trPr>
          <w:trHeight w:val="284"/>
        </w:trPr>
        <w:tc>
          <w:tcPr>
            <w:tcW w:w="2708" w:type="dxa"/>
            <w:tcBorders>
              <w:top w:val="nil"/>
              <w:left w:val="single" w:sz="4" w:space="0" w:color="auto"/>
              <w:bottom w:val="single" w:sz="4" w:space="0" w:color="auto"/>
              <w:right w:val="single" w:sz="4" w:space="0" w:color="auto"/>
            </w:tcBorders>
            <w:vAlign w:val="center"/>
          </w:tcPr>
          <w:p w14:paraId="4A6D8CC2"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（1）场地</w:t>
            </w:r>
            <w:proofErr w:type="gramStart"/>
            <w:r>
              <w:rPr>
                <w:rFonts w:ascii="华文宋体" w:eastAsia="华文宋体" w:hAnsi="华文宋体"/>
                <w:kern w:val="0"/>
                <w:sz w:val="20"/>
                <w:szCs w:val="20"/>
              </w:rPr>
              <w:t>物业费</w:t>
            </w:r>
            <w:proofErr w:type="gramEnd"/>
          </w:p>
        </w:tc>
        <w:tc>
          <w:tcPr>
            <w:tcW w:w="1417" w:type="dxa"/>
            <w:tcBorders>
              <w:top w:val="nil"/>
              <w:left w:val="nil"/>
              <w:bottom w:val="single" w:sz="4" w:space="0" w:color="auto"/>
              <w:right w:val="single" w:sz="4" w:space="0" w:color="auto"/>
            </w:tcBorders>
            <w:vAlign w:val="center"/>
          </w:tcPr>
          <w:p w14:paraId="67BDD367" w14:textId="6DBD6A6C" w:rsidR="00D61B46" w:rsidRDefault="00D61B46" w:rsidP="00D61B46">
            <w:pPr>
              <w:widowControl/>
              <w:jc w:val="center"/>
              <w:rPr>
                <w:kern w:val="0"/>
                <w:szCs w:val="21"/>
              </w:rPr>
            </w:pPr>
            <w:ins w:id="471"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786409F4" w14:textId="77777777" w:rsidR="00D61B46" w:rsidRDefault="00D61B46" w:rsidP="00D61B46">
            <w:pPr>
              <w:widowControl/>
              <w:jc w:val="left"/>
              <w:rPr>
                <w:rFonts w:ascii="仿宋_GB2312" w:eastAsia="仿宋_GB2312" w:hAnsi="宋体" w:cs="宋体"/>
                <w:color w:val="000000"/>
                <w:kern w:val="0"/>
                <w:szCs w:val="21"/>
              </w:rPr>
            </w:pPr>
          </w:p>
        </w:tc>
      </w:tr>
      <w:tr w:rsidR="00D61B46" w14:paraId="497DCF38" w14:textId="77777777">
        <w:trPr>
          <w:trHeight w:val="284"/>
        </w:trPr>
        <w:tc>
          <w:tcPr>
            <w:tcW w:w="2708" w:type="dxa"/>
            <w:tcBorders>
              <w:top w:val="nil"/>
              <w:left w:val="single" w:sz="4" w:space="0" w:color="auto"/>
              <w:bottom w:val="single" w:sz="4" w:space="0" w:color="auto"/>
              <w:right w:val="single" w:sz="4" w:space="0" w:color="auto"/>
            </w:tcBorders>
            <w:vAlign w:val="center"/>
          </w:tcPr>
          <w:p w14:paraId="7042CB44"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（2）场地使用租金</w:t>
            </w:r>
          </w:p>
        </w:tc>
        <w:tc>
          <w:tcPr>
            <w:tcW w:w="1417" w:type="dxa"/>
            <w:tcBorders>
              <w:top w:val="nil"/>
              <w:left w:val="nil"/>
              <w:bottom w:val="single" w:sz="4" w:space="0" w:color="auto"/>
              <w:right w:val="single" w:sz="4" w:space="0" w:color="auto"/>
            </w:tcBorders>
            <w:vAlign w:val="center"/>
          </w:tcPr>
          <w:p w14:paraId="4D7CD24F" w14:textId="16A8A903" w:rsidR="00D61B46" w:rsidRDefault="00D61B46" w:rsidP="00D61B46">
            <w:pPr>
              <w:widowControl/>
              <w:jc w:val="center"/>
              <w:rPr>
                <w:kern w:val="0"/>
                <w:szCs w:val="21"/>
              </w:rPr>
            </w:pPr>
            <w:ins w:id="472"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489CFC09" w14:textId="77777777" w:rsidR="00D61B46" w:rsidRDefault="00D61B46" w:rsidP="00D61B46">
            <w:pPr>
              <w:widowControl/>
              <w:jc w:val="left"/>
              <w:rPr>
                <w:rFonts w:ascii="仿宋_GB2312" w:eastAsia="仿宋_GB2312" w:hAnsi="宋体" w:cs="宋体"/>
                <w:color w:val="000000"/>
                <w:kern w:val="0"/>
                <w:szCs w:val="21"/>
              </w:rPr>
            </w:pPr>
          </w:p>
        </w:tc>
      </w:tr>
      <w:tr w:rsidR="00D61B46" w14:paraId="5A7678E4" w14:textId="77777777">
        <w:trPr>
          <w:trHeight w:val="284"/>
        </w:trPr>
        <w:tc>
          <w:tcPr>
            <w:tcW w:w="2708" w:type="dxa"/>
            <w:tcBorders>
              <w:top w:val="nil"/>
              <w:left w:val="single" w:sz="4" w:space="0" w:color="auto"/>
              <w:bottom w:val="single" w:sz="4" w:space="0" w:color="auto"/>
              <w:right w:val="single" w:sz="4" w:space="0" w:color="auto"/>
            </w:tcBorders>
            <w:vAlign w:val="center"/>
          </w:tcPr>
          <w:p w14:paraId="7A836B09"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5.专家咨询费</w:t>
            </w:r>
          </w:p>
        </w:tc>
        <w:tc>
          <w:tcPr>
            <w:tcW w:w="1417" w:type="dxa"/>
            <w:tcBorders>
              <w:top w:val="nil"/>
              <w:left w:val="nil"/>
              <w:bottom w:val="single" w:sz="4" w:space="0" w:color="auto"/>
              <w:right w:val="single" w:sz="4" w:space="0" w:color="auto"/>
            </w:tcBorders>
            <w:vAlign w:val="center"/>
          </w:tcPr>
          <w:p w14:paraId="1EAE345A" w14:textId="47EA54EB" w:rsidR="00D61B46" w:rsidRDefault="00D61B46" w:rsidP="00D61B46">
            <w:pPr>
              <w:widowControl/>
              <w:jc w:val="center"/>
              <w:rPr>
                <w:b/>
                <w:kern w:val="0"/>
                <w:szCs w:val="21"/>
              </w:rPr>
            </w:pPr>
            <w:ins w:id="473" w:author="李 财云" w:date="2020-08-10T09:47:00Z">
              <w:r w:rsidRPr="009D6BE3">
                <w:rPr>
                  <w:rFonts w:eastAsia="仿宋_GB2312" w:hint="eastAsia"/>
                  <w:kern w:val="0"/>
                  <w:szCs w:val="21"/>
                </w:rPr>
                <w:t>5</w:t>
              </w:r>
            </w:ins>
            <w:del w:id="474" w:author="李 财云" w:date="2020-08-10T09:47:00Z">
              <w:r w:rsidDel="00C853DC">
                <w:rPr>
                  <w:rFonts w:eastAsia="仿宋_GB2312" w:hint="eastAsia"/>
                  <w:kern w:val="0"/>
                  <w:szCs w:val="21"/>
                </w:rPr>
                <w:delText>5</w:delText>
              </w:r>
            </w:del>
          </w:p>
        </w:tc>
        <w:tc>
          <w:tcPr>
            <w:tcW w:w="4394" w:type="dxa"/>
            <w:tcBorders>
              <w:top w:val="nil"/>
              <w:left w:val="nil"/>
              <w:bottom w:val="single" w:sz="4" w:space="0" w:color="auto"/>
              <w:right w:val="single" w:sz="4" w:space="0" w:color="auto"/>
            </w:tcBorders>
            <w:vAlign w:val="center"/>
          </w:tcPr>
          <w:p w14:paraId="1C1B32BF" w14:textId="77777777" w:rsidR="00D61B46" w:rsidRDefault="00D61B46" w:rsidP="00D61B46">
            <w:pPr>
              <w:widowControl/>
              <w:jc w:val="left"/>
              <w:rPr>
                <w:color w:val="000000"/>
                <w:kern w:val="0"/>
                <w:szCs w:val="21"/>
              </w:rPr>
            </w:pPr>
            <w:r>
              <w:rPr>
                <w:rFonts w:hint="eastAsia"/>
                <w:color w:val="000000"/>
                <w:szCs w:val="21"/>
              </w:rPr>
              <w:t>本项目共召开</w:t>
            </w:r>
            <w:r>
              <w:rPr>
                <w:color w:val="000000"/>
                <w:szCs w:val="21"/>
              </w:rPr>
              <w:t>4</w:t>
            </w:r>
            <w:r>
              <w:rPr>
                <w:rFonts w:hint="eastAsia"/>
                <w:color w:val="000000"/>
                <w:szCs w:val="21"/>
              </w:rPr>
              <w:t>次会议，每次邀请</w:t>
            </w:r>
            <w:r>
              <w:rPr>
                <w:color w:val="000000"/>
                <w:szCs w:val="21"/>
              </w:rPr>
              <w:t>5</w:t>
            </w:r>
            <w:r>
              <w:rPr>
                <w:rFonts w:hint="eastAsia"/>
                <w:color w:val="000000"/>
                <w:szCs w:val="21"/>
              </w:rPr>
              <w:t>位专家，每位专家每次</w:t>
            </w:r>
            <w:r>
              <w:rPr>
                <w:color w:val="000000"/>
                <w:szCs w:val="21"/>
              </w:rPr>
              <w:t>0.25</w:t>
            </w:r>
            <w:r>
              <w:rPr>
                <w:rFonts w:hint="eastAsia"/>
                <w:color w:val="000000"/>
                <w:szCs w:val="21"/>
              </w:rPr>
              <w:t>万元，共</w:t>
            </w:r>
            <w:r>
              <w:rPr>
                <w:color w:val="000000"/>
                <w:szCs w:val="21"/>
              </w:rPr>
              <w:t>5</w:t>
            </w:r>
            <w:r>
              <w:rPr>
                <w:rFonts w:hint="eastAsia"/>
                <w:color w:val="000000"/>
                <w:szCs w:val="21"/>
              </w:rPr>
              <w:t>万元。</w:t>
            </w:r>
          </w:p>
        </w:tc>
      </w:tr>
      <w:tr w:rsidR="00D61B46" w14:paraId="0A2093A5" w14:textId="77777777">
        <w:trPr>
          <w:trHeight w:val="284"/>
        </w:trPr>
        <w:tc>
          <w:tcPr>
            <w:tcW w:w="2708" w:type="dxa"/>
            <w:tcBorders>
              <w:top w:val="nil"/>
              <w:left w:val="single" w:sz="4" w:space="0" w:color="auto"/>
              <w:bottom w:val="single" w:sz="4" w:space="0" w:color="auto"/>
              <w:right w:val="single" w:sz="4" w:space="0" w:color="auto"/>
            </w:tcBorders>
            <w:vAlign w:val="center"/>
          </w:tcPr>
          <w:p w14:paraId="0E08A2D1" w14:textId="77777777" w:rsidR="00D61B46" w:rsidRDefault="00D61B46" w:rsidP="00D61B46">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t>（二）间接费</w:t>
            </w:r>
          </w:p>
        </w:tc>
        <w:tc>
          <w:tcPr>
            <w:tcW w:w="1417" w:type="dxa"/>
            <w:tcBorders>
              <w:top w:val="nil"/>
              <w:left w:val="nil"/>
              <w:bottom w:val="single" w:sz="4" w:space="0" w:color="auto"/>
              <w:right w:val="single" w:sz="4" w:space="0" w:color="auto"/>
            </w:tcBorders>
            <w:vAlign w:val="center"/>
          </w:tcPr>
          <w:p w14:paraId="7C5AD32F" w14:textId="40B50E6E" w:rsidR="00D61B46" w:rsidRDefault="00D61B46" w:rsidP="00D61B46">
            <w:pPr>
              <w:widowControl/>
              <w:jc w:val="center"/>
              <w:rPr>
                <w:kern w:val="0"/>
                <w:szCs w:val="21"/>
              </w:rPr>
            </w:pPr>
            <w:ins w:id="475" w:author="李 财云" w:date="2020-08-10T09:47:00Z">
              <w:r w:rsidRPr="009D6BE3">
                <w:rPr>
                  <w:rFonts w:eastAsia="仿宋_GB2312" w:hint="eastAsia"/>
                  <w:b/>
                  <w:bCs/>
                  <w:kern w:val="0"/>
                  <w:szCs w:val="21"/>
                </w:rPr>
                <w:t>12</w:t>
              </w:r>
            </w:ins>
            <w:del w:id="476" w:author="李 财云" w:date="2020-08-10T09:47:00Z">
              <w:r w:rsidDel="00C853DC">
                <w:rPr>
                  <w:rFonts w:eastAsia="仿宋_GB2312" w:hint="eastAsia"/>
                  <w:b/>
                  <w:kern w:val="0"/>
                  <w:szCs w:val="21"/>
                </w:rPr>
                <w:delText>12</w:delText>
              </w:r>
            </w:del>
          </w:p>
        </w:tc>
        <w:tc>
          <w:tcPr>
            <w:tcW w:w="4394" w:type="dxa"/>
            <w:tcBorders>
              <w:top w:val="nil"/>
              <w:left w:val="nil"/>
              <w:bottom w:val="single" w:sz="4" w:space="0" w:color="auto"/>
              <w:right w:val="single" w:sz="4" w:space="0" w:color="auto"/>
            </w:tcBorders>
            <w:vAlign w:val="center"/>
          </w:tcPr>
          <w:p w14:paraId="4364B92C" w14:textId="77777777" w:rsidR="00D61B46" w:rsidRDefault="00D61B46" w:rsidP="00D61B46">
            <w:pPr>
              <w:widowControl/>
              <w:jc w:val="left"/>
              <w:rPr>
                <w:color w:val="000000"/>
                <w:kern w:val="0"/>
                <w:szCs w:val="21"/>
              </w:rPr>
            </w:pPr>
            <w:r>
              <w:rPr>
                <w:rFonts w:hint="eastAsia"/>
                <w:color w:val="000000"/>
                <w:kern w:val="0"/>
                <w:szCs w:val="21"/>
              </w:rPr>
              <w:t>项目间接费</w:t>
            </w:r>
            <w:del w:id="477" w:author="李 财云" w:date="2020-08-10T09:50:00Z">
              <w:r w:rsidDel="00D61B46">
                <w:rPr>
                  <w:rFonts w:hint="eastAsia"/>
                  <w:color w:val="000000"/>
                  <w:kern w:val="0"/>
                  <w:szCs w:val="21"/>
                </w:rPr>
                <w:delText>10%</w:delText>
              </w:r>
            </w:del>
          </w:p>
        </w:tc>
      </w:tr>
      <w:tr w:rsidR="00D61B46" w14:paraId="7324077E" w14:textId="77777777">
        <w:trPr>
          <w:trHeight w:val="284"/>
        </w:trPr>
        <w:tc>
          <w:tcPr>
            <w:tcW w:w="2708" w:type="dxa"/>
            <w:tcBorders>
              <w:top w:val="nil"/>
              <w:left w:val="single" w:sz="4" w:space="0" w:color="auto"/>
              <w:bottom w:val="single" w:sz="4" w:space="0" w:color="auto"/>
              <w:right w:val="single" w:sz="4" w:space="0" w:color="auto"/>
            </w:tcBorders>
            <w:vAlign w:val="center"/>
          </w:tcPr>
          <w:p w14:paraId="1ECCDF6F" w14:textId="77777777" w:rsidR="00D61B46" w:rsidRDefault="00D61B46" w:rsidP="00D61B46">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lastRenderedPageBreak/>
              <w:t>（三）外委支出费</w:t>
            </w:r>
          </w:p>
        </w:tc>
        <w:tc>
          <w:tcPr>
            <w:tcW w:w="1417" w:type="dxa"/>
            <w:tcBorders>
              <w:top w:val="nil"/>
              <w:left w:val="nil"/>
              <w:bottom w:val="single" w:sz="4" w:space="0" w:color="auto"/>
              <w:right w:val="single" w:sz="4" w:space="0" w:color="auto"/>
            </w:tcBorders>
            <w:vAlign w:val="center"/>
          </w:tcPr>
          <w:p w14:paraId="34A46B88" w14:textId="37A24F2B" w:rsidR="00D61B46" w:rsidRDefault="00D61B46" w:rsidP="00D61B46">
            <w:pPr>
              <w:widowControl/>
              <w:jc w:val="center"/>
              <w:rPr>
                <w:kern w:val="0"/>
                <w:szCs w:val="21"/>
              </w:rPr>
            </w:pPr>
            <w:ins w:id="478" w:author="李 财云" w:date="2020-08-10T09:47:00Z">
              <w:r w:rsidRPr="009D6BE3">
                <w:rPr>
                  <w:rFonts w:eastAsia="仿宋_GB2312" w:hint="eastAsia"/>
                  <w:b/>
                  <w:bCs/>
                  <w:kern w:val="0"/>
                  <w:szCs w:val="21"/>
                </w:rPr>
                <w:t>0</w:t>
              </w:r>
            </w:ins>
            <w:del w:id="479" w:author="李 财云" w:date="2020-08-10T09:47:00Z">
              <w:r w:rsidDel="00C853DC">
                <w:rPr>
                  <w:rFonts w:eastAsia="仿宋_GB2312" w:hint="eastAsia"/>
                  <w:b/>
                  <w:kern w:val="0"/>
                  <w:szCs w:val="21"/>
                </w:rPr>
                <w:delText>0</w:delText>
              </w:r>
            </w:del>
          </w:p>
        </w:tc>
        <w:tc>
          <w:tcPr>
            <w:tcW w:w="4394" w:type="dxa"/>
            <w:tcBorders>
              <w:top w:val="nil"/>
              <w:left w:val="nil"/>
              <w:bottom w:val="single" w:sz="4" w:space="0" w:color="auto"/>
              <w:right w:val="single" w:sz="4" w:space="0" w:color="auto"/>
            </w:tcBorders>
            <w:vAlign w:val="center"/>
          </w:tcPr>
          <w:p w14:paraId="22BE21D1" w14:textId="77777777" w:rsidR="00D61B46" w:rsidRDefault="00D61B46" w:rsidP="00D61B46">
            <w:pPr>
              <w:widowControl/>
              <w:jc w:val="left"/>
              <w:rPr>
                <w:color w:val="000000"/>
                <w:kern w:val="0"/>
                <w:szCs w:val="21"/>
              </w:rPr>
            </w:pPr>
          </w:p>
        </w:tc>
      </w:tr>
      <w:tr w:rsidR="00D61B46" w14:paraId="6557BECF" w14:textId="77777777">
        <w:trPr>
          <w:trHeight w:val="284"/>
        </w:trPr>
        <w:tc>
          <w:tcPr>
            <w:tcW w:w="2708" w:type="dxa"/>
            <w:tcBorders>
              <w:top w:val="nil"/>
              <w:left w:val="single" w:sz="4" w:space="0" w:color="auto"/>
              <w:bottom w:val="single" w:sz="4" w:space="0" w:color="auto"/>
              <w:right w:val="single" w:sz="4" w:space="0" w:color="auto"/>
            </w:tcBorders>
            <w:vAlign w:val="center"/>
          </w:tcPr>
          <w:p w14:paraId="4840724C"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1.外委研究支出费</w:t>
            </w:r>
          </w:p>
        </w:tc>
        <w:tc>
          <w:tcPr>
            <w:tcW w:w="1417" w:type="dxa"/>
            <w:tcBorders>
              <w:top w:val="nil"/>
              <w:left w:val="nil"/>
              <w:bottom w:val="single" w:sz="4" w:space="0" w:color="auto"/>
              <w:right w:val="single" w:sz="4" w:space="0" w:color="auto"/>
            </w:tcBorders>
            <w:vAlign w:val="center"/>
          </w:tcPr>
          <w:p w14:paraId="6B6D9B75" w14:textId="68C3EDF9" w:rsidR="00D61B46" w:rsidRDefault="00D61B46" w:rsidP="00D61B46">
            <w:pPr>
              <w:widowControl/>
              <w:jc w:val="center"/>
              <w:rPr>
                <w:b/>
                <w:kern w:val="0"/>
                <w:szCs w:val="21"/>
              </w:rPr>
            </w:pPr>
            <w:ins w:id="480"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66F1CD24" w14:textId="77777777" w:rsidR="00D61B46" w:rsidRDefault="00D61B46" w:rsidP="00D61B46">
            <w:pPr>
              <w:widowControl/>
              <w:jc w:val="left"/>
              <w:rPr>
                <w:rFonts w:ascii="仿宋_GB2312" w:eastAsia="仿宋_GB2312" w:hAnsi="宋体" w:cs="宋体"/>
                <w:color w:val="000000"/>
                <w:kern w:val="0"/>
                <w:szCs w:val="21"/>
              </w:rPr>
            </w:pPr>
          </w:p>
        </w:tc>
      </w:tr>
      <w:tr w:rsidR="00D61B46" w14:paraId="04A14860" w14:textId="77777777">
        <w:trPr>
          <w:trHeight w:val="284"/>
        </w:trPr>
        <w:tc>
          <w:tcPr>
            <w:tcW w:w="2708" w:type="dxa"/>
            <w:tcBorders>
              <w:top w:val="nil"/>
              <w:left w:val="single" w:sz="4" w:space="0" w:color="auto"/>
              <w:bottom w:val="single" w:sz="4" w:space="0" w:color="auto"/>
              <w:right w:val="single" w:sz="4" w:space="0" w:color="auto"/>
            </w:tcBorders>
            <w:vAlign w:val="center"/>
          </w:tcPr>
          <w:p w14:paraId="723FF824"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2.仪器设备租赁费</w:t>
            </w:r>
          </w:p>
        </w:tc>
        <w:tc>
          <w:tcPr>
            <w:tcW w:w="1417" w:type="dxa"/>
            <w:tcBorders>
              <w:top w:val="nil"/>
              <w:left w:val="nil"/>
              <w:bottom w:val="single" w:sz="4" w:space="0" w:color="auto"/>
              <w:right w:val="single" w:sz="4" w:space="0" w:color="auto"/>
            </w:tcBorders>
            <w:vAlign w:val="center"/>
          </w:tcPr>
          <w:p w14:paraId="1B1F8154" w14:textId="3F8D62FE" w:rsidR="00D61B46" w:rsidRDefault="00D61B46" w:rsidP="00D61B46">
            <w:pPr>
              <w:widowControl/>
              <w:jc w:val="center"/>
              <w:rPr>
                <w:b/>
                <w:kern w:val="0"/>
                <w:szCs w:val="21"/>
              </w:rPr>
            </w:pPr>
            <w:ins w:id="481"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22B13DEC" w14:textId="77777777" w:rsidR="00D61B46" w:rsidRDefault="00D61B46" w:rsidP="00D61B46">
            <w:pPr>
              <w:widowControl/>
              <w:jc w:val="left"/>
              <w:rPr>
                <w:b/>
                <w:bCs/>
                <w:color w:val="000000"/>
                <w:kern w:val="0"/>
                <w:szCs w:val="21"/>
              </w:rPr>
            </w:pPr>
          </w:p>
        </w:tc>
      </w:tr>
      <w:tr w:rsidR="00D61B46" w14:paraId="1CDF8F87" w14:textId="77777777">
        <w:trPr>
          <w:trHeight w:val="284"/>
        </w:trPr>
        <w:tc>
          <w:tcPr>
            <w:tcW w:w="2708" w:type="dxa"/>
            <w:tcBorders>
              <w:top w:val="nil"/>
              <w:left w:val="single" w:sz="4" w:space="0" w:color="auto"/>
              <w:bottom w:val="single" w:sz="4" w:space="0" w:color="auto"/>
              <w:right w:val="single" w:sz="4" w:space="0" w:color="auto"/>
            </w:tcBorders>
            <w:vAlign w:val="center"/>
          </w:tcPr>
          <w:p w14:paraId="3A6242D9" w14:textId="77777777" w:rsidR="00D61B46" w:rsidRDefault="00D61B46" w:rsidP="00D61B46">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3.外协测试试验与加工费</w:t>
            </w:r>
          </w:p>
        </w:tc>
        <w:tc>
          <w:tcPr>
            <w:tcW w:w="1417" w:type="dxa"/>
            <w:tcBorders>
              <w:top w:val="nil"/>
              <w:left w:val="nil"/>
              <w:bottom w:val="single" w:sz="4" w:space="0" w:color="auto"/>
              <w:right w:val="single" w:sz="4" w:space="0" w:color="auto"/>
            </w:tcBorders>
            <w:vAlign w:val="center"/>
          </w:tcPr>
          <w:p w14:paraId="66AB4C9B" w14:textId="2E1B7594" w:rsidR="00D61B46" w:rsidRDefault="00D61B46" w:rsidP="00D61B46">
            <w:pPr>
              <w:widowControl/>
              <w:jc w:val="center"/>
              <w:rPr>
                <w:b/>
                <w:kern w:val="0"/>
                <w:szCs w:val="21"/>
              </w:rPr>
            </w:pPr>
            <w:ins w:id="482" w:author="李 财云" w:date="2020-08-10T09:47:00Z">
              <w:r w:rsidRPr="009D6BE3">
                <w:rPr>
                  <w:rFonts w:eastAsia="仿宋_GB2312" w:hint="eastAsia"/>
                  <w:kern w:val="0"/>
                  <w:szCs w:val="21"/>
                </w:rPr>
                <w:t>0</w:t>
              </w:r>
            </w:ins>
          </w:p>
        </w:tc>
        <w:tc>
          <w:tcPr>
            <w:tcW w:w="4394" w:type="dxa"/>
            <w:tcBorders>
              <w:top w:val="nil"/>
              <w:left w:val="nil"/>
              <w:bottom w:val="single" w:sz="4" w:space="0" w:color="auto"/>
              <w:right w:val="single" w:sz="4" w:space="0" w:color="auto"/>
            </w:tcBorders>
            <w:vAlign w:val="center"/>
          </w:tcPr>
          <w:p w14:paraId="54A6C4FA" w14:textId="77777777" w:rsidR="00D61B46" w:rsidRDefault="00D61B46" w:rsidP="00D61B46">
            <w:pPr>
              <w:widowControl/>
              <w:jc w:val="left"/>
              <w:rPr>
                <w:b/>
                <w:bCs/>
                <w:color w:val="000000"/>
                <w:kern w:val="0"/>
                <w:szCs w:val="21"/>
              </w:rPr>
            </w:pPr>
          </w:p>
        </w:tc>
      </w:tr>
      <w:tr w:rsidR="00D61B46" w14:paraId="23E9982D" w14:textId="77777777">
        <w:trPr>
          <w:trHeight w:val="284"/>
        </w:trPr>
        <w:tc>
          <w:tcPr>
            <w:tcW w:w="2708" w:type="dxa"/>
            <w:tcBorders>
              <w:top w:val="nil"/>
              <w:left w:val="single" w:sz="4" w:space="0" w:color="auto"/>
              <w:bottom w:val="single" w:sz="4" w:space="0" w:color="auto"/>
              <w:right w:val="single" w:sz="4" w:space="0" w:color="auto"/>
            </w:tcBorders>
            <w:vAlign w:val="center"/>
          </w:tcPr>
          <w:p w14:paraId="4791E650" w14:textId="77777777" w:rsidR="00D61B46" w:rsidRDefault="00D61B46" w:rsidP="00D61B46">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t>（四）税金</w:t>
            </w:r>
          </w:p>
        </w:tc>
        <w:tc>
          <w:tcPr>
            <w:tcW w:w="1417" w:type="dxa"/>
            <w:tcBorders>
              <w:top w:val="nil"/>
              <w:left w:val="nil"/>
              <w:bottom w:val="single" w:sz="4" w:space="0" w:color="auto"/>
              <w:right w:val="single" w:sz="4" w:space="0" w:color="auto"/>
            </w:tcBorders>
            <w:vAlign w:val="center"/>
          </w:tcPr>
          <w:p w14:paraId="433D74B6" w14:textId="6B3F71DA" w:rsidR="00D61B46" w:rsidRDefault="00D61B46" w:rsidP="00D61B46">
            <w:pPr>
              <w:widowControl/>
              <w:jc w:val="center"/>
              <w:rPr>
                <w:kern w:val="0"/>
                <w:szCs w:val="21"/>
              </w:rPr>
            </w:pPr>
            <w:ins w:id="483" w:author="李 财云" w:date="2020-08-10T09:47:00Z">
              <w:r w:rsidRPr="009D6BE3">
                <w:rPr>
                  <w:rFonts w:eastAsia="仿宋_GB2312" w:hint="eastAsia"/>
                  <w:b/>
                  <w:bCs/>
                  <w:kern w:val="0"/>
                  <w:szCs w:val="21"/>
                </w:rPr>
                <w:t>6</w:t>
              </w:r>
            </w:ins>
            <w:del w:id="484" w:author="李 财云" w:date="2020-08-10T09:47:00Z">
              <w:r w:rsidDel="00C853DC">
                <w:rPr>
                  <w:rFonts w:eastAsia="仿宋_GB2312" w:hint="eastAsia"/>
                  <w:b/>
                  <w:kern w:val="0"/>
                  <w:szCs w:val="21"/>
                </w:rPr>
                <w:delText>6.8</w:delText>
              </w:r>
            </w:del>
          </w:p>
        </w:tc>
        <w:tc>
          <w:tcPr>
            <w:tcW w:w="4394" w:type="dxa"/>
            <w:tcBorders>
              <w:top w:val="nil"/>
              <w:left w:val="nil"/>
              <w:bottom w:val="single" w:sz="4" w:space="0" w:color="auto"/>
              <w:right w:val="single" w:sz="4" w:space="0" w:color="auto"/>
            </w:tcBorders>
            <w:vAlign w:val="center"/>
          </w:tcPr>
          <w:p w14:paraId="27B3484E" w14:textId="77777777" w:rsidR="00D61B46" w:rsidRDefault="00D61B46" w:rsidP="00D61B46">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本项目税金为总额的6%。</w:t>
            </w:r>
          </w:p>
        </w:tc>
      </w:tr>
      <w:tr w:rsidR="00D61B46" w14:paraId="10EAF366" w14:textId="77777777">
        <w:trPr>
          <w:trHeight w:val="284"/>
        </w:trPr>
        <w:tc>
          <w:tcPr>
            <w:tcW w:w="2708" w:type="dxa"/>
            <w:tcBorders>
              <w:top w:val="nil"/>
              <w:left w:val="single" w:sz="4" w:space="0" w:color="auto"/>
              <w:bottom w:val="single" w:sz="4" w:space="0" w:color="auto"/>
              <w:right w:val="single" w:sz="4" w:space="0" w:color="auto"/>
            </w:tcBorders>
            <w:vAlign w:val="center"/>
          </w:tcPr>
          <w:p w14:paraId="537FC6E5" w14:textId="77777777" w:rsidR="00D61B46" w:rsidRDefault="00D61B46" w:rsidP="00D61B46">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t>合  计</w:t>
            </w:r>
          </w:p>
        </w:tc>
        <w:tc>
          <w:tcPr>
            <w:tcW w:w="1417" w:type="dxa"/>
            <w:tcBorders>
              <w:top w:val="nil"/>
              <w:left w:val="nil"/>
              <w:bottom w:val="single" w:sz="4" w:space="0" w:color="auto"/>
              <w:right w:val="single" w:sz="4" w:space="0" w:color="auto"/>
            </w:tcBorders>
            <w:vAlign w:val="center"/>
          </w:tcPr>
          <w:p w14:paraId="67FE2325" w14:textId="1B327FBD" w:rsidR="00D61B46" w:rsidRDefault="00D61B46" w:rsidP="00D61B46">
            <w:pPr>
              <w:widowControl/>
              <w:jc w:val="center"/>
              <w:rPr>
                <w:kern w:val="0"/>
                <w:szCs w:val="21"/>
              </w:rPr>
            </w:pPr>
            <w:ins w:id="485" w:author="李 财云" w:date="2020-08-10T09:47:00Z">
              <w:r w:rsidRPr="009D6BE3">
                <w:rPr>
                  <w:rFonts w:eastAsia="仿宋_GB2312" w:hint="eastAsia"/>
                  <w:b/>
                  <w:bCs/>
                  <w:kern w:val="0"/>
                  <w:szCs w:val="21"/>
                </w:rPr>
                <w:t>110</w:t>
              </w:r>
            </w:ins>
            <w:del w:id="486" w:author="李 财云" w:date="2020-08-10T09:47:00Z">
              <w:r w:rsidDel="00C853DC">
                <w:rPr>
                  <w:rFonts w:eastAsia="仿宋_GB2312" w:hint="eastAsia"/>
                  <w:b/>
                  <w:kern w:val="0"/>
                  <w:szCs w:val="21"/>
                </w:rPr>
                <w:delText>120</w:delText>
              </w:r>
            </w:del>
          </w:p>
        </w:tc>
        <w:tc>
          <w:tcPr>
            <w:tcW w:w="4394" w:type="dxa"/>
            <w:tcBorders>
              <w:top w:val="nil"/>
              <w:left w:val="nil"/>
              <w:bottom w:val="single" w:sz="4" w:space="0" w:color="auto"/>
              <w:right w:val="single" w:sz="4" w:space="0" w:color="auto"/>
            </w:tcBorders>
            <w:vAlign w:val="center"/>
          </w:tcPr>
          <w:p w14:paraId="1B97281F" w14:textId="77777777" w:rsidR="00D61B46" w:rsidRDefault="00D61B46" w:rsidP="00D61B46">
            <w:pPr>
              <w:widowControl/>
              <w:jc w:val="left"/>
              <w:rPr>
                <w:color w:val="000000"/>
                <w:kern w:val="0"/>
                <w:szCs w:val="21"/>
              </w:rPr>
            </w:pPr>
          </w:p>
        </w:tc>
      </w:tr>
    </w:tbl>
    <w:p w14:paraId="20884422" w14:textId="77777777" w:rsidR="00B36A14" w:rsidRDefault="00C504D6">
      <w:pPr>
        <w:pStyle w:val="ac"/>
        <w:numPr>
          <w:ilvl w:val="0"/>
          <w:numId w:val="35"/>
        </w:numPr>
        <w:adjustRightInd w:val="0"/>
        <w:snapToGrid w:val="0"/>
        <w:spacing w:beforeLines="50" w:before="156"/>
        <w:ind w:firstLineChars="0"/>
        <w:rPr>
          <w:rFonts w:ascii="仿宋_GB2312" w:eastAsia="仿宋_GB2312" w:hAnsi="仿宋_GB2312"/>
          <w:b/>
          <w:sz w:val="32"/>
          <w:szCs w:val="32"/>
        </w:rPr>
      </w:pPr>
      <w:r>
        <w:rPr>
          <w:rFonts w:ascii="仿宋_GB2312" w:eastAsia="仿宋_GB2312" w:hAnsi="仿宋_GB2312" w:hint="eastAsia"/>
          <w:b/>
          <w:sz w:val="32"/>
          <w:szCs w:val="32"/>
        </w:rPr>
        <w:t>任务及经费分解方案</w:t>
      </w:r>
    </w:p>
    <w:p w14:paraId="26AA890C" w14:textId="77777777" w:rsidR="00B36A14" w:rsidRDefault="00C504D6">
      <w:pPr>
        <w:jc w:val="center"/>
        <w:rPr>
          <w:rFonts w:ascii="仿宋_GB2312" w:eastAsia="仿宋_GB2312" w:hAnsi="仿宋_GB2312"/>
          <w:b/>
          <w:sz w:val="32"/>
          <w:szCs w:val="32"/>
        </w:rPr>
      </w:pPr>
      <w:r>
        <w:rPr>
          <w:rFonts w:ascii="仿宋_GB2312" w:eastAsia="仿宋_GB2312" w:hAnsi="仿宋_GB2312" w:hint="eastAsia"/>
          <w:b/>
          <w:sz w:val="32"/>
          <w:szCs w:val="32"/>
        </w:rPr>
        <w:t>表3：项目任务及经费分解表</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1"/>
        <w:gridCol w:w="3174"/>
        <w:gridCol w:w="1981"/>
      </w:tblGrid>
      <w:tr w:rsidR="00B36A14" w14:paraId="3EBC712A" w14:textId="77777777">
        <w:trPr>
          <w:trHeight w:val="776"/>
        </w:trPr>
        <w:tc>
          <w:tcPr>
            <w:tcW w:w="3141" w:type="dxa"/>
            <w:vAlign w:val="center"/>
          </w:tcPr>
          <w:p w14:paraId="775849C7" w14:textId="77777777" w:rsidR="00B36A14" w:rsidRDefault="00C504D6">
            <w:pPr>
              <w:jc w:val="center"/>
              <w:rPr>
                <w:rFonts w:ascii="仿宋_GB2312" w:eastAsia="仿宋_GB2312" w:hAnsi="仿宋_GB2312"/>
                <w:b/>
                <w:sz w:val="28"/>
                <w:szCs w:val="28"/>
              </w:rPr>
            </w:pPr>
            <w:r>
              <w:rPr>
                <w:rFonts w:ascii="仿宋_GB2312" w:eastAsia="仿宋_GB2312" w:hAnsi="仿宋_GB2312" w:hint="eastAsia"/>
                <w:b/>
                <w:sz w:val="28"/>
                <w:szCs w:val="28"/>
              </w:rPr>
              <w:t>研究任务</w:t>
            </w:r>
          </w:p>
        </w:tc>
        <w:tc>
          <w:tcPr>
            <w:tcW w:w="3174" w:type="dxa"/>
            <w:vAlign w:val="center"/>
          </w:tcPr>
          <w:p w14:paraId="11134EE2" w14:textId="77777777" w:rsidR="00B36A14" w:rsidRDefault="00C504D6">
            <w:pPr>
              <w:jc w:val="center"/>
              <w:rPr>
                <w:rFonts w:ascii="仿宋_GB2312" w:eastAsia="仿宋_GB2312" w:hAnsi="仿宋_GB2312"/>
                <w:b/>
                <w:sz w:val="28"/>
                <w:szCs w:val="28"/>
              </w:rPr>
            </w:pPr>
            <w:r>
              <w:rPr>
                <w:rFonts w:ascii="仿宋_GB2312" w:eastAsia="仿宋_GB2312" w:hAnsi="仿宋_GB2312" w:hint="eastAsia"/>
                <w:b/>
                <w:sz w:val="28"/>
                <w:szCs w:val="28"/>
              </w:rPr>
              <w:t>承担单位</w:t>
            </w:r>
          </w:p>
        </w:tc>
        <w:tc>
          <w:tcPr>
            <w:tcW w:w="1981" w:type="dxa"/>
            <w:vAlign w:val="center"/>
          </w:tcPr>
          <w:p w14:paraId="2CC5E3AF" w14:textId="77777777" w:rsidR="00B36A14" w:rsidRDefault="00C504D6">
            <w:pPr>
              <w:jc w:val="center"/>
              <w:rPr>
                <w:rFonts w:ascii="仿宋_GB2312" w:eastAsia="仿宋_GB2312" w:hAnsi="仿宋_GB2312"/>
                <w:b/>
                <w:sz w:val="28"/>
                <w:szCs w:val="28"/>
              </w:rPr>
            </w:pPr>
            <w:r>
              <w:rPr>
                <w:rFonts w:ascii="仿宋_GB2312" w:eastAsia="仿宋_GB2312" w:hAnsi="仿宋_GB2312" w:hint="eastAsia"/>
                <w:b/>
                <w:sz w:val="28"/>
                <w:szCs w:val="28"/>
              </w:rPr>
              <w:t>研究经费</w:t>
            </w:r>
          </w:p>
        </w:tc>
      </w:tr>
      <w:tr w:rsidR="00B36A14" w14:paraId="6C7671F5" w14:textId="77777777">
        <w:tc>
          <w:tcPr>
            <w:tcW w:w="3141" w:type="dxa"/>
            <w:vAlign w:val="center"/>
          </w:tcPr>
          <w:p w14:paraId="5E4E21C3" w14:textId="77777777" w:rsidR="00B36A14" w:rsidRDefault="00C504D6">
            <w:pPr>
              <w:rPr>
                <w:rFonts w:ascii="仿宋_GB2312" w:eastAsia="仿宋_GB2312" w:hAnsi="仿宋_GB2312"/>
                <w:sz w:val="28"/>
                <w:szCs w:val="28"/>
              </w:rPr>
            </w:pPr>
            <w:r>
              <w:rPr>
                <w:rFonts w:ascii="仿宋_GB2312" w:eastAsia="仿宋_GB2312" w:hAnsi="仿宋_GB2312" w:hint="eastAsia"/>
                <w:sz w:val="28"/>
                <w:szCs w:val="28"/>
              </w:rPr>
              <w:t>适用于电力业务的基于柔性以太网技术的切片网络框架研究</w:t>
            </w:r>
          </w:p>
        </w:tc>
        <w:tc>
          <w:tcPr>
            <w:tcW w:w="3174" w:type="dxa"/>
            <w:vAlign w:val="center"/>
          </w:tcPr>
          <w:p w14:paraId="767216F2" w14:textId="77777777" w:rsidR="00B36A14" w:rsidRDefault="00C504D6">
            <w:pPr>
              <w:rPr>
                <w:rFonts w:ascii="仿宋_GB2312" w:eastAsia="仿宋_GB2312" w:hAnsi="仿宋_GB2312"/>
                <w:sz w:val="28"/>
                <w:szCs w:val="28"/>
              </w:rPr>
            </w:pPr>
            <w:proofErr w:type="gramStart"/>
            <w:r>
              <w:rPr>
                <w:rFonts w:ascii="仿宋_GB2312" w:eastAsia="仿宋_GB2312" w:hAnsi="仿宋_GB2312" w:hint="eastAsia"/>
                <w:sz w:val="28"/>
                <w:szCs w:val="28"/>
              </w:rPr>
              <w:t>国网江苏省</w:t>
            </w:r>
            <w:proofErr w:type="gramEnd"/>
            <w:r>
              <w:rPr>
                <w:rFonts w:ascii="仿宋_GB2312" w:eastAsia="仿宋_GB2312" w:hAnsi="仿宋_GB2312" w:hint="eastAsia"/>
                <w:sz w:val="28"/>
                <w:szCs w:val="28"/>
              </w:rPr>
              <w:t>电力有限公司信息通信分公司</w:t>
            </w:r>
          </w:p>
        </w:tc>
        <w:tc>
          <w:tcPr>
            <w:tcW w:w="1981" w:type="dxa"/>
            <w:vAlign w:val="center"/>
          </w:tcPr>
          <w:p w14:paraId="11E72B57" w14:textId="77777777" w:rsidR="00B36A14" w:rsidRDefault="00C504D6">
            <w:pPr>
              <w:rPr>
                <w:rFonts w:ascii="仿宋_GB2312" w:eastAsia="仿宋_GB2312" w:hAnsi="仿宋_GB2312"/>
                <w:sz w:val="28"/>
                <w:szCs w:val="28"/>
              </w:rPr>
            </w:pPr>
            <w:r>
              <w:rPr>
                <w:rFonts w:ascii="仿宋_GB2312" w:eastAsia="仿宋_GB2312" w:hAnsi="仿宋_GB2312" w:hint="eastAsia"/>
                <w:sz w:val="28"/>
                <w:szCs w:val="28"/>
              </w:rPr>
              <w:t>2</w:t>
            </w:r>
            <w:r>
              <w:rPr>
                <w:rFonts w:ascii="仿宋_GB2312" w:eastAsia="仿宋_GB2312" w:hAnsi="仿宋_GB2312"/>
                <w:sz w:val="28"/>
                <w:szCs w:val="28"/>
              </w:rPr>
              <w:t>0</w:t>
            </w:r>
            <w:r>
              <w:rPr>
                <w:rFonts w:ascii="仿宋_GB2312" w:eastAsia="仿宋_GB2312" w:hAnsi="仿宋_GB2312" w:hint="eastAsia"/>
                <w:sz w:val="28"/>
                <w:szCs w:val="28"/>
              </w:rPr>
              <w:t>万元</w:t>
            </w:r>
          </w:p>
        </w:tc>
      </w:tr>
      <w:tr w:rsidR="00B36A14" w14:paraId="3D246A5F" w14:textId="77777777">
        <w:tc>
          <w:tcPr>
            <w:tcW w:w="3141" w:type="dxa"/>
            <w:vAlign w:val="center"/>
          </w:tcPr>
          <w:p w14:paraId="16FEBD8A" w14:textId="77777777" w:rsidR="00B36A14" w:rsidRDefault="00C504D6">
            <w:pPr>
              <w:rPr>
                <w:rFonts w:ascii="仿宋_GB2312" w:eastAsia="仿宋_GB2312" w:hAnsi="仿宋_GB2312"/>
                <w:sz w:val="28"/>
                <w:szCs w:val="28"/>
              </w:rPr>
            </w:pPr>
            <w:r>
              <w:rPr>
                <w:rFonts w:ascii="仿宋_GB2312" w:eastAsia="仿宋_GB2312" w:hAnsi="仿宋_GB2312" w:hint="eastAsia"/>
                <w:sz w:val="28"/>
                <w:szCs w:val="28"/>
              </w:rPr>
              <w:t>基于电力典型业务场景的柔性以太网组网技术研究</w:t>
            </w:r>
          </w:p>
        </w:tc>
        <w:tc>
          <w:tcPr>
            <w:tcW w:w="3174" w:type="dxa"/>
            <w:vAlign w:val="center"/>
          </w:tcPr>
          <w:p w14:paraId="45BA2296" w14:textId="77777777" w:rsidR="00B36A14" w:rsidRDefault="00C504D6">
            <w:pPr>
              <w:rPr>
                <w:rFonts w:ascii="仿宋_GB2312" w:eastAsia="仿宋_GB2312" w:hAnsi="仿宋_GB2312"/>
                <w:sz w:val="28"/>
                <w:szCs w:val="28"/>
              </w:rPr>
            </w:pPr>
            <w:proofErr w:type="gramStart"/>
            <w:r>
              <w:rPr>
                <w:rFonts w:ascii="仿宋_GB2312" w:eastAsia="仿宋_GB2312" w:hAnsi="仿宋_GB2312" w:hint="eastAsia"/>
                <w:sz w:val="28"/>
                <w:szCs w:val="28"/>
              </w:rPr>
              <w:t>国网江苏省</w:t>
            </w:r>
            <w:proofErr w:type="gramEnd"/>
            <w:r>
              <w:rPr>
                <w:rFonts w:ascii="仿宋_GB2312" w:eastAsia="仿宋_GB2312" w:hAnsi="仿宋_GB2312" w:hint="eastAsia"/>
                <w:sz w:val="28"/>
                <w:szCs w:val="28"/>
              </w:rPr>
              <w:t>电力有限公司信息通信分公司</w:t>
            </w:r>
          </w:p>
        </w:tc>
        <w:tc>
          <w:tcPr>
            <w:tcW w:w="1981" w:type="dxa"/>
            <w:vAlign w:val="center"/>
          </w:tcPr>
          <w:p w14:paraId="10CDAAF6" w14:textId="77777777" w:rsidR="00B36A14" w:rsidRDefault="00C504D6">
            <w:pPr>
              <w:rPr>
                <w:rFonts w:ascii="仿宋_GB2312" w:eastAsia="仿宋_GB2312" w:hAnsi="仿宋_GB2312"/>
                <w:sz w:val="28"/>
                <w:szCs w:val="28"/>
              </w:rPr>
            </w:pPr>
            <w:r>
              <w:rPr>
                <w:rFonts w:ascii="仿宋_GB2312" w:eastAsia="仿宋_GB2312" w:hAnsi="仿宋_GB2312" w:hint="eastAsia"/>
                <w:sz w:val="28"/>
                <w:szCs w:val="28"/>
              </w:rPr>
              <w:t>3</w:t>
            </w:r>
            <w:r>
              <w:rPr>
                <w:rFonts w:ascii="仿宋_GB2312" w:eastAsia="仿宋_GB2312" w:hAnsi="仿宋_GB2312"/>
                <w:sz w:val="28"/>
                <w:szCs w:val="28"/>
              </w:rPr>
              <w:t>0</w:t>
            </w:r>
            <w:r>
              <w:rPr>
                <w:rFonts w:ascii="仿宋_GB2312" w:eastAsia="仿宋_GB2312" w:hAnsi="仿宋_GB2312" w:hint="eastAsia"/>
                <w:sz w:val="28"/>
                <w:szCs w:val="28"/>
              </w:rPr>
              <w:t>万元</w:t>
            </w:r>
          </w:p>
        </w:tc>
      </w:tr>
      <w:tr w:rsidR="00B36A14" w14:paraId="5099030E" w14:textId="77777777">
        <w:tc>
          <w:tcPr>
            <w:tcW w:w="3141" w:type="dxa"/>
            <w:vAlign w:val="center"/>
          </w:tcPr>
          <w:p w14:paraId="39119188" w14:textId="77777777" w:rsidR="00B36A14" w:rsidRDefault="00C504D6">
            <w:pPr>
              <w:rPr>
                <w:rFonts w:ascii="仿宋_GB2312" w:eastAsia="仿宋_GB2312" w:hAnsi="仿宋_GB2312"/>
                <w:sz w:val="28"/>
                <w:szCs w:val="28"/>
              </w:rPr>
            </w:pPr>
            <w:r>
              <w:rPr>
                <w:rFonts w:ascii="仿宋_GB2312" w:eastAsia="仿宋_GB2312" w:hAnsi="仿宋_GB2312" w:hint="eastAsia"/>
                <w:sz w:val="28"/>
                <w:szCs w:val="28"/>
              </w:rPr>
              <w:t>基于电力典型业务场景的柔性以太网控制及运行技术研究</w:t>
            </w:r>
          </w:p>
        </w:tc>
        <w:tc>
          <w:tcPr>
            <w:tcW w:w="3174" w:type="dxa"/>
            <w:vAlign w:val="center"/>
          </w:tcPr>
          <w:p w14:paraId="7208F222" w14:textId="77777777" w:rsidR="00B36A14" w:rsidRDefault="00C504D6">
            <w:pPr>
              <w:rPr>
                <w:rFonts w:ascii="仿宋_GB2312" w:eastAsia="仿宋_GB2312" w:hAnsi="仿宋_GB2312"/>
                <w:sz w:val="28"/>
                <w:szCs w:val="28"/>
              </w:rPr>
            </w:pPr>
            <w:proofErr w:type="gramStart"/>
            <w:r>
              <w:rPr>
                <w:rFonts w:ascii="仿宋_GB2312" w:eastAsia="仿宋_GB2312" w:hAnsi="仿宋_GB2312" w:hint="eastAsia"/>
                <w:sz w:val="28"/>
                <w:szCs w:val="28"/>
              </w:rPr>
              <w:t>国网江苏省</w:t>
            </w:r>
            <w:proofErr w:type="gramEnd"/>
            <w:r>
              <w:rPr>
                <w:rFonts w:ascii="仿宋_GB2312" w:eastAsia="仿宋_GB2312" w:hAnsi="仿宋_GB2312" w:hint="eastAsia"/>
                <w:sz w:val="28"/>
                <w:szCs w:val="28"/>
              </w:rPr>
              <w:t>电力有限公司信息通信分公司</w:t>
            </w:r>
          </w:p>
        </w:tc>
        <w:tc>
          <w:tcPr>
            <w:tcW w:w="1981" w:type="dxa"/>
            <w:vAlign w:val="center"/>
          </w:tcPr>
          <w:p w14:paraId="5C3DF97C" w14:textId="77777777" w:rsidR="00B36A14" w:rsidRDefault="00C504D6">
            <w:pPr>
              <w:rPr>
                <w:rFonts w:ascii="仿宋_GB2312" w:eastAsia="仿宋_GB2312" w:hAnsi="仿宋_GB2312"/>
                <w:sz w:val="28"/>
                <w:szCs w:val="28"/>
              </w:rPr>
            </w:pPr>
            <w:r>
              <w:rPr>
                <w:rFonts w:ascii="仿宋_GB2312" w:eastAsia="仿宋_GB2312" w:hAnsi="仿宋_GB2312" w:hint="eastAsia"/>
                <w:sz w:val="28"/>
                <w:szCs w:val="28"/>
              </w:rPr>
              <w:t>3</w:t>
            </w:r>
            <w:r>
              <w:rPr>
                <w:rFonts w:ascii="仿宋_GB2312" w:eastAsia="仿宋_GB2312" w:hAnsi="仿宋_GB2312"/>
                <w:sz w:val="28"/>
                <w:szCs w:val="28"/>
              </w:rPr>
              <w:t>0</w:t>
            </w:r>
            <w:r>
              <w:rPr>
                <w:rFonts w:ascii="仿宋_GB2312" w:eastAsia="仿宋_GB2312" w:hAnsi="仿宋_GB2312" w:hint="eastAsia"/>
                <w:sz w:val="28"/>
                <w:szCs w:val="28"/>
              </w:rPr>
              <w:t>万元</w:t>
            </w:r>
          </w:p>
        </w:tc>
      </w:tr>
      <w:tr w:rsidR="00B36A14" w14:paraId="6C14A986" w14:textId="77777777">
        <w:tc>
          <w:tcPr>
            <w:tcW w:w="3141" w:type="dxa"/>
            <w:vAlign w:val="center"/>
          </w:tcPr>
          <w:p w14:paraId="19171757" w14:textId="77777777" w:rsidR="00B36A14" w:rsidRDefault="00C504D6">
            <w:pPr>
              <w:rPr>
                <w:rFonts w:ascii="仿宋_GB2312" w:eastAsia="仿宋_GB2312" w:hAnsi="仿宋_GB2312"/>
                <w:sz w:val="28"/>
                <w:szCs w:val="28"/>
              </w:rPr>
            </w:pPr>
            <w:r>
              <w:rPr>
                <w:rFonts w:ascii="仿宋_GB2312" w:eastAsia="仿宋_GB2312" w:hAnsi="仿宋_GB2312" w:hint="eastAsia"/>
                <w:sz w:val="28"/>
                <w:szCs w:val="28"/>
              </w:rPr>
              <w:t>基于电力典型业务场景的柔性以太网技术应用验证</w:t>
            </w:r>
          </w:p>
        </w:tc>
        <w:tc>
          <w:tcPr>
            <w:tcW w:w="3174" w:type="dxa"/>
            <w:vAlign w:val="center"/>
          </w:tcPr>
          <w:p w14:paraId="25E7239F" w14:textId="77777777" w:rsidR="00B36A14" w:rsidRDefault="00C504D6">
            <w:pPr>
              <w:rPr>
                <w:rFonts w:ascii="仿宋_GB2312" w:eastAsia="仿宋_GB2312" w:hAnsi="仿宋_GB2312"/>
                <w:sz w:val="28"/>
                <w:szCs w:val="28"/>
              </w:rPr>
            </w:pPr>
            <w:proofErr w:type="gramStart"/>
            <w:r>
              <w:rPr>
                <w:rFonts w:ascii="仿宋_GB2312" w:eastAsia="仿宋_GB2312" w:hAnsi="仿宋_GB2312" w:hint="eastAsia"/>
                <w:sz w:val="28"/>
                <w:szCs w:val="28"/>
              </w:rPr>
              <w:t>国网江苏省</w:t>
            </w:r>
            <w:proofErr w:type="gramEnd"/>
            <w:r>
              <w:rPr>
                <w:rFonts w:ascii="仿宋_GB2312" w:eastAsia="仿宋_GB2312" w:hAnsi="仿宋_GB2312" w:hint="eastAsia"/>
                <w:sz w:val="28"/>
                <w:szCs w:val="28"/>
              </w:rPr>
              <w:t>电力有限公司信息通信分公司</w:t>
            </w:r>
          </w:p>
        </w:tc>
        <w:tc>
          <w:tcPr>
            <w:tcW w:w="1981" w:type="dxa"/>
            <w:vAlign w:val="center"/>
          </w:tcPr>
          <w:p w14:paraId="2F4E5B63" w14:textId="76C10413" w:rsidR="00B36A14" w:rsidRDefault="00C504D6">
            <w:pPr>
              <w:rPr>
                <w:rFonts w:ascii="仿宋_GB2312" w:eastAsia="仿宋_GB2312" w:hAnsi="仿宋_GB2312"/>
                <w:sz w:val="28"/>
                <w:szCs w:val="28"/>
              </w:rPr>
            </w:pPr>
            <w:del w:id="487" w:author="李 财云" w:date="2020-08-10T09:51:00Z">
              <w:r w:rsidDel="00D61B46">
                <w:rPr>
                  <w:rFonts w:ascii="仿宋_GB2312" w:eastAsia="仿宋_GB2312" w:hAnsi="仿宋_GB2312"/>
                  <w:sz w:val="28"/>
                  <w:szCs w:val="28"/>
                </w:rPr>
                <w:delText>4</w:delText>
              </w:r>
            </w:del>
            <w:ins w:id="488" w:author="李 财云" w:date="2020-08-10T09:51:00Z">
              <w:r w:rsidR="00D61B46">
                <w:rPr>
                  <w:rFonts w:ascii="仿宋_GB2312" w:eastAsia="仿宋_GB2312" w:hAnsi="仿宋_GB2312" w:hint="eastAsia"/>
                  <w:sz w:val="28"/>
                  <w:szCs w:val="28"/>
                </w:rPr>
                <w:t>3</w:t>
              </w:r>
            </w:ins>
            <w:r>
              <w:rPr>
                <w:rFonts w:ascii="仿宋_GB2312" w:eastAsia="仿宋_GB2312" w:hAnsi="仿宋_GB2312"/>
                <w:sz w:val="28"/>
                <w:szCs w:val="28"/>
              </w:rPr>
              <w:t>0</w:t>
            </w:r>
            <w:r>
              <w:rPr>
                <w:rFonts w:ascii="仿宋_GB2312" w:eastAsia="仿宋_GB2312" w:hAnsi="仿宋_GB2312" w:hint="eastAsia"/>
                <w:sz w:val="28"/>
                <w:szCs w:val="28"/>
              </w:rPr>
              <w:t>万元</w:t>
            </w:r>
          </w:p>
        </w:tc>
      </w:tr>
    </w:tbl>
    <w:p w14:paraId="6FB85B3C" w14:textId="77777777" w:rsidR="00B36A14" w:rsidRDefault="00C504D6">
      <w:pPr>
        <w:pStyle w:val="ac"/>
        <w:numPr>
          <w:ilvl w:val="0"/>
          <w:numId w:val="35"/>
        </w:numPr>
        <w:ind w:firstLineChars="0"/>
        <w:rPr>
          <w:rFonts w:ascii="仿宋_GB2312" w:eastAsia="仿宋_GB2312" w:hAnsi="仿宋_GB2312"/>
          <w:b/>
          <w:sz w:val="32"/>
          <w:szCs w:val="32"/>
        </w:rPr>
      </w:pPr>
      <w:r>
        <w:rPr>
          <w:rFonts w:ascii="仿宋_GB2312" w:eastAsia="仿宋_GB2312" w:hAnsi="仿宋_GB2312" w:hint="eastAsia"/>
          <w:b/>
          <w:sz w:val="32"/>
          <w:szCs w:val="32"/>
        </w:rPr>
        <w:t>示范应用情况</w:t>
      </w:r>
    </w:p>
    <w:p w14:paraId="0E90F9D2" w14:textId="77777777" w:rsidR="00B36A14" w:rsidRDefault="00C504D6">
      <w:pPr>
        <w:ind w:firstLineChars="200" w:firstLine="640"/>
        <w:rPr>
          <w:rFonts w:ascii="仿宋_GB2312" w:eastAsia="仿宋_GB2312" w:hAnsi="仿宋_GB2312"/>
          <w:sz w:val="32"/>
          <w:szCs w:val="32"/>
        </w:rPr>
      </w:pPr>
      <w:r>
        <w:rPr>
          <w:rFonts w:ascii="仿宋_GB2312" w:eastAsia="仿宋_GB2312" w:hAnsi="仿宋_GB2312" w:hint="eastAsia"/>
          <w:sz w:val="32"/>
          <w:szCs w:val="32"/>
        </w:rPr>
        <w:t>无</w:t>
      </w:r>
    </w:p>
    <w:p w14:paraId="6ACCABDA" w14:textId="77777777" w:rsidR="00B36A14" w:rsidRDefault="00B36A14">
      <w:pPr>
        <w:ind w:firstLineChars="200" w:firstLine="640"/>
        <w:rPr>
          <w:rFonts w:ascii="仿宋_GB2312" w:eastAsia="仿宋_GB2312" w:hAnsi="仿宋_GB2312"/>
          <w:sz w:val="32"/>
          <w:szCs w:val="32"/>
        </w:rPr>
      </w:pPr>
    </w:p>
    <w:p w14:paraId="48E9BDBC" w14:textId="77777777" w:rsidR="00B36A14" w:rsidRDefault="00C504D6">
      <w:pPr>
        <w:pStyle w:val="ac"/>
        <w:numPr>
          <w:ilvl w:val="0"/>
          <w:numId w:val="35"/>
        </w:numPr>
        <w:adjustRightInd w:val="0"/>
        <w:snapToGrid w:val="0"/>
        <w:spacing w:beforeLines="100" w:before="312" w:afterLines="50" w:after="156"/>
        <w:ind w:firstLineChars="0"/>
        <w:rPr>
          <w:rFonts w:ascii="仿宋_GB2312" w:eastAsia="仿宋_GB2312" w:hAnsi="仿宋_GB2312"/>
          <w:b/>
          <w:sz w:val="32"/>
          <w:szCs w:val="32"/>
        </w:rPr>
      </w:pPr>
      <w:r>
        <w:rPr>
          <w:rFonts w:ascii="仿宋_GB2312" w:eastAsia="仿宋_GB2312" w:hAnsi="仿宋_GB2312" w:hint="eastAsia"/>
          <w:b/>
          <w:sz w:val="32"/>
          <w:szCs w:val="32"/>
        </w:rPr>
        <w:lastRenderedPageBreak/>
        <w:t>申报合作协议</w:t>
      </w:r>
    </w:p>
    <w:p w14:paraId="4A20B2BB" w14:textId="77777777" w:rsidR="00B36A14" w:rsidRDefault="00C504D6">
      <w:pPr>
        <w:ind w:firstLineChars="200" w:firstLine="640"/>
        <w:rPr>
          <w:rFonts w:ascii="仿宋_GB2312" w:eastAsia="仿宋_GB2312" w:hAnsi="仿宋_GB2312"/>
          <w:sz w:val="32"/>
          <w:szCs w:val="32"/>
        </w:rPr>
      </w:pPr>
      <w:r>
        <w:rPr>
          <w:rFonts w:ascii="仿宋_GB2312" w:eastAsia="仿宋_GB2312" w:hAnsi="仿宋_GB2312" w:hint="eastAsia"/>
          <w:sz w:val="32"/>
          <w:szCs w:val="32"/>
        </w:rPr>
        <w:t>无</w:t>
      </w:r>
    </w:p>
    <w:p w14:paraId="63759D2D" w14:textId="77777777" w:rsidR="00B36A14" w:rsidRDefault="00C504D6">
      <w:pPr>
        <w:pStyle w:val="ac"/>
        <w:numPr>
          <w:ilvl w:val="0"/>
          <w:numId w:val="35"/>
        </w:numPr>
        <w:adjustRightInd w:val="0"/>
        <w:snapToGrid w:val="0"/>
        <w:spacing w:beforeLines="100" w:before="312" w:afterLines="50" w:after="156"/>
        <w:ind w:firstLineChars="0"/>
        <w:rPr>
          <w:rFonts w:ascii="仿宋_GB2312" w:eastAsia="仿宋_GB2312" w:hAnsi="仿宋_GB2312"/>
          <w:b/>
          <w:sz w:val="32"/>
          <w:szCs w:val="32"/>
        </w:rPr>
      </w:pPr>
      <w:r>
        <w:rPr>
          <w:rFonts w:ascii="仿宋_GB2312" w:eastAsia="仿宋_GB2312" w:hAnsi="仿宋_GB2312" w:hint="eastAsia"/>
          <w:b/>
          <w:sz w:val="32"/>
          <w:szCs w:val="32"/>
        </w:rPr>
        <w:t>组织管理方式</w:t>
      </w:r>
    </w:p>
    <w:p w14:paraId="321BC11B" w14:textId="77777777" w:rsidR="00B36A14" w:rsidRDefault="00C504D6">
      <w:pPr>
        <w:ind w:firstLineChars="200" w:firstLine="640"/>
        <w:rPr>
          <w:rFonts w:ascii="仿宋_GB2312" w:eastAsia="仿宋_GB2312" w:hAnsi="仿宋_GB2312"/>
          <w:sz w:val="32"/>
          <w:szCs w:val="32"/>
        </w:rPr>
      </w:pPr>
      <w:r>
        <w:rPr>
          <w:rFonts w:ascii="仿宋_GB2312" w:eastAsia="仿宋_GB2312" w:hAnsi="仿宋_GB2312" w:hint="eastAsia"/>
          <w:sz w:val="32"/>
          <w:szCs w:val="32"/>
        </w:rPr>
        <w:t>为保障项目研究按照预定目标稳步向前推进，建立科学、高效、严谨的研究组织，以及组织间的汇报、交流和沟通机制，从而在组织管理上确保项目实施的有序进行，并进行风险控制，最终确保项目实施的成功。本项目的组织形式如下,分为总体组、专家组、关键技术研究组、验证测试组和质量管理组。</w:t>
      </w:r>
    </w:p>
    <w:p w14:paraId="6DCC0904" w14:textId="77777777" w:rsidR="00B36A14" w:rsidRDefault="00C504D6">
      <w:pPr>
        <w:ind w:firstLineChars="200" w:firstLine="640"/>
        <w:rPr>
          <w:rFonts w:ascii="仿宋_GB2312" w:eastAsia="仿宋_GB2312" w:hAnsi="仿宋_GB2312"/>
          <w:sz w:val="32"/>
          <w:szCs w:val="32"/>
        </w:rPr>
      </w:pPr>
      <w:r>
        <w:rPr>
          <w:rFonts w:ascii="仿宋_GB2312" w:eastAsia="仿宋_GB2312" w:hAnsi="仿宋_GB2312" w:hint="eastAsia"/>
          <w:sz w:val="32"/>
          <w:szCs w:val="32"/>
        </w:rPr>
        <w:t>总体组对整个项目实施工作进行总控，负责制定项目工作计划、协调任务组之间的关系、掌握研究进度、组织与安排试点示范工作等，使项目</w:t>
      </w:r>
      <w:proofErr w:type="gramStart"/>
      <w:r>
        <w:rPr>
          <w:rFonts w:ascii="仿宋_GB2312" w:eastAsia="仿宋_GB2312" w:hAnsi="仿宋_GB2312" w:hint="eastAsia"/>
          <w:sz w:val="32"/>
          <w:szCs w:val="32"/>
        </w:rPr>
        <w:t>组有效</w:t>
      </w:r>
      <w:proofErr w:type="gramEnd"/>
      <w:r>
        <w:rPr>
          <w:rFonts w:ascii="仿宋_GB2312" w:eastAsia="仿宋_GB2312" w:hAnsi="仿宋_GB2312" w:hint="eastAsia"/>
          <w:sz w:val="32"/>
          <w:szCs w:val="32"/>
        </w:rPr>
        <w:t>协调、高效运转；专家组负责技术指导和顾问工作，并在项目执行的关键里程碑节点对阶段性成果进行评审；关键技术研究组负责项目中关键技术的研究和设计；验证测试组负责示范应用场景的选择、协调、设备及系统安装、开展试验验证，并对结果进行分析；质量管理组负责项目进度及质量管控。</w:t>
      </w:r>
    </w:p>
    <w:p w14:paraId="4782C0FC" w14:textId="77777777" w:rsidR="00B36A14" w:rsidRDefault="00C504D6">
      <w:pPr>
        <w:ind w:firstLineChars="200" w:firstLine="640"/>
        <w:rPr>
          <w:rFonts w:ascii="仿宋_GB2312" w:eastAsia="仿宋_GB2312" w:hAnsi="仿宋_GB2312"/>
          <w:sz w:val="32"/>
          <w:szCs w:val="32"/>
        </w:rPr>
      </w:pPr>
      <w:r>
        <w:rPr>
          <w:rFonts w:ascii="仿宋_GB2312" w:eastAsia="仿宋_GB2312" w:hAnsi="仿宋_GB2312" w:hint="eastAsia"/>
          <w:sz w:val="32"/>
          <w:szCs w:val="32"/>
        </w:rPr>
        <w:t>为保证本项目顺利实施，在项目实施过程中将采用里程碑会议、月度例会、月报等沟通管理制度。通过月报及时把握项目的进展情况，每个小组指定一位联系人负责编写月报，说明当月的主要研发工作、按照时间进度表工作的完成情况、存在的问题、需要协调的内容，月报提交领导组所有成员。</w:t>
      </w:r>
      <w:r>
        <w:rPr>
          <w:rFonts w:ascii="仿宋_GB2312" w:eastAsia="仿宋_GB2312" w:hAnsi="仿宋_GB2312" w:hint="eastAsia"/>
          <w:sz w:val="32"/>
          <w:szCs w:val="32"/>
        </w:rPr>
        <w:lastRenderedPageBreak/>
        <w:t>通过定期召开例会，开展进度检查、质量检查、问题沟通、配合协调、资源配置优化、计划偏差管理。在项目到达相应的里程碑时，由项目负责人召开评审会议，领导组和关键研究人员应参与会议，项目负责人负责对评审程序的监督。里程碑会议和月报发给各研究小组。</w:t>
      </w:r>
    </w:p>
    <w:p w14:paraId="7E3257FD" w14:textId="77777777" w:rsidR="00B36A14" w:rsidRDefault="00C504D6">
      <w:pPr>
        <w:ind w:firstLineChars="200" w:firstLine="640"/>
        <w:rPr>
          <w:rFonts w:ascii="仿宋_GB2312" w:eastAsia="仿宋_GB2312" w:hAnsi="仿宋_GB2312"/>
          <w:sz w:val="32"/>
          <w:szCs w:val="32"/>
        </w:rPr>
      </w:pPr>
      <w:r>
        <w:rPr>
          <w:rFonts w:ascii="仿宋_GB2312" w:eastAsia="仿宋_GB2312" w:hAnsi="仿宋_GB2312" w:hint="eastAsia"/>
          <w:sz w:val="32"/>
          <w:szCs w:val="32"/>
        </w:rPr>
        <w:t>在研究过程中存在很多计划外的变化和风险，包括需求变化、</w:t>
      </w:r>
      <w:proofErr w:type="gramStart"/>
      <w:r>
        <w:rPr>
          <w:rFonts w:ascii="仿宋_GB2312" w:eastAsia="仿宋_GB2312" w:hAnsi="仿宋_GB2312" w:hint="eastAsia"/>
          <w:sz w:val="32"/>
          <w:szCs w:val="32"/>
        </w:rPr>
        <w:t>现网变化</w:t>
      </w:r>
      <w:proofErr w:type="gramEnd"/>
      <w:r>
        <w:rPr>
          <w:rFonts w:ascii="仿宋_GB2312" w:eastAsia="仿宋_GB2312" w:hAnsi="仿宋_GB2312" w:hint="eastAsia"/>
          <w:sz w:val="32"/>
          <w:szCs w:val="32"/>
        </w:rPr>
        <w:t>、技术难点变化等，为保证项目顺利实施，研究过程中的风险控制应按需求可变、设计可变、资源可变、局部进度可变、总体进度不变、总体效果不变的原则执行。基于此原则，本项目的风险控制是通过项目的重要输入输出文档的变更来完成的，所有变更均作记录并保存。</w:t>
      </w:r>
    </w:p>
    <w:p w14:paraId="6C6679F2" w14:textId="77777777" w:rsidR="00B36A14" w:rsidRDefault="00C504D6">
      <w:pPr>
        <w:pStyle w:val="ac"/>
        <w:numPr>
          <w:ilvl w:val="0"/>
          <w:numId w:val="35"/>
        </w:numPr>
        <w:adjustRightInd w:val="0"/>
        <w:snapToGrid w:val="0"/>
        <w:spacing w:beforeLines="100" w:before="312" w:afterLines="50" w:after="156"/>
        <w:ind w:firstLineChars="0"/>
        <w:rPr>
          <w:rFonts w:ascii="仿宋_GB2312" w:eastAsia="仿宋_GB2312" w:hAnsi="仿宋_GB2312"/>
          <w:b/>
          <w:sz w:val="32"/>
          <w:szCs w:val="32"/>
        </w:rPr>
      </w:pPr>
      <w:r>
        <w:rPr>
          <w:rFonts w:ascii="仿宋_GB2312" w:eastAsia="仿宋_GB2312" w:hAnsi="仿宋_GB2312" w:hint="eastAsia"/>
          <w:b/>
          <w:sz w:val="32"/>
          <w:szCs w:val="32"/>
        </w:rPr>
        <w:t>其它需要说明的事项</w:t>
      </w:r>
    </w:p>
    <w:p w14:paraId="32612EA1" w14:textId="77777777" w:rsidR="00B36A14" w:rsidRDefault="00C504D6">
      <w:pPr>
        <w:ind w:firstLineChars="200" w:firstLine="640"/>
        <w:rPr>
          <w:rFonts w:ascii="仿宋_GB2312" w:eastAsia="仿宋_GB2312" w:hAnsi="仿宋_GB2312"/>
          <w:b/>
          <w:sz w:val="32"/>
          <w:szCs w:val="32"/>
        </w:rPr>
      </w:pPr>
      <w:r>
        <w:rPr>
          <w:rFonts w:ascii="仿宋_GB2312" w:eastAsia="仿宋_GB2312" w:hAnsi="仿宋_GB2312" w:hint="eastAsia"/>
          <w:sz w:val="32"/>
          <w:szCs w:val="32"/>
        </w:rPr>
        <w:t>无</w:t>
      </w:r>
    </w:p>
    <w:sectPr w:rsidR="00B36A14">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88EC95" w14:textId="77777777" w:rsidR="00403EBF" w:rsidRDefault="00403EBF">
      <w:r>
        <w:separator/>
      </w:r>
    </w:p>
  </w:endnote>
  <w:endnote w:type="continuationSeparator" w:id="0">
    <w:p w14:paraId="74D464B3" w14:textId="77777777" w:rsidR="00403EBF" w:rsidRDefault="00403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yriad Pro">
    <w:altName w:val="Segoe UI"/>
    <w:charset w:val="00"/>
    <w:family w:val="swiss"/>
    <w:pitch w:val="default"/>
    <w:sig w:usb0="00000000" w:usb1="00000000" w:usb2="00000000" w:usb3="00000000" w:csb0="00000001" w:csb1="00000000"/>
  </w:font>
  <w:font w:name="方正兰亭纤黑2.">
    <w:altName w:val="微软雅黑"/>
    <w:charset w:val="86"/>
    <w:family w:val="swiss"/>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方正黑体_GBK">
    <w:altName w:val="微软雅黑"/>
    <w:charset w:val="86"/>
    <w:family w:val="script"/>
    <w:pitch w:val="default"/>
    <w:sig w:usb0="00000001" w:usb1="080E0000" w:usb2="0000000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 w:name="华文宋体">
    <w:altName w:val="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9F0E7" w14:textId="77777777" w:rsidR="00AD3327" w:rsidRDefault="00AD3327">
    <w:pPr>
      <w:pStyle w:val="a7"/>
      <w:jc w:val="center"/>
    </w:pPr>
    <w:r>
      <w:fldChar w:fldCharType="begin"/>
    </w:r>
    <w:r>
      <w:instrText xml:space="preserve"> PAGE   \* MERGEFORMAT </w:instrText>
    </w:r>
    <w:r>
      <w:fldChar w:fldCharType="separate"/>
    </w:r>
    <w:r w:rsidR="00090E82" w:rsidRPr="00090E82">
      <w:rPr>
        <w:noProof/>
        <w:lang w:val="zh-CN"/>
      </w:rPr>
      <w:t>57</w:t>
    </w:r>
    <w:r>
      <w:rPr>
        <w:lang w:val="zh-CN"/>
      </w:rPr>
      <w:fldChar w:fldCharType="end"/>
    </w:r>
  </w:p>
  <w:p w14:paraId="641BB2FF" w14:textId="77777777" w:rsidR="00AD3327" w:rsidRDefault="00AD332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85501" w14:textId="77777777" w:rsidR="00403EBF" w:rsidRDefault="00403EBF">
      <w:r>
        <w:separator/>
      </w:r>
    </w:p>
  </w:footnote>
  <w:footnote w:type="continuationSeparator" w:id="0">
    <w:p w14:paraId="7087A85C" w14:textId="77777777" w:rsidR="00403EBF" w:rsidRDefault="00403E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B4452D" w14:textId="77777777" w:rsidR="00AD3327" w:rsidRDefault="00AD3327">
    <w:pPr>
      <w:pStyle w:val="a8"/>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1F3CA1D"/>
    <w:multiLevelType w:val="singleLevel"/>
    <w:tmpl w:val="F1F3CA1D"/>
    <w:lvl w:ilvl="0">
      <w:start w:val="1"/>
      <w:numFmt w:val="decimal"/>
      <w:lvlText w:val="%1)"/>
      <w:lvlJc w:val="left"/>
      <w:pPr>
        <w:ind w:left="425" w:hanging="425"/>
      </w:pPr>
      <w:rPr>
        <w:rFonts w:hint="default"/>
      </w:rPr>
    </w:lvl>
  </w:abstractNum>
  <w:abstractNum w:abstractNumId="1">
    <w:nsid w:val="054147B5"/>
    <w:multiLevelType w:val="multilevel"/>
    <w:tmpl w:val="054147B5"/>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2">
    <w:nsid w:val="0C99708D"/>
    <w:multiLevelType w:val="multilevel"/>
    <w:tmpl w:val="0C99708D"/>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
    <w:nsid w:val="0DCA39A5"/>
    <w:multiLevelType w:val="singleLevel"/>
    <w:tmpl w:val="0DCA39A5"/>
    <w:lvl w:ilvl="0">
      <w:start w:val="1"/>
      <w:numFmt w:val="decimal"/>
      <w:lvlText w:val="%1."/>
      <w:lvlJc w:val="left"/>
      <w:pPr>
        <w:tabs>
          <w:tab w:val="left" w:pos="785"/>
        </w:tabs>
        <w:ind w:left="785" w:hanging="360"/>
      </w:pPr>
      <w:rPr>
        <w:rFonts w:hint="eastAsia"/>
      </w:rPr>
    </w:lvl>
  </w:abstractNum>
  <w:abstractNum w:abstractNumId="4">
    <w:nsid w:val="10E31747"/>
    <w:multiLevelType w:val="multilevel"/>
    <w:tmpl w:val="10E31747"/>
    <w:lvl w:ilvl="0">
      <w:start w:val="1"/>
      <w:numFmt w:val="lowerLetter"/>
      <w:lvlText w:val="%1)"/>
      <w:lvlJc w:val="left"/>
      <w:pPr>
        <w:ind w:left="1205" w:hanging="420"/>
      </w:p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5">
    <w:nsid w:val="118B2F18"/>
    <w:multiLevelType w:val="multilevel"/>
    <w:tmpl w:val="118B2F18"/>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6">
    <w:nsid w:val="142B743A"/>
    <w:multiLevelType w:val="multilevel"/>
    <w:tmpl w:val="142B743A"/>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7">
    <w:nsid w:val="168C1BBA"/>
    <w:multiLevelType w:val="multilevel"/>
    <w:tmpl w:val="168C1BBA"/>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8">
    <w:nsid w:val="1B467E31"/>
    <w:multiLevelType w:val="multilevel"/>
    <w:tmpl w:val="1B467E3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CA7565A"/>
    <w:multiLevelType w:val="multilevel"/>
    <w:tmpl w:val="1CA7565A"/>
    <w:lvl w:ilvl="0">
      <w:start w:val="1"/>
      <w:numFmt w:val="decimal"/>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nsid w:val="20952D0C"/>
    <w:multiLevelType w:val="multilevel"/>
    <w:tmpl w:val="20952D0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09D550A"/>
    <w:multiLevelType w:val="multilevel"/>
    <w:tmpl w:val="209D550A"/>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12">
    <w:nsid w:val="20FF7E74"/>
    <w:multiLevelType w:val="multilevel"/>
    <w:tmpl w:val="20FF7E74"/>
    <w:lvl w:ilvl="0">
      <w:start w:val="1"/>
      <w:numFmt w:val="bullet"/>
      <w:lvlText w:val=""/>
      <w:lvlJc w:val="left"/>
      <w:pPr>
        <w:ind w:left="1205" w:hanging="420"/>
      </w:pPr>
      <w:rPr>
        <w:rFonts w:ascii="Wingdings" w:hAnsi="Wingdings" w:hint="default"/>
      </w:rPr>
    </w:lvl>
    <w:lvl w:ilvl="1">
      <w:start w:val="1"/>
      <w:numFmt w:val="bullet"/>
      <w:lvlText w:val=""/>
      <w:lvlJc w:val="left"/>
      <w:pPr>
        <w:ind w:left="1625" w:hanging="420"/>
      </w:pPr>
      <w:rPr>
        <w:rFonts w:ascii="Wingdings" w:hAnsi="Wingdings" w:hint="default"/>
      </w:rPr>
    </w:lvl>
    <w:lvl w:ilvl="2">
      <w:start w:val="1"/>
      <w:numFmt w:val="bullet"/>
      <w:lvlText w:val=""/>
      <w:lvlJc w:val="left"/>
      <w:pPr>
        <w:ind w:left="2045" w:hanging="420"/>
      </w:pPr>
      <w:rPr>
        <w:rFonts w:ascii="Wingdings" w:hAnsi="Wingdings" w:hint="default"/>
      </w:rPr>
    </w:lvl>
    <w:lvl w:ilvl="3">
      <w:start w:val="1"/>
      <w:numFmt w:val="bullet"/>
      <w:lvlText w:val=""/>
      <w:lvlJc w:val="left"/>
      <w:pPr>
        <w:ind w:left="2465" w:hanging="420"/>
      </w:pPr>
      <w:rPr>
        <w:rFonts w:ascii="Wingdings" w:hAnsi="Wingdings" w:hint="default"/>
      </w:rPr>
    </w:lvl>
    <w:lvl w:ilvl="4">
      <w:start w:val="1"/>
      <w:numFmt w:val="bullet"/>
      <w:lvlText w:val=""/>
      <w:lvlJc w:val="left"/>
      <w:pPr>
        <w:ind w:left="2885" w:hanging="420"/>
      </w:pPr>
      <w:rPr>
        <w:rFonts w:ascii="Wingdings" w:hAnsi="Wingdings" w:hint="default"/>
      </w:rPr>
    </w:lvl>
    <w:lvl w:ilvl="5">
      <w:start w:val="1"/>
      <w:numFmt w:val="bullet"/>
      <w:lvlText w:val=""/>
      <w:lvlJc w:val="left"/>
      <w:pPr>
        <w:ind w:left="3305" w:hanging="420"/>
      </w:pPr>
      <w:rPr>
        <w:rFonts w:ascii="Wingdings" w:hAnsi="Wingdings" w:hint="default"/>
      </w:rPr>
    </w:lvl>
    <w:lvl w:ilvl="6">
      <w:start w:val="1"/>
      <w:numFmt w:val="bullet"/>
      <w:lvlText w:val=""/>
      <w:lvlJc w:val="left"/>
      <w:pPr>
        <w:ind w:left="3725" w:hanging="420"/>
      </w:pPr>
      <w:rPr>
        <w:rFonts w:ascii="Wingdings" w:hAnsi="Wingdings" w:hint="default"/>
      </w:rPr>
    </w:lvl>
    <w:lvl w:ilvl="7">
      <w:start w:val="1"/>
      <w:numFmt w:val="bullet"/>
      <w:lvlText w:val=""/>
      <w:lvlJc w:val="left"/>
      <w:pPr>
        <w:ind w:left="4145" w:hanging="420"/>
      </w:pPr>
      <w:rPr>
        <w:rFonts w:ascii="Wingdings" w:hAnsi="Wingdings" w:hint="default"/>
      </w:rPr>
    </w:lvl>
    <w:lvl w:ilvl="8">
      <w:start w:val="1"/>
      <w:numFmt w:val="bullet"/>
      <w:lvlText w:val=""/>
      <w:lvlJc w:val="left"/>
      <w:pPr>
        <w:ind w:left="4565" w:hanging="420"/>
      </w:pPr>
      <w:rPr>
        <w:rFonts w:ascii="Wingdings" w:hAnsi="Wingdings" w:hint="default"/>
      </w:rPr>
    </w:lvl>
  </w:abstractNum>
  <w:abstractNum w:abstractNumId="13">
    <w:nsid w:val="22EA2AC9"/>
    <w:multiLevelType w:val="multilevel"/>
    <w:tmpl w:val="22EA2AC9"/>
    <w:lvl w:ilvl="0">
      <w:start w:val="1"/>
      <w:numFmt w:val="bullet"/>
      <w:lvlText w:val=""/>
      <w:lvlJc w:val="left"/>
      <w:pPr>
        <w:ind w:left="1205" w:hanging="420"/>
      </w:pPr>
      <w:rPr>
        <w:rFonts w:ascii="Wingdings" w:hAnsi="Wingdings" w:hint="default"/>
      </w:rPr>
    </w:lvl>
    <w:lvl w:ilvl="1">
      <w:start w:val="1"/>
      <w:numFmt w:val="bullet"/>
      <w:lvlText w:val=""/>
      <w:lvlJc w:val="left"/>
      <w:pPr>
        <w:ind w:left="1625" w:hanging="420"/>
      </w:pPr>
      <w:rPr>
        <w:rFonts w:ascii="Wingdings" w:hAnsi="Wingdings" w:hint="default"/>
      </w:rPr>
    </w:lvl>
    <w:lvl w:ilvl="2">
      <w:start w:val="1"/>
      <w:numFmt w:val="bullet"/>
      <w:lvlText w:val=""/>
      <w:lvlJc w:val="left"/>
      <w:pPr>
        <w:ind w:left="2045" w:hanging="420"/>
      </w:pPr>
      <w:rPr>
        <w:rFonts w:ascii="Wingdings" w:hAnsi="Wingdings" w:hint="default"/>
      </w:rPr>
    </w:lvl>
    <w:lvl w:ilvl="3">
      <w:start w:val="1"/>
      <w:numFmt w:val="bullet"/>
      <w:lvlText w:val=""/>
      <w:lvlJc w:val="left"/>
      <w:pPr>
        <w:ind w:left="2465" w:hanging="420"/>
      </w:pPr>
      <w:rPr>
        <w:rFonts w:ascii="Wingdings" w:hAnsi="Wingdings" w:hint="default"/>
      </w:rPr>
    </w:lvl>
    <w:lvl w:ilvl="4">
      <w:start w:val="1"/>
      <w:numFmt w:val="bullet"/>
      <w:lvlText w:val=""/>
      <w:lvlJc w:val="left"/>
      <w:pPr>
        <w:ind w:left="2885" w:hanging="420"/>
      </w:pPr>
      <w:rPr>
        <w:rFonts w:ascii="Wingdings" w:hAnsi="Wingdings" w:hint="default"/>
      </w:rPr>
    </w:lvl>
    <w:lvl w:ilvl="5">
      <w:start w:val="1"/>
      <w:numFmt w:val="bullet"/>
      <w:lvlText w:val=""/>
      <w:lvlJc w:val="left"/>
      <w:pPr>
        <w:ind w:left="3305" w:hanging="420"/>
      </w:pPr>
      <w:rPr>
        <w:rFonts w:ascii="Wingdings" w:hAnsi="Wingdings" w:hint="default"/>
      </w:rPr>
    </w:lvl>
    <w:lvl w:ilvl="6">
      <w:start w:val="1"/>
      <w:numFmt w:val="bullet"/>
      <w:lvlText w:val=""/>
      <w:lvlJc w:val="left"/>
      <w:pPr>
        <w:ind w:left="3725" w:hanging="420"/>
      </w:pPr>
      <w:rPr>
        <w:rFonts w:ascii="Wingdings" w:hAnsi="Wingdings" w:hint="default"/>
      </w:rPr>
    </w:lvl>
    <w:lvl w:ilvl="7">
      <w:start w:val="1"/>
      <w:numFmt w:val="bullet"/>
      <w:lvlText w:val=""/>
      <w:lvlJc w:val="left"/>
      <w:pPr>
        <w:ind w:left="4145" w:hanging="420"/>
      </w:pPr>
      <w:rPr>
        <w:rFonts w:ascii="Wingdings" w:hAnsi="Wingdings" w:hint="default"/>
      </w:rPr>
    </w:lvl>
    <w:lvl w:ilvl="8">
      <w:start w:val="1"/>
      <w:numFmt w:val="bullet"/>
      <w:lvlText w:val=""/>
      <w:lvlJc w:val="left"/>
      <w:pPr>
        <w:ind w:left="4565" w:hanging="420"/>
      </w:pPr>
      <w:rPr>
        <w:rFonts w:ascii="Wingdings" w:hAnsi="Wingdings" w:hint="default"/>
      </w:rPr>
    </w:lvl>
  </w:abstractNum>
  <w:abstractNum w:abstractNumId="14">
    <w:nsid w:val="24923EC5"/>
    <w:multiLevelType w:val="multilevel"/>
    <w:tmpl w:val="24923EC5"/>
    <w:lvl w:ilvl="0">
      <w:start w:val="1"/>
      <w:numFmt w:val="bullet"/>
      <w:lvlText w:val="-"/>
      <w:lvlJc w:val="left"/>
      <w:pPr>
        <w:ind w:left="420" w:hanging="420"/>
      </w:pPr>
      <w:rPr>
        <w:rFonts w:ascii="仿宋" w:eastAsia="仿宋" w:hAnsi="仿宋"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265125DB"/>
    <w:multiLevelType w:val="multilevel"/>
    <w:tmpl w:val="265125DB"/>
    <w:lvl w:ilvl="0">
      <w:start w:val="1"/>
      <w:numFmt w:val="bullet"/>
      <w:lvlText w:val=""/>
      <w:lvlJc w:val="left"/>
      <w:pPr>
        <w:ind w:left="1205" w:hanging="420"/>
      </w:pPr>
      <w:rPr>
        <w:rFonts w:ascii="Wingdings" w:hAnsi="Wingdings" w:hint="default"/>
      </w:rPr>
    </w:lvl>
    <w:lvl w:ilvl="1">
      <w:start w:val="1"/>
      <w:numFmt w:val="bullet"/>
      <w:lvlText w:val=""/>
      <w:lvlJc w:val="left"/>
      <w:pPr>
        <w:ind w:left="1625" w:hanging="420"/>
      </w:pPr>
      <w:rPr>
        <w:rFonts w:ascii="Wingdings" w:hAnsi="Wingdings" w:hint="default"/>
      </w:rPr>
    </w:lvl>
    <w:lvl w:ilvl="2">
      <w:start w:val="1"/>
      <w:numFmt w:val="bullet"/>
      <w:lvlText w:val=""/>
      <w:lvlJc w:val="left"/>
      <w:pPr>
        <w:ind w:left="2045" w:hanging="420"/>
      </w:pPr>
      <w:rPr>
        <w:rFonts w:ascii="Wingdings" w:hAnsi="Wingdings" w:hint="default"/>
      </w:rPr>
    </w:lvl>
    <w:lvl w:ilvl="3">
      <w:start w:val="1"/>
      <w:numFmt w:val="bullet"/>
      <w:lvlText w:val=""/>
      <w:lvlJc w:val="left"/>
      <w:pPr>
        <w:ind w:left="2465" w:hanging="420"/>
      </w:pPr>
      <w:rPr>
        <w:rFonts w:ascii="Wingdings" w:hAnsi="Wingdings" w:hint="default"/>
      </w:rPr>
    </w:lvl>
    <w:lvl w:ilvl="4">
      <w:start w:val="1"/>
      <w:numFmt w:val="bullet"/>
      <w:lvlText w:val=""/>
      <w:lvlJc w:val="left"/>
      <w:pPr>
        <w:ind w:left="2885" w:hanging="420"/>
      </w:pPr>
      <w:rPr>
        <w:rFonts w:ascii="Wingdings" w:hAnsi="Wingdings" w:hint="default"/>
      </w:rPr>
    </w:lvl>
    <w:lvl w:ilvl="5">
      <w:start w:val="1"/>
      <w:numFmt w:val="bullet"/>
      <w:lvlText w:val=""/>
      <w:lvlJc w:val="left"/>
      <w:pPr>
        <w:ind w:left="3305" w:hanging="420"/>
      </w:pPr>
      <w:rPr>
        <w:rFonts w:ascii="Wingdings" w:hAnsi="Wingdings" w:hint="default"/>
      </w:rPr>
    </w:lvl>
    <w:lvl w:ilvl="6">
      <w:start w:val="1"/>
      <w:numFmt w:val="bullet"/>
      <w:lvlText w:val=""/>
      <w:lvlJc w:val="left"/>
      <w:pPr>
        <w:ind w:left="3725" w:hanging="420"/>
      </w:pPr>
      <w:rPr>
        <w:rFonts w:ascii="Wingdings" w:hAnsi="Wingdings" w:hint="default"/>
      </w:rPr>
    </w:lvl>
    <w:lvl w:ilvl="7">
      <w:start w:val="1"/>
      <w:numFmt w:val="bullet"/>
      <w:lvlText w:val=""/>
      <w:lvlJc w:val="left"/>
      <w:pPr>
        <w:ind w:left="4145" w:hanging="420"/>
      </w:pPr>
      <w:rPr>
        <w:rFonts w:ascii="Wingdings" w:hAnsi="Wingdings" w:hint="default"/>
      </w:rPr>
    </w:lvl>
    <w:lvl w:ilvl="8">
      <w:start w:val="1"/>
      <w:numFmt w:val="bullet"/>
      <w:lvlText w:val=""/>
      <w:lvlJc w:val="left"/>
      <w:pPr>
        <w:ind w:left="4565" w:hanging="420"/>
      </w:pPr>
      <w:rPr>
        <w:rFonts w:ascii="Wingdings" w:hAnsi="Wingdings" w:hint="default"/>
      </w:rPr>
    </w:lvl>
  </w:abstractNum>
  <w:abstractNum w:abstractNumId="16">
    <w:nsid w:val="2D1663BC"/>
    <w:multiLevelType w:val="multilevel"/>
    <w:tmpl w:val="2D1663B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7">
    <w:nsid w:val="32B638AE"/>
    <w:multiLevelType w:val="multilevel"/>
    <w:tmpl w:val="32B638AE"/>
    <w:lvl w:ilvl="0">
      <w:start w:val="1"/>
      <w:numFmt w:val="bullet"/>
      <w:lvlText w:val=""/>
      <w:lvlJc w:val="left"/>
      <w:pPr>
        <w:ind w:left="1205" w:hanging="420"/>
      </w:pPr>
      <w:rPr>
        <w:rFonts w:ascii="Wingdings" w:hAnsi="Wingdings" w:hint="default"/>
      </w:rPr>
    </w:lvl>
    <w:lvl w:ilvl="1">
      <w:start w:val="1"/>
      <w:numFmt w:val="bullet"/>
      <w:lvlText w:val=""/>
      <w:lvlJc w:val="left"/>
      <w:pPr>
        <w:ind w:left="1625" w:hanging="420"/>
      </w:pPr>
      <w:rPr>
        <w:rFonts w:ascii="Wingdings" w:hAnsi="Wingdings" w:hint="default"/>
      </w:rPr>
    </w:lvl>
    <w:lvl w:ilvl="2">
      <w:start w:val="1"/>
      <w:numFmt w:val="bullet"/>
      <w:lvlText w:val=""/>
      <w:lvlJc w:val="left"/>
      <w:pPr>
        <w:ind w:left="2045" w:hanging="420"/>
      </w:pPr>
      <w:rPr>
        <w:rFonts w:ascii="Wingdings" w:hAnsi="Wingdings" w:hint="default"/>
      </w:rPr>
    </w:lvl>
    <w:lvl w:ilvl="3">
      <w:start w:val="1"/>
      <w:numFmt w:val="bullet"/>
      <w:lvlText w:val=""/>
      <w:lvlJc w:val="left"/>
      <w:pPr>
        <w:ind w:left="2465" w:hanging="420"/>
      </w:pPr>
      <w:rPr>
        <w:rFonts w:ascii="Wingdings" w:hAnsi="Wingdings" w:hint="default"/>
      </w:rPr>
    </w:lvl>
    <w:lvl w:ilvl="4">
      <w:start w:val="1"/>
      <w:numFmt w:val="bullet"/>
      <w:lvlText w:val=""/>
      <w:lvlJc w:val="left"/>
      <w:pPr>
        <w:ind w:left="2885" w:hanging="420"/>
      </w:pPr>
      <w:rPr>
        <w:rFonts w:ascii="Wingdings" w:hAnsi="Wingdings" w:hint="default"/>
      </w:rPr>
    </w:lvl>
    <w:lvl w:ilvl="5">
      <w:start w:val="1"/>
      <w:numFmt w:val="bullet"/>
      <w:lvlText w:val=""/>
      <w:lvlJc w:val="left"/>
      <w:pPr>
        <w:ind w:left="3305" w:hanging="420"/>
      </w:pPr>
      <w:rPr>
        <w:rFonts w:ascii="Wingdings" w:hAnsi="Wingdings" w:hint="default"/>
      </w:rPr>
    </w:lvl>
    <w:lvl w:ilvl="6">
      <w:start w:val="1"/>
      <w:numFmt w:val="bullet"/>
      <w:lvlText w:val=""/>
      <w:lvlJc w:val="left"/>
      <w:pPr>
        <w:ind w:left="3725" w:hanging="420"/>
      </w:pPr>
      <w:rPr>
        <w:rFonts w:ascii="Wingdings" w:hAnsi="Wingdings" w:hint="default"/>
      </w:rPr>
    </w:lvl>
    <w:lvl w:ilvl="7">
      <w:start w:val="1"/>
      <w:numFmt w:val="bullet"/>
      <w:lvlText w:val=""/>
      <w:lvlJc w:val="left"/>
      <w:pPr>
        <w:ind w:left="4145" w:hanging="420"/>
      </w:pPr>
      <w:rPr>
        <w:rFonts w:ascii="Wingdings" w:hAnsi="Wingdings" w:hint="default"/>
      </w:rPr>
    </w:lvl>
    <w:lvl w:ilvl="8">
      <w:start w:val="1"/>
      <w:numFmt w:val="bullet"/>
      <w:lvlText w:val=""/>
      <w:lvlJc w:val="left"/>
      <w:pPr>
        <w:ind w:left="4565" w:hanging="420"/>
      </w:pPr>
      <w:rPr>
        <w:rFonts w:ascii="Wingdings" w:hAnsi="Wingdings" w:hint="default"/>
      </w:rPr>
    </w:lvl>
  </w:abstractNum>
  <w:abstractNum w:abstractNumId="18">
    <w:nsid w:val="3CDB5C51"/>
    <w:multiLevelType w:val="multilevel"/>
    <w:tmpl w:val="3CDB5C51"/>
    <w:lvl w:ilvl="0">
      <w:start w:val="1"/>
      <w:numFmt w:val="decimal"/>
      <w:lvlText w:val="%1)"/>
      <w:lvlJc w:val="left"/>
      <w:pPr>
        <w:ind w:left="420" w:hanging="420"/>
      </w:pPr>
    </w:lvl>
    <w:lvl w:ilvl="1">
      <w:start w:val="1"/>
      <w:numFmt w:val="decimal"/>
      <w:lvlText w:val="%2)"/>
      <w:lvlJc w:val="left"/>
      <w:pPr>
        <w:ind w:left="840" w:hanging="420"/>
      </w:pPr>
    </w:lvl>
    <w:lvl w:ilvl="2">
      <w:start w:val="1"/>
      <w:numFmt w:val="bullet"/>
      <w:lvlText w:val=""/>
      <w:lvlJc w:val="left"/>
      <w:pPr>
        <w:ind w:left="1260" w:hanging="420"/>
      </w:pPr>
      <w:rPr>
        <w:rFonts w:ascii="Wingdings" w:hAnsi="Wingding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3F247F03"/>
    <w:multiLevelType w:val="multilevel"/>
    <w:tmpl w:val="3F247F03"/>
    <w:lvl w:ilvl="0">
      <w:start w:val="1"/>
      <w:numFmt w:val="chineseCountingThousand"/>
      <w:lvlText w:val="%1"/>
      <w:lvlJc w:val="left"/>
      <w:pPr>
        <w:ind w:left="0" w:firstLine="0"/>
      </w:pPr>
      <w:rPr>
        <w:rFonts w:hint="eastAsia"/>
      </w:rPr>
    </w:lvl>
    <w:lvl w:ilvl="1">
      <w:start w:val="1"/>
      <w:numFmt w:val="decimal"/>
      <w:pStyle w:val="2"/>
      <w:isLgl/>
      <w:lvlText w:val="%1.%2"/>
      <w:lvlJc w:val="left"/>
      <w:pPr>
        <w:ind w:left="0" w:firstLine="0"/>
      </w:pPr>
      <w:rPr>
        <w:rFonts w:hint="eastAsia"/>
      </w:rPr>
    </w:lvl>
    <w:lvl w:ilvl="2">
      <w:start w:val="1"/>
      <w:numFmt w:val="decimal"/>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isLg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nsid w:val="3FFB2E95"/>
    <w:multiLevelType w:val="multilevel"/>
    <w:tmpl w:val="3FFB2E95"/>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21">
    <w:nsid w:val="427679ED"/>
    <w:multiLevelType w:val="multilevel"/>
    <w:tmpl w:val="427679E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22">
    <w:nsid w:val="4B5B336C"/>
    <w:multiLevelType w:val="multilevel"/>
    <w:tmpl w:val="4B5B336C"/>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23">
    <w:nsid w:val="581726D6"/>
    <w:multiLevelType w:val="multilevel"/>
    <w:tmpl w:val="581726D6"/>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4">
    <w:nsid w:val="5B1E6581"/>
    <w:multiLevelType w:val="multilevel"/>
    <w:tmpl w:val="5B1E6581"/>
    <w:lvl w:ilvl="0">
      <w:start w:val="1"/>
      <w:numFmt w:val="bullet"/>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25">
    <w:nsid w:val="5BC429F7"/>
    <w:multiLevelType w:val="multilevel"/>
    <w:tmpl w:val="5BC429F7"/>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decimal"/>
      <w:lvlText w:val="%3）"/>
      <w:lvlJc w:val="left"/>
      <w:pPr>
        <w:ind w:left="1205" w:hanging="42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5D6946C4"/>
    <w:multiLevelType w:val="multilevel"/>
    <w:tmpl w:val="5D6946C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7">
    <w:nsid w:val="621350ED"/>
    <w:multiLevelType w:val="multilevel"/>
    <w:tmpl w:val="621350ED"/>
    <w:lvl w:ilvl="0">
      <w:start w:val="1"/>
      <w:numFmt w:val="decimal"/>
      <w:lvlText w:val="%1."/>
      <w:lvlJc w:val="left"/>
      <w:pPr>
        <w:ind w:left="562"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nsid w:val="62965BA6"/>
    <w:multiLevelType w:val="multilevel"/>
    <w:tmpl w:val="62965BA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nsid w:val="69192A45"/>
    <w:multiLevelType w:val="multilevel"/>
    <w:tmpl w:val="69192A45"/>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30">
    <w:nsid w:val="69867BDD"/>
    <w:multiLevelType w:val="multilevel"/>
    <w:tmpl w:val="69867BDD"/>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31">
    <w:nsid w:val="6B1B4B9E"/>
    <w:multiLevelType w:val="multilevel"/>
    <w:tmpl w:val="6B1B4B9E"/>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32">
    <w:nsid w:val="6D300C6D"/>
    <w:multiLevelType w:val="multilevel"/>
    <w:tmpl w:val="6D300C6D"/>
    <w:lvl w:ilvl="0">
      <w:start w:val="1"/>
      <w:numFmt w:val="chineseCountingThousand"/>
      <w:pStyle w:val="1"/>
      <w:lvlText w:val="%1"/>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isLg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3">
    <w:nsid w:val="6D7A4146"/>
    <w:multiLevelType w:val="multilevel"/>
    <w:tmpl w:val="6D7A4146"/>
    <w:lvl w:ilvl="0">
      <w:start w:val="1"/>
      <w:numFmt w:val="lowerLetter"/>
      <w:lvlText w:val="%1)"/>
      <w:lvlJc w:val="left"/>
      <w:pPr>
        <w:ind w:left="1205" w:hanging="420"/>
      </w:p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34">
    <w:nsid w:val="7C220958"/>
    <w:multiLevelType w:val="multilevel"/>
    <w:tmpl w:val="7C220958"/>
    <w:lvl w:ilvl="0">
      <w:start w:val="1"/>
      <w:numFmt w:val="chineseCountingThousand"/>
      <w:lvlText w:val="%1"/>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isLg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32"/>
  </w:num>
  <w:num w:numId="2">
    <w:abstractNumId w:val="19"/>
  </w:num>
  <w:num w:numId="3">
    <w:abstractNumId w:val="34"/>
  </w:num>
  <w:num w:numId="4">
    <w:abstractNumId w:val="28"/>
  </w:num>
  <w:num w:numId="5">
    <w:abstractNumId w:val="17"/>
  </w:num>
  <w:num w:numId="6">
    <w:abstractNumId w:val="16"/>
  </w:num>
  <w:num w:numId="7">
    <w:abstractNumId w:val="2"/>
  </w:num>
  <w:num w:numId="8">
    <w:abstractNumId w:val="12"/>
  </w:num>
  <w:num w:numId="9">
    <w:abstractNumId w:val="26"/>
  </w:num>
  <w:num w:numId="10">
    <w:abstractNumId w:val="1"/>
  </w:num>
  <w:num w:numId="11">
    <w:abstractNumId w:val="30"/>
  </w:num>
  <w:num w:numId="12">
    <w:abstractNumId w:val="5"/>
  </w:num>
  <w:num w:numId="13">
    <w:abstractNumId w:val="25"/>
  </w:num>
  <w:num w:numId="14">
    <w:abstractNumId w:val="20"/>
  </w:num>
  <w:num w:numId="15">
    <w:abstractNumId w:val="6"/>
  </w:num>
  <w:num w:numId="16">
    <w:abstractNumId w:val="0"/>
  </w:num>
  <w:num w:numId="17">
    <w:abstractNumId w:val="31"/>
  </w:num>
  <w:num w:numId="18">
    <w:abstractNumId w:val="11"/>
  </w:num>
  <w:num w:numId="19">
    <w:abstractNumId w:val="29"/>
  </w:num>
  <w:num w:numId="20">
    <w:abstractNumId w:val="23"/>
  </w:num>
  <w:num w:numId="21">
    <w:abstractNumId w:val="24"/>
  </w:num>
  <w:num w:numId="22">
    <w:abstractNumId w:val="7"/>
  </w:num>
  <w:num w:numId="23">
    <w:abstractNumId w:val="33"/>
  </w:num>
  <w:num w:numId="24">
    <w:abstractNumId w:val="4"/>
  </w:num>
  <w:num w:numId="25">
    <w:abstractNumId w:val="10"/>
  </w:num>
  <w:num w:numId="26">
    <w:abstractNumId w:val="15"/>
  </w:num>
  <w:num w:numId="27">
    <w:abstractNumId w:val="18"/>
  </w:num>
  <w:num w:numId="28">
    <w:abstractNumId w:val="14"/>
  </w:num>
  <w:num w:numId="29">
    <w:abstractNumId w:val="13"/>
  </w:num>
  <w:num w:numId="30">
    <w:abstractNumId w:val="27"/>
  </w:num>
  <w:num w:numId="31">
    <w:abstractNumId w:val="22"/>
  </w:num>
  <w:num w:numId="32">
    <w:abstractNumId w:val="21"/>
  </w:num>
  <w:num w:numId="33">
    <w:abstractNumId w:val="9"/>
  </w:num>
  <w:num w:numId="34">
    <w:abstractNumId w:val="3"/>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李 财云">
    <w15:presenceInfo w15:providerId="Windows Live" w15:userId="2811043132fff5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D3C"/>
    <w:rsid w:val="00012C31"/>
    <w:rsid w:val="00016108"/>
    <w:rsid w:val="00024249"/>
    <w:rsid w:val="000332F1"/>
    <w:rsid w:val="00050146"/>
    <w:rsid w:val="000522B1"/>
    <w:rsid w:val="00083408"/>
    <w:rsid w:val="00090E82"/>
    <w:rsid w:val="000D2A14"/>
    <w:rsid w:val="000D5184"/>
    <w:rsid w:val="000E112D"/>
    <w:rsid w:val="000E12E4"/>
    <w:rsid w:val="000E38C0"/>
    <w:rsid w:val="000F74D7"/>
    <w:rsid w:val="00117A96"/>
    <w:rsid w:val="001537A0"/>
    <w:rsid w:val="0019348F"/>
    <w:rsid w:val="0019583C"/>
    <w:rsid w:val="00195FFC"/>
    <w:rsid w:val="001A6D05"/>
    <w:rsid w:val="001B6B76"/>
    <w:rsid w:val="001B7175"/>
    <w:rsid w:val="001C1C7A"/>
    <w:rsid w:val="001C3480"/>
    <w:rsid w:val="001F756E"/>
    <w:rsid w:val="001F7999"/>
    <w:rsid w:val="00216A7D"/>
    <w:rsid w:val="00222AB6"/>
    <w:rsid w:val="00223844"/>
    <w:rsid w:val="00242774"/>
    <w:rsid w:val="002512E7"/>
    <w:rsid w:val="00255731"/>
    <w:rsid w:val="0029297E"/>
    <w:rsid w:val="002A2084"/>
    <w:rsid w:val="002B0D3C"/>
    <w:rsid w:val="002B2745"/>
    <w:rsid w:val="002C747A"/>
    <w:rsid w:val="002D50EC"/>
    <w:rsid w:val="002E60EE"/>
    <w:rsid w:val="002F1D0E"/>
    <w:rsid w:val="002F420C"/>
    <w:rsid w:val="00325A1F"/>
    <w:rsid w:val="0033194C"/>
    <w:rsid w:val="003416E1"/>
    <w:rsid w:val="0034795D"/>
    <w:rsid w:val="00352BF7"/>
    <w:rsid w:val="0035743A"/>
    <w:rsid w:val="003763B4"/>
    <w:rsid w:val="00380EB6"/>
    <w:rsid w:val="00390E95"/>
    <w:rsid w:val="003968B2"/>
    <w:rsid w:val="003C1970"/>
    <w:rsid w:val="003D4CA0"/>
    <w:rsid w:val="003D7F37"/>
    <w:rsid w:val="003F6396"/>
    <w:rsid w:val="003F70F6"/>
    <w:rsid w:val="00403EBF"/>
    <w:rsid w:val="00410CA5"/>
    <w:rsid w:val="00415201"/>
    <w:rsid w:val="004232EF"/>
    <w:rsid w:val="004247D5"/>
    <w:rsid w:val="00454620"/>
    <w:rsid w:val="00475ED1"/>
    <w:rsid w:val="00495522"/>
    <w:rsid w:val="0049647D"/>
    <w:rsid w:val="004C5AB2"/>
    <w:rsid w:val="004C7D7C"/>
    <w:rsid w:val="005045D3"/>
    <w:rsid w:val="00514FB6"/>
    <w:rsid w:val="00517F38"/>
    <w:rsid w:val="00531EAA"/>
    <w:rsid w:val="00543E84"/>
    <w:rsid w:val="00563598"/>
    <w:rsid w:val="00566BCE"/>
    <w:rsid w:val="005835D1"/>
    <w:rsid w:val="00586088"/>
    <w:rsid w:val="00587F0E"/>
    <w:rsid w:val="005A1DCF"/>
    <w:rsid w:val="005E15F2"/>
    <w:rsid w:val="005F2D68"/>
    <w:rsid w:val="006003D8"/>
    <w:rsid w:val="00605EF0"/>
    <w:rsid w:val="00607EDE"/>
    <w:rsid w:val="00634864"/>
    <w:rsid w:val="0063775A"/>
    <w:rsid w:val="00637CB5"/>
    <w:rsid w:val="00651FD1"/>
    <w:rsid w:val="006870D2"/>
    <w:rsid w:val="006B0E7E"/>
    <w:rsid w:val="006B247F"/>
    <w:rsid w:val="006C42C5"/>
    <w:rsid w:val="006C725A"/>
    <w:rsid w:val="006D0E08"/>
    <w:rsid w:val="006D7B87"/>
    <w:rsid w:val="006F4B13"/>
    <w:rsid w:val="00721EBF"/>
    <w:rsid w:val="007228A0"/>
    <w:rsid w:val="007407C1"/>
    <w:rsid w:val="00741C9D"/>
    <w:rsid w:val="00775C69"/>
    <w:rsid w:val="00787A6D"/>
    <w:rsid w:val="007903A5"/>
    <w:rsid w:val="007B1D12"/>
    <w:rsid w:val="007D52A4"/>
    <w:rsid w:val="007F401B"/>
    <w:rsid w:val="00802E60"/>
    <w:rsid w:val="0080656C"/>
    <w:rsid w:val="00810443"/>
    <w:rsid w:val="008109ED"/>
    <w:rsid w:val="00823685"/>
    <w:rsid w:val="0084746B"/>
    <w:rsid w:val="00847712"/>
    <w:rsid w:val="00876A77"/>
    <w:rsid w:val="00877DE5"/>
    <w:rsid w:val="0089492D"/>
    <w:rsid w:val="00895EB7"/>
    <w:rsid w:val="008A0F08"/>
    <w:rsid w:val="008A68E5"/>
    <w:rsid w:val="008B09EA"/>
    <w:rsid w:val="008B6A76"/>
    <w:rsid w:val="008C3501"/>
    <w:rsid w:val="008D2737"/>
    <w:rsid w:val="008D5AC6"/>
    <w:rsid w:val="008D7BBD"/>
    <w:rsid w:val="008E693E"/>
    <w:rsid w:val="008F39A2"/>
    <w:rsid w:val="009142F3"/>
    <w:rsid w:val="009166D1"/>
    <w:rsid w:val="0092174F"/>
    <w:rsid w:val="00927F56"/>
    <w:rsid w:val="00935695"/>
    <w:rsid w:val="00942B7E"/>
    <w:rsid w:val="00943043"/>
    <w:rsid w:val="009612E6"/>
    <w:rsid w:val="0096258E"/>
    <w:rsid w:val="009751C5"/>
    <w:rsid w:val="00976827"/>
    <w:rsid w:val="00977587"/>
    <w:rsid w:val="009A7E15"/>
    <w:rsid w:val="009C18EC"/>
    <w:rsid w:val="009C1984"/>
    <w:rsid w:val="009C4F88"/>
    <w:rsid w:val="009D1041"/>
    <w:rsid w:val="009D1F75"/>
    <w:rsid w:val="009D4825"/>
    <w:rsid w:val="009F4CB9"/>
    <w:rsid w:val="009F5B9D"/>
    <w:rsid w:val="00A0626F"/>
    <w:rsid w:val="00A1152A"/>
    <w:rsid w:val="00A20235"/>
    <w:rsid w:val="00A24B92"/>
    <w:rsid w:val="00A359C0"/>
    <w:rsid w:val="00A51A98"/>
    <w:rsid w:val="00AA526D"/>
    <w:rsid w:val="00AD3327"/>
    <w:rsid w:val="00AD3F3B"/>
    <w:rsid w:val="00AD632B"/>
    <w:rsid w:val="00AE38AC"/>
    <w:rsid w:val="00B03B4A"/>
    <w:rsid w:val="00B11FA1"/>
    <w:rsid w:val="00B156FE"/>
    <w:rsid w:val="00B23537"/>
    <w:rsid w:val="00B36A14"/>
    <w:rsid w:val="00B372FB"/>
    <w:rsid w:val="00B50798"/>
    <w:rsid w:val="00B62B17"/>
    <w:rsid w:val="00B733E6"/>
    <w:rsid w:val="00B802E2"/>
    <w:rsid w:val="00B802F6"/>
    <w:rsid w:val="00B877AC"/>
    <w:rsid w:val="00BA10F5"/>
    <w:rsid w:val="00BB215B"/>
    <w:rsid w:val="00BC7E6C"/>
    <w:rsid w:val="00BE3C12"/>
    <w:rsid w:val="00BE6C5B"/>
    <w:rsid w:val="00BF1122"/>
    <w:rsid w:val="00BF2724"/>
    <w:rsid w:val="00BF527B"/>
    <w:rsid w:val="00C130E6"/>
    <w:rsid w:val="00C1453C"/>
    <w:rsid w:val="00C1760E"/>
    <w:rsid w:val="00C32961"/>
    <w:rsid w:val="00C33007"/>
    <w:rsid w:val="00C46180"/>
    <w:rsid w:val="00C504D6"/>
    <w:rsid w:val="00C5440A"/>
    <w:rsid w:val="00C633DF"/>
    <w:rsid w:val="00C65948"/>
    <w:rsid w:val="00C67C57"/>
    <w:rsid w:val="00C7258E"/>
    <w:rsid w:val="00C769CB"/>
    <w:rsid w:val="00C9002B"/>
    <w:rsid w:val="00C902A9"/>
    <w:rsid w:val="00C97D10"/>
    <w:rsid w:val="00CA0DAC"/>
    <w:rsid w:val="00CA58DA"/>
    <w:rsid w:val="00CB009D"/>
    <w:rsid w:val="00CB7E29"/>
    <w:rsid w:val="00CC7727"/>
    <w:rsid w:val="00D23A76"/>
    <w:rsid w:val="00D33F9F"/>
    <w:rsid w:val="00D5542E"/>
    <w:rsid w:val="00D56017"/>
    <w:rsid w:val="00D600F0"/>
    <w:rsid w:val="00D61B46"/>
    <w:rsid w:val="00D6775D"/>
    <w:rsid w:val="00D76ADE"/>
    <w:rsid w:val="00D80DE0"/>
    <w:rsid w:val="00D90A53"/>
    <w:rsid w:val="00DB72EE"/>
    <w:rsid w:val="00DD242A"/>
    <w:rsid w:val="00E01FF4"/>
    <w:rsid w:val="00E077B9"/>
    <w:rsid w:val="00E13E9E"/>
    <w:rsid w:val="00E154A5"/>
    <w:rsid w:val="00E3307D"/>
    <w:rsid w:val="00E61ACC"/>
    <w:rsid w:val="00E67B17"/>
    <w:rsid w:val="00E83563"/>
    <w:rsid w:val="00EA426F"/>
    <w:rsid w:val="00EB787E"/>
    <w:rsid w:val="00ED2C3A"/>
    <w:rsid w:val="00ED2EBE"/>
    <w:rsid w:val="00ED3B7D"/>
    <w:rsid w:val="00EF51DA"/>
    <w:rsid w:val="00EF726B"/>
    <w:rsid w:val="00F0071E"/>
    <w:rsid w:val="00F17B31"/>
    <w:rsid w:val="00F32B4E"/>
    <w:rsid w:val="00F45E38"/>
    <w:rsid w:val="00F47AF9"/>
    <w:rsid w:val="00F5209C"/>
    <w:rsid w:val="00F625AE"/>
    <w:rsid w:val="00F64908"/>
    <w:rsid w:val="00F8697C"/>
    <w:rsid w:val="00F97F49"/>
    <w:rsid w:val="00FB6AC4"/>
    <w:rsid w:val="00FD6FAA"/>
    <w:rsid w:val="00FE2FB4"/>
    <w:rsid w:val="00FF6DDF"/>
    <w:rsid w:val="151950BA"/>
    <w:rsid w:val="17D00055"/>
    <w:rsid w:val="1F9E7E32"/>
    <w:rsid w:val="25E7435B"/>
    <w:rsid w:val="2C8C284C"/>
    <w:rsid w:val="44683ECE"/>
    <w:rsid w:val="4C0D27CD"/>
    <w:rsid w:val="62727879"/>
    <w:rsid w:val="6BB76849"/>
    <w:rsid w:val="76F636AB"/>
    <w:rsid w:val="7955695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E5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9" w:unhideWhenUsed="0" w:qFormat="1"/>
    <w:lsdException w:name="heading 3" w:semiHidden="0"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qFormat="1"/>
    <w:lsdException w:name="header" w:semiHidden="0" w:unhideWhenUsed="0" w:qFormat="1"/>
    <w:lsdException w:name="footer" w:semiHidden="0" w:uiPriority="99" w:unhideWhenUsed="0" w:qFormat="1"/>
    <w:lsdException w:name="caption" w:qFormat="1"/>
    <w:lsdException w:name="annotation reference"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Document Map" w:unhideWhenUsed="0" w:qFormat="1"/>
    <w:lsdException w:name="HTML Top of Form" w:uiPriority="99"/>
    <w:lsdException w:name="HTML Bottom of Form" w:uiPriority="99"/>
    <w:lsdException w:name="Normal (Web)" w:semiHidden="0" w:uiPriority="99" w:qFormat="1"/>
    <w:lsdException w:name="Normal Table" w:uiPriority="99"/>
    <w:lsdException w:name="annotation subject"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1"/>
    <w:qFormat/>
    <w:pPr>
      <w:keepNext/>
      <w:keepLines/>
      <w:numPr>
        <w:numId w:val="1"/>
      </w:numPr>
      <w:spacing w:line="360" w:lineRule="auto"/>
      <w:outlineLvl w:val="0"/>
    </w:pPr>
    <w:rPr>
      <w:rFonts w:ascii="仿宋_GB2312" w:eastAsia="仿宋_GB2312"/>
      <w:b/>
      <w:bCs/>
      <w:kern w:val="44"/>
      <w:sz w:val="30"/>
      <w:szCs w:val="30"/>
    </w:rPr>
  </w:style>
  <w:style w:type="paragraph" w:styleId="20">
    <w:name w:val="heading 2"/>
    <w:basedOn w:val="a"/>
    <w:next w:val="a"/>
    <w:link w:val="2Char"/>
    <w:uiPriority w:val="99"/>
    <w:qFormat/>
    <w:pPr>
      <w:keepNext/>
      <w:keepLines/>
      <w:spacing w:line="360" w:lineRule="auto"/>
      <w:outlineLvl w:val="1"/>
    </w:pPr>
    <w:rPr>
      <w:rFonts w:ascii="仿宋_GB2312" w:eastAsia="仿宋_GB2312" w:hAnsi="Arial"/>
      <w:b/>
      <w:bCs/>
      <w:sz w:val="24"/>
      <w:szCs w:val="28"/>
    </w:rPr>
  </w:style>
  <w:style w:type="paragraph" w:styleId="3">
    <w:name w:val="heading 3"/>
    <w:basedOn w:val="a"/>
    <w:next w:val="a"/>
    <w:link w:val="3Char"/>
    <w:unhideWhenUsed/>
    <w:qFormat/>
    <w:pPr>
      <w:keepNext/>
      <w:keepLines/>
      <w:numPr>
        <w:ilvl w:val="2"/>
        <w:numId w:val="1"/>
      </w:numPr>
      <w:spacing w:line="360" w:lineRule="auto"/>
      <w:outlineLvl w:val="2"/>
    </w:pPr>
    <w:rPr>
      <w:rFonts w:eastAsia="仿宋_GB2312"/>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semiHidden/>
    <w:unhideWhenUsed/>
    <w:qFormat/>
    <w:rPr>
      <w:b/>
      <w:bCs/>
    </w:rPr>
  </w:style>
  <w:style w:type="paragraph" w:styleId="a4">
    <w:name w:val="annotation text"/>
    <w:basedOn w:val="a"/>
    <w:link w:val="Char0"/>
    <w:semiHidden/>
    <w:unhideWhenUsed/>
    <w:qFormat/>
    <w:pPr>
      <w:jc w:val="left"/>
    </w:pPr>
  </w:style>
  <w:style w:type="paragraph" w:styleId="a5">
    <w:name w:val="Document Map"/>
    <w:basedOn w:val="a"/>
    <w:semiHidden/>
    <w:qFormat/>
    <w:pPr>
      <w:shd w:val="clear" w:color="auto" w:fill="000080"/>
    </w:pPr>
  </w:style>
  <w:style w:type="paragraph" w:styleId="a6">
    <w:name w:val="Balloon Text"/>
    <w:basedOn w:val="a"/>
    <w:link w:val="Char1"/>
    <w:qFormat/>
    <w:rPr>
      <w:rFonts w:ascii="宋体"/>
      <w:sz w:val="18"/>
      <w:szCs w:val="18"/>
    </w:rPr>
  </w:style>
  <w:style w:type="paragraph" w:styleId="a7">
    <w:name w:val="footer"/>
    <w:basedOn w:val="a"/>
    <w:link w:val="Char2"/>
    <w:uiPriority w:val="99"/>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20"/>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a">
    <w:name w:val="annotation reference"/>
    <w:basedOn w:val="a0"/>
    <w:semiHidden/>
    <w:unhideWhenUsed/>
    <w:qFormat/>
    <w:rPr>
      <w:sz w:val="21"/>
      <w:szCs w:val="21"/>
    </w:rPr>
  </w:style>
  <w:style w:type="table" w:styleId="ab">
    <w:name w:val="Table Grid"/>
    <w:basedOn w:val="a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qFormat/>
    <w:rPr>
      <w:rFonts w:ascii="黑体" w:eastAsia="黑体"/>
      <w:b/>
      <w:kern w:val="44"/>
      <w:sz w:val="28"/>
      <w:lang w:val="en-US" w:eastAsia="zh-CN" w:bidi="ar-SA"/>
    </w:rPr>
  </w:style>
  <w:style w:type="character" w:customStyle="1" w:styleId="Char2">
    <w:name w:val="页脚 Char"/>
    <w:basedOn w:val="a0"/>
    <w:link w:val="a7"/>
    <w:uiPriority w:val="99"/>
    <w:qFormat/>
    <w:rPr>
      <w:kern w:val="2"/>
      <w:sz w:val="18"/>
      <w:szCs w:val="18"/>
    </w:rPr>
  </w:style>
  <w:style w:type="paragraph" w:styleId="ac">
    <w:name w:val="List Paragraph"/>
    <w:basedOn w:val="a"/>
    <w:link w:val="Char3"/>
    <w:uiPriority w:val="34"/>
    <w:qFormat/>
    <w:pPr>
      <w:ind w:firstLineChars="200" w:firstLine="420"/>
    </w:pPr>
    <w:rPr>
      <w:rFonts w:ascii="Calibri" w:hAnsi="Calibri"/>
      <w:szCs w:val="22"/>
    </w:rPr>
  </w:style>
  <w:style w:type="character" w:customStyle="1" w:styleId="newCharChar">
    <w:name w:val="正文new Char Char"/>
    <w:link w:val="new"/>
    <w:qFormat/>
    <w:rPr>
      <w:rFonts w:ascii="宋体" w:hAnsi="宋体"/>
      <w:color w:val="000000"/>
      <w:sz w:val="24"/>
      <w:szCs w:val="24"/>
    </w:rPr>
  </w:style>
  <w:style w:type="paragraph" w:customStyle="1" w:styleId="new">
    <w:name w:val="正文new"/>
    <w:basedOn w:val="a"/>
    <w:link w:val="newCharChar"/>
    <w:qFormat/>
    <w:pPr>
      <w:tabs>
        <w:tab w:val="left" w:pos="3960"/>
      </w:tabs>
      <w:spacing w:line="360" w:lineRule="auto"/>
      <w:ind w:firstLineChars="200" w:firstLine="480"/>
    </w:pPr>
    <w:rPr>
      <w:rFonts w:ascii="宋体" w:hAnsi="宋体"/>
      <w:color w:val="000000"/>
      <w:kern w:val="0"/>
      <w:sz w:val="24"/>
    </w:rPr>
  </w:style>
  <w:style w:type="character" w:customStyle="1" w:styleId="Char1">
    <w:name w:val="批注框文本 Char"/>
    <w:basedOn w:val="a0"/>
    <w:link w:val="a6"/>
    <w:qFormat/>
    <w:rPr>
      <w:rFonts w:ascii="宋体"/>
      <w:kern w:val="2"/>
      <w:sz w:val="18"/>
      <w:szCs w:val="18"/>
    </w:rPr>
  </w:style>
  <w:style w:type="character" w:customStyle="1" w:styleId="1Char1">
    <w:name w:val="标题 1 Char1"/>
    <w:basedOn w:val="a0"/>
    <w:link w:val="1"/>
    <w:qFormat/>
    <w:rPr>
      <w:rFonts w:ascii="仿宋_GB2312" w:eastAsia="仿宋_GB2312"/>
      <w:b/>
      <w:bCs/>
      <w:kern w:val="44"/>
      <w:sz w:val="30"/>
      <w:szCs w:val="30"/>
    </w:rPr>
  </w:style>
  <w:style w:type="paragraph" w:customStyle="1" w:styleId="2">
    <w:name w:val="标题2"/>
    <w:basedOn w:val="a"/>
    <w:qFormat/>
    <w:pPr>
      <w:numPr>
        <w:ilvl w:val="1"/>
        <w:numId w:val="2"/>
      </w:numPr>
    </w:pPr>
  </w:style>
  <w:style w:type="character" w:customStyle="1" w:styleId="2Char">
    <w:name w:val="标题 2 Char"/>
    <w:basedOn w:val="a0"/>
    <w:link w:val="20"/>
    <w:uiPriority w:val="99"/>
    <w:qFormat/>
    <w:rPr>
      <w:rFonts w:ascii="仿宋_GB2312" w:eastAsia="仿宋_GB2312" w:hAnsi="Arial"/>
      <w:b/>
      <w:bCs/>
      <w:kern w:val="2"/>
      <w:sz w:val="24"/>
      <w:szCs w:val="28"/>
    </w:rPr>
  </w:style>
  <w:style w:type="character" w:customStyle="1" w:styleId="3Char">
    <w:name w:val="标题 3 Char"/>
    <w:basedOn w:val="a0"/>
    <w:link w:val="3"/>
    <w:qFormat/>
    <w:rPr>
      <w:rFonts w:eastAsia="仿宋_GB2312"/>
      <w:bCs/>
      <w:kern w:val="2"/>
      <w:sz w:val="24"/>
      <w:szCs w:val="32"/>
    </w:rPr>
  </w:style>
  <w:style w:type="character" w:customStyle="1" w:styleId="Char0">
    <w:name w:val="批注文字 Char"/>
    <w:basedOn w:val="a0"/>
    <w:link w:val="a4"/>
    <w:semiHidden/>
    <w:qFormat/>
    <w:rPr>
      <w:kern w:val="2"/>
      <w:sz w:val="21"/>
      <w:szCs w:val="24"/>
    </w:rPr>
  </w:style>
  <w:style w:type="character" w:customStyle="1" w:styleId="Char">
    <w:name w:val="批注主题 Char"/>
    <w:basedOn w:val="Char0"/>
    <w:link w:val="a3"/>
    <w:semiHidden/>
    <w:qFormat/>
    <w:rPr>
      <w:b/>
      <w:bCs/>
      <w:kern w:val="2"/>
      <w:sz w:val="21"/>
      <w:szCs w:val="24"/>
    </w:rPr>
  </w:style>
  <w:style w:type="character" w:customStyle="1" w:styleId="Char3">
    <w:name w:val="列出段落 Char"/>
    <w:basedOn w:val="a0"/>
    <w:link w:val="ac"/>
    <w:uiPriority w:val="34"/>
    <w:qFormat/>
    <w:rPr>
      <w:rFonts w:ascii="Calibri" w:hAnsi="Calibri"/>
      <w:kern w:val="2"/>
      <w:sz w:val="21"/>
      <w:szCs w:val="22"/>
    </w:rPr>
  </w:style>
  <w:style w:type="paragraph" w:customStyle="1" w:styleId="ad">
    <w:name w:val="表格正文"/>
    <w:basedOn w:val="a"/>
    <w:qFormat/>
    <w:pPr>
      <w:widowControl/>
      <w:spacing w:line="0" w:lineRule="atLeast"/>
      <w:jc w:val="center"/>
    </w:pPr>
    <w:rPr>
      <w:rFonts w:ascii="仿宋_GB2312" w:eastAsia="仿宋_GB2312" w:hAnsi="仿宋"/>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9" w:unhideWhenUsed="0" w:qFormat="1"/>
    <w:lsdException w:name="heading 3" w:semiHidden="0"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qFormat="1"/>
    <w:lsdException w:name="header" w:semiHidden="0" w:unhideWhenUsed="0" w:qFormat="1"/>
    <w:lsdException w:name="footer" w:semiHidden="0" w:uiPriority="99" w:unhideWhenUsed="0" w:qFormat="1"/>
    <w:lsdException w:name="caption" w:qFormat="1"/>
    <w:lsdException w:name="annotation reference"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Document Map" w:unhideWhenUsed="0" w:qFormat="1"/>
    <w:lsdException w:name="HTML Top of Form" w:uiPriority="99"/>
    <w:lsdException w:name="HTML Bottom of Form" w:uiPriority="99"/>
    <w:lsdException w:name="Normal (Web)" w:semiHidden="0" w:uiPriority="99" w:qFormat="1"/>
    <w:lsdException w:name="Normal Table" w:uiPriority="99"/>
    <w:lsdException w:name="annotation subject"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1"/>
    <w:qFormat/>
    <w:pPr>
      <w:keepNext/>
      <w:keepLines/>
      <w:numPr>
        <w:numId w:val="1"/>
      </w:numPr>
      <w:spacing w:line="360" w:lineRule="auto"/>
      <w:outlineLvl w:val="0"/>
    </w:pPr>
    <w:rPr>
      <w:rFonts w:ascii="仿宋_GB2312" w:eastAsia="仿宋_GB2312"/>
      <w:b/>
      <w:bCs/>
      <w:kern w:val="44"/>
      <w:sz w:val="30"/>
      <w:szCs w:val="30"/>
    </w:rPr>
  </w:style>
  <w:style w:type="paragraph" w:styleId="20">
    <w:name w:val="heading 2"/>
    <w:basedOn w:val="a"/>
    <w:next w:val="a"/>
    <w:link w:val="2Char"/>
    <w:uiPriority w:val="99"/>
    <w:qFormat/>
    <w:pPr>
      <w:keepNext/>
      <w:keepLines/>
      <w:spacing w:line="360" w:lineRule="auto"/>
      <w:outlineLvl w:val="1"/>
    </w:pPr>
    <w:rPr>
      <w:rFonts w:ascii="仿宋_GB2312" w:eastAsia="仿宋_GB2312" w:hAnsi="Arial"/>
      <w:b/>
      <w:bCs/>
      <w:sz w:val="24"/>
      <w:szCs w:val="28"/>
    </w:rPr>
  </w:style>
  <w:style w:type="paragraph" w:styleId="3">
    <w:name w:val="heading 3"/>
    <w:basedOn w:val="a"/>
    <w:next w:val="a"/>
    <w:link w:val="3Char"/>
    <w:unhideWhenUsed/>
    <w:qFormat/>
    <w:pPr>
      <w:keepNext/>
      <w:keepLines/>
      <w:numPr>
        <w:ilvl w:val="2"/>
        <w:numId w:val="1"/>
      </w:numPr>
      <w:spacing w:line="360" w:lineRule="auto"/>
      <w:outlineLvl w:val="2"/>
    </w:pPr>
    <w:rPr>
      <w:rFonts w:eastAsia="仿宋_GB2312"/>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semiHidden/>
    <w:unhideWhenUsed/>
    <w:qFormat/>
    <w:rPr>
      <w:b/>
      <w:bCs/>
    </w:rPr>
  </w:style>
  <w:style w:type="paragraph" w:styleId="a4">
    <w:name w:val="annotation text"/>
    <w:basedOn w:val="a"/>
    <w:link w:val="Char0"/>
    <w:semiHidden/>
    <w:unhideWhenUsed/>
    <w:qFormat/>
    <w:pPr>
      <w:jc w:val="left"/>
    </w:pPr>
  </w:style>
  <w:style w:type="paragraph" w:styleId="a5">
    <w:name w:val="Document Map"/>
    <w:basedOn w:val="a"/>
    <w:semiHidden/>
    <w:qFormat/>
    <w:pPr>
      <w:shd w:val="clear" w:color="auto" w:fill="000080"/>
    </w:pPr>
  </w:style>
  <w:style w:type="paragraph" w:styleId="a6">
    <w:name w:val="Balloon Text"/>
    <w:basedOn w:val="a"/>
    <w:link w:val="Char1"/>
    <w:qFormat/>
    <w:rPr>
      <w:rFonts w:ascii="宋体"/>
      <w:sz w:val="18"/>
      <w:szCs w:val="18"/>
    </w:rPr>
  </w:style>
  <w:style w:type="paragraph" w:styleId="a7">
    <w:name w:val="footer"/>
    <w:basedOn w:val="a"/>
    <w:link w:val="Char2"/>
    <w:uiPriority w:val="99"/>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20"/>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a">
    <w:name w:val="annotation reference"/>
    <w:basedOn w:val="a0"/>
    <w:semiHidden/>
    <w:unhideWhenUsed/>
    <w:qFormat/>
    <w:rPr>
      <w:sz w:val="21"/>
      <w:szCs w:val="21"/>
    </w:rPr>
  </w:style>
  <w:style w:type="table" w:styleId="ab">
    <w:name w:val="Table Grid"/>
    <w:basedOn w:val="a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qFormat/>
    <w:rPr>
      <w:rFonts w:ascii="黑体" w:eastAsia="黑体"/>
      <w:b/>
      <w:kern w:val="44"/>
      <w:sz w:val="28"/>
      <w:lang w:val="en-US" w:eastAsia="zh-CN" w:bidi="ar-SA"/>
    </w:rPr>
  </w:style>
  <w:style w:type="character" w:customStyle="1" w:styleId="Char2">
    <w:name w:val="页脚 Char"/>
    <w:basedOn w:val="a0"/>
    <w:link w:val="a7"/>
    <w:uiPriority w:val="99"/>
    <w:qFormat/>
    <w:rPr>
      <w:kern w:val="2"/>
      <w:sz w:val="18"/>
      <w:szCs w:val="18"/>
    </w:rPr>
  </w:style>
  <w:style w:type="paragraph" w:styleId="ac">
    <w:name w:val="List Paragraph"/>
    <w:basedOn w:val="a"/>
    <w:link w:val="Char3"/>
    <w:uiPriority w:val="34"/>
    <w:qFormat/>
    <w:pPr>
      <w:ind w:firstLineChars="200" w:firstLine="420"/>
    </w:pPr>
    <w:rPr>
      <w:rFonts w:ascii="Calibri" w:hAnsi="Calibri"/>
      <w:szCs w:val="22"/>
    </w:rPr>
  </w:style>
  <w:style w:type="character" w:customStyle="1" w:styleId="newCharChar">
    <w:name w:val="正文new Char Char"/>
    <w:link w:val="new"/>
    <w:qFormat/>
    <w:rPr>
      <w:rFonts w:ascii="宋体" w:hAnsi="宋体"/>
      <w:color w:val="000000"/>
      <w:sz w:val="24"/>
      <w:szCs w:val="24"/>
    </w:rPr>
  </w:style>
  <w:style w:type="paragraph" w:customStyle="1" w:styleId="new">
    <w:name w:val="正文new"/>
    <w:basedOn w:val="a"/>
    <w:link w:val="newCharChar"/>
    <w:qFormat/>
    <w:pPr>
      <w:tabs>
        <w:tab w:val="left" w:pos="3960"/>
      </w:tabs>
      <w:spacing w:line="360" w:lineRule="auto"/>
      <w:ind w:firstLineChars="200" w:firstLine="480"/>
    </w:pPr>
    <w:rPr>
      <w:rFonts w:ascii="宋体" w:hAnsi="宋体"/>
      <w:color w:val="000000"/>
      <w:kern w:val="0"/>
      <w:sz w:val="24"/>
    </w:rPr>
  </w:style>
  <w:style w:type="character" w:customStyle="1" w:styleId="Char1">
    <w:name w:val="批注框文本 Char"/>
    <w:basedOn w:val="a0"/>
    <w:link w:val="a6"/>
    <w:qFormat/>
    <w:rPr>
      <w:rFonts w:ascii="宋体"/>
      <w:kern w:val="2"/>
      <w:sz w:val="18"/>
      <w:szCs w:val="18"/>
    </w:rPr>
  </w:style>
  <w:style w:type="character" w:customStyle="1" w:styleId="1Char1">
    <w:name w:val="标题 1 Char1"/>
    <w:basedOn w:val="a0"/>
    <w:link w:val="1"/>
    <w:qFormat/>
    <w:rPr>
      <w:rFonts w:ascii="仿宋_GB2312" w:eastAsia="仿宋_GB2312"/>
      <w:b/>
      <w:bCs/>
      <w:kern w:val="44"/>
      <w:sz w:val="30"/>
      <w:szCs w:val="30"/>
    </w:rPr>
  </w:style>
  <w:style w:type="paragraph" w:customStyle="1" w:styleId="2">
    <w:name w:val="标题2"/>
    <w:basedOn w:val="a"/>
    <w:qFormat/>
    <w:pPr>
      <w:numPr>
        <w:ilvl w:val="1"/>
        <w:numId w:val="2"/>
      </w:numPr>
    </w:pPr>
  </w:style>
  <w:style w:type="character" w:customStyle="1" w:styleId="2Char">
    <w:name w:val="标题 2 Char"/>
    <w:basedOn w:val="a0"/>
    <w:link w:val="20"/>
    <w:uiPriority w:val="99"/>
    <w:qFormat/>
    <w:rPr>
      <w:rFonts w:ascii="仿宋_GB2312" w:eastAsia="仿宋_GB2312" w:hAnsi="Arial"/>
      <w:b/>
      <w:bCs/>
      <w:kern w:val="2"/>
      <w:sz w:val="24"/>
      <w:szCs w:val="28"/>
    </w:rPr>
  </w:style>
  <w:style w:type="character" w:customStyle="1" w:styleId="3Char">
    <w:name w:val="标题 3 Char"/>
    <w:basedOn w:val="a0"/>
    <w:link w:val="3"/>
    <w:qFormat/>
    <w:rPr>
      <w:rFonts w:eastAsia="仿宋_GB2312"/>
      <w:bCs/>
      <w:kern w:val="2"/>
      <w:sz w:val="24"/>
      <w:szCs w:val="32"/>
    </w:rPr>
  </w:style>
  <w:style w:type="character" w:customStyle="1" w:styleId="Char0">
    <w:name w:val="批注文字 Char"/>
    <w:basedOn w:val="a0"/>
    <w:link w:val="a4"/>
    <w:semiHidden/>
    <w:qFormat/>
    <w:rPr>
      <w:kern w:val="2"/>
      <w:sz w:val="21"/>
      <w:szCs w:val="24"/>
    </w:rPr>
  </w:style>
  <w:style w:type="character" w:customStyle="1" w:styleId="Char">
    <w:name w:val="批注主题 Char"/>
    <w:basedOn w:val="Char0"/>
    <w:link w:val="a3"/>
    <w:semiHidden/>
    <w:qFormat/>
    <w:rPr>
      <w:b/>
      <w:bCs/>
      <w:kern w:val="2"/>
      <w:sz w:val="21"/>
      <w:szCs w:val="24"/>
    </w:rPr>
  </w:style>
  <w:style w:type="character" w:customStyle="1" w:styleId="Char3">
    <w:name w:val="列出段落 Char"/>
    <w:basedOn w:val="a0"/>
    <w:link w:val="ac"/>
    <w:uiPriority w:val="34"/>
    <w:qFormat/>
    <w:rPr>
      <w:rFonts w:ascii="Calibri" w:hAnsi="Calibri"/>
      <w:kern w:val="2"/>
      <w:sz w:val="21"/>
      <w:szCs w:val="22"/>
    </w:rPr>
  </w:style>
  <w:style w:type="paragraph" w:customStyle="1" w:styleId="ad">
    <w:name w:val="表格正文"/>
    <w:basedOn w:val="a"/>
    <w:qFormat/>
    <w:pPr>
      <w:widowControl/>
      <w:spacing w:line="0" w:lineRule="atLeast"/>
      <w:jc w:val="center"/>
    </w:pPr>
    <w:rPr>
      <w:rFonts w:ascii="仿宋_GB2312" w:eastAsia="仿宋_GB2312" w:hAnsi="仿宋"/>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20B70A-9EC3-40E8-944A-D79EF6025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57</Pages>
  <Words>5707</Words>
  <Characters>32530</Characters>
  <Application>Microsoft Office Word</Application>
  <DocSecurity>0</DocSecurity>
  <Lines>271</Lines>
  <Paragraphs>76</Paragraphs>
  <ScaleCrop>false</ScaleCrop>
  <Company>Microsoft</Company>
  <LinksUpToDate>false</LinksUpToDate>
  <CharactersWithSpaces>38161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总部科技项目可行性研究报告及附录模板（2013版）</dc:title>
  <dc:creator>赵永生</dc:creator>
  <cp:lastModifiedBy>Windows 用户</cp:lastModifiedBy>
  <cp:revision>8</cp:revision>
  <cp:lastPrinted>2020-06-08T03:47:00Z</cp:lastPrinted>
  <dcterms:created xsi:type="dcterms:W3CDTF">2020-08-10T01:21:00Z</dcterms:created>
  <dcterms:modified xsi:type="dcterms:W3CDTF">2020-09-18T03:01:00Z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2052-10.8.2.6762</vt:lpwstr>
  </property>
</Properties>
</file>