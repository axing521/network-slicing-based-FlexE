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CA5B475" w14:textId="77777777" w:rsidR="00A33298" w:rsidRDefault="00221EDB">
      <w:bookmarkStart w:id="0" w:name="OLE_LINK3"/>
      <w:bookmarkStart w:id="1" w:name="_Toc956851143_WPSOffice_Level1"/>
      <w:bookmarkStart w:id="2" w:name="_Toc1751343675_WPSOffice_Level1"/>
      <w:r>
        <w:rPr>
          <w:noProof/>
        </w:rPr>
        <w:drawing>
          <wp:anchor distT="0" distB="0" distL="114300" distR="114300" simplePos="0" relativeHeight="251659264" behindDoc="0" locked="0" layoutInCell="1" allowOverlap="1" wp14:anchorId="338BBE94" wp14:editId="131AF196">
            <wp:simplePos x="0" y="0"/>
            <wp:positionH relativeFrom="margin">
              <wp:align>right</wp:align>
            </wp:positionH>
            <wp:positionV relativeFrom="margin">
              <wp:posOffset>104775</wp:posOffset>
            </wp:positionV>
            <wp:extent cx="1943100" cy="714375"/>
            <wp:effectExtent l="0" t="0" r="12700" b="222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43100" cy="714375"/>
                    </a:xfrm>
                    <a:prstGeom prst="rect">
                      <a:avLst/>
                    </a:prstGeom>
                    <a:noFill/>
                    <a:ln>
                      <a:noFill/>
                    </a:ln>
                  </pic:spPr>
                </pic:pic>
              </a:graphicData>
            </a:graphic>
          </wp:anchor>
        </w:drawing>
      </w:r>
    </w:p>
    <w:p w14:paraId="6C08C2BE" w14:textId="77777777" w:rsidR="00A33298" w:rsidRDefault="00A33298">
      <w:pPr>
        <w:jc w:val="right"/>
        <w:rPr>
          <w:rFonts w:ascii="仿宋" w:eastAsia="仿宋" w:hAnsi="仿宋" w:cs="Times New Roman"/>
          <w:sz w:val="28"/>
          <w:szCs w:val="28"/>
        </w:rPr>
      </w:pPr>
    </w:p>
    <w:p w14:paraId="2723F5DA" w14:textId="77777777" w:rsidR="00A33298" w:rsidRDefault="00A33298">
      <w:pPr>
        <w:jc w:val="right"/>
        <w:rPr>
          <w:rFonts w:ascii="仿宋" w:eastAsia="仿宋" w:hAnsi="仿宋" w:cs="Times New Roman"/>
          <w:sz w:val="28"/>
          <w:szCs w:val="28"/>
        </w:rPr>
      </w:pPr>
    </w:p>
    <w:p w14:paraId="299B655E" w14:textId="77777777" w:rsidR="00A33298" w:rsidRDefault="00A33298">
      <w:pPr>
        <w:jc w:val="right"/>
        <w:rPr>
          <w:rFonts w:ascii="仿宋" w:eastAsia="仿宋" w:hAnsi="仿宋" w:cs="Times New Roman"/>
          <w:sz w:val="28"/>
          <w:szCs w:val="28"/>
        </w:rPr>
      </w:pPr>
    </w:p>
    <w:p w14:paraId="498C9154" w14:textId="77777777" w:rsidR="00A33298" w:rsidRDefault="00A33298">
      <w:pPr>
        <w:jc w:val="right"/>
        <w:rPr>
          <w:rFonts w:ascii="仿宋" w:eastAsia="仿宋" w:hAnsi="仿宋" w:cs="Times New Roman"/>
          <w:sz w:val="28"/>
          <w:szCs w:val="28"/>
        </w:rPr>
      </w:pPr>
    </w:p>
    <w:p w14:paraId="30B0169D" w14:textId="77777777" w:rsidR="00A33298" w:rsidRDefault="00A33298">
      <w:pPr>
        <w:jc w:val="right"/>
        <w:rPr>
          <w:rFonts w:ascii="仿宋" w:eastAsia="仿宋" w:hAnsi="仿宋" w:cs="Times New Roman"/>
          <w:sz w:val="28"/>
          <w:szCs w:val="28"/>
        </w:rPr>
      </w:pPr>
    </w:p>
    <w:p w14:paraId="6E60495E" w14:textId="77777777" w:rsidR="00A33298" w:rsidRDefault="00A33298">
      <w:pPr>
        <w:ind w:right="210"/>
        <w:jc w:val="right"/>
        <w:rPr>
          <w:rFonts w:ascii="仿宋" w:eastAsia="仿宋" w:hAnsi="仿宋" w:cs="Times New Roman"/>
          <w:sz w:val="28"/>
          <w:szCs w:val="28"/>
        </w:rPr>
      </w:pPr>
    </w:p>
    <w:p w14:paraId="7EEB8E29" w14:textId="77777777" w:rsidR="00A33298" w:rsidRDefault="00221EDB">
      <w:pPr>
        <w:adjustRightInd w:val="0"/>
        <w:spacing w:line="240" w:lineRule="atLeast"/>
        <w:jc w:val="center"/>
        <w:rPr>
          <w:rFonts w:ascii="仿宋" w:eastAsia="仿宋" w:hAnsi="仿宋" w:cs="Times New Roman"/>
          <w:sz w:val="28"/>
          <w:szCs w:val="28"/>
        </w:rPr>
      </w:pPr>
      <w:r>
        <w:rPr>
          <w:rFonts w:ascii="仿宋" w:eastAsia="仿宋" w:hAnsi="仿宋" w:cs="Times New Roman"/>
          <w:sz w:val="28"/>
          <w:szCs w:val="28"/>
        </w:rPr>
        <w:t>国网江苏省电力有限公司科技项目</w:t>
      </w:r>
    </w:p>
    <w:p w14:paraId="2DB9B434" w14:textId="77777777" w:rsidR="00A33298" w:rsidRDefault="00A33298">
      <w:pPr>
        <w:spacing w:line="360" w:lineRule="auto"/>
        <w:jc w:val="center"/>
        <w:rPr>
          <w:rFonts w:ascii="仿宋" w:eastAsia="仿宋" w:hAnsi="仿宋" w:cs="Times New Roman"/>
          <w:b/>
          <w:bCs/>
          <w:sz w:val="28"/>
          <w:szCs w:val="28"/>
        </w:rPr>
      </w:pPr>
    </w:p>
    <w:p w14:paraId="48430BBA" w14:textId="77777777" w:rsidR="00A33298" w:rsidRDefault="00A33298">
      <w:pPr>
        <w:widowControl w:val="0"/>
        <w:autoSpaceDE w:val="0"/>
        <w:autoSpaceDN w:val="0"/>
        <w:adjustRightInd w:val="0"/>
        <w:spacing w:after="0" w:line="240" w:lineRule="auto"/>
        <w:rPr>
          <w:rFonts w:ascii="仿宋" w:eastAsia="仿宋" w:hAnsi="仿宋" w:cs="Times New Roman"/>
          <w:sz w:val="28"/>
          <w:szCs w:val="28"/>
        </w:rPr>
      </w:pPr>
    </w:p>
    <w:p w14:paraId="4F25BA6F" w14:textId="77777777" w:rsidR="00A33298" w:rsidRDefault="00221EDB">
      <w:pPr>
        <w:adjustRightInd w:val="0"/>
        <w:spacing w:afterLines="50" w:after="156" w:line="360" w:lineRule="auto"/>
        <w:jc w:val="center"/>
        <w:outlineLvl w:val="0"/>
        <w:rPr>
          <w:rFonts w:ascii="仿宋" w:eastAsia="仿宋" w:hAnsi="仿宋" w:cs="Times New Roman"/>
          <w:b/>
          <w:bCs/>
          <w:sz w:val="28"/>
          <w:szCs w:val="28"/>
        </w:rPr>
      </w:pPr>
      <w:r>
        <w:rPr>
          <w:rFonts w:ascii="仿宋" w:eastAsia="仿宋" w:hAnsi="仿宋" w:cs="Times New Roman"/>
          <w:sz w:val="28"/>
          <w:szCs w:val="28"/>
        </w:rPr>
        <w:t xml:space="preserve"> </w:t>
      </w:r>
      <w:bookmarkStart w:id="3" w:name="_Toc87276145"/>
      <w:bookmarkStart w:id="4" w:name="_Toc1282615082"/>
      <w:r>
        <w:rPr>
          <w:rFonts w:ascii="仿宋" w:eastAsia="仿宋" w:hAnsi="仿宋" w:cs="Times New Roman" w:hint="eastAsia"/>
          <w:b/>
          <w:spacing w:val="-22"/>
          <w:sz w:val="28"/>
          <w:szCs w:val="28"/>
        </w:rPr>
        <w:t>Flexible Ethernet灵活以太网技术在电力通信网中应用的关键技术</w:t>
      </w:r>
      <w:bookmarkEnd w:id="3"/>
      <w:bookmarkEnd w:id="4"/>
    </w:p>
    <w:p w14:paraId="756E0252" w14:textId="77777777" w:rsidR="00A33298" w:rsidRDefault="00221EDB">
      <w:pPr>
        <w:adjustRightInd w:val="0"/>
        <w:spacing w:afterLines="50" w:after="156" w:line="360" w:lineRule="auto"/>
        <w:jc w:val="center"/>
        <w:rPr>
          <w:rFonts w:ascii="仿宋" w:eastAsia="仿宋" w:hAnsi="仿宋" w:cs="Times New Roman"/>
          <w:sz w:val="28"/>
          <w:szCs w:val="28"/>
        </w:rPr>
      </w:pPr>
      <w:r>
        <w:rPr>
          <w:rFonts w:ascii="仿宋" w:eastAsia="仿宋" w:hAnsi="仿宋" w:cs="Times New Roman"/>
          <w:sz w:val="28"/>
          <w:szCs w:val="28"/>
        </w:rPr>
        <w:t>Research on Flexible Ethernet Networking Technology based on Typical Power Service Scenario</w:t>
      </w:r>
    </w:p>
    <w:p w14:paraId="185C075E" w14:textId="77777777" w:rsidR="00A33298" w:rsidRDefault="00221EDB">
      <w:pPr>
        <w:pStyle w:val="Default"/>
        <w:jc w:val="center"/>
        <w:rPr>
          <w:rFonts w:ascii="仿宋" w:eastAsia="仿宋" w:hAnsi="仿宋" w:cs="Times New Roman"/>
          <w:color w:val="auto"/>
          <w:spacing w:val="-16"/>
          <w:sz w:val="28"/>
          <w:szCs w:val="28"/>
        </w:rPr>
      </w:pPr>
      <w:r>
        <w:rPr>
          <w:rFonts w:ascii="仿宋" w:eastAsia="仿宋" w:hAnsi="仿宋" w:cs="Times New Roman"/>
          <w:color w:val="auto"/>
          <w:spacing w:val="-16"/>
          <w:sz w:val="28"/>
          <w:szCs w:val="28"/>
        </w:rPr>
        <w:t>《</w:t>
      </w:r>
      <w:r>
        <w:rPr>
          <w:rFonts w:ascii="仿宋" w:eastAsia="仿宋" w:hAnsi="仿宋" w:cs="宋体...恶." w:hint="eastAsia"/>
          <w:color w:val="auto"/>
          <w:sz w:val="28"/>
          <w:szCs w:val="28"/>
        </w:rPr>
        <w:t>基于电力典型业务场景的灵活以太网控制及运行技术研究</w:t>
      </w:r>
      <w:r>
        <w:rPr>
          <w:rFonts w:ascii="仿宋" w:eastAsia="仿宋" w:hAnsi="仿宋" w:cs="Times New Roman"/>
          <w:color w:val="auto"/>
          <w:spacing w:val="-16"/>
          <w:sz w:val="28"/>
          <w:szCs w:val="28"/>
        </w:rPr>
        <w:t>》</w:t>
      </w:r>
    </w:p>
    <w:p w14:paraId="1D935321" w14:textId="77777777" w:rsidR="00A33298" w:rsidRDefault="00A33298">
      <w:pPr>
        <w:jc w:val="center"/>
        <w:rPr>
          <w:rFonts w:ascii="仿宋" w:eastAsia="仿宋" w:hAnsi="仿宋" w:cs="Times New Roman"/>
          <w:b/>
          <w:bCs/>
          <w:sz w:val="28"/>
          <w:szCs w:val="28"/>
        </w:rPr>
      </w:pPr>
    </w:p>
    <w:p w14:paraId="37E8D262" w14:textId="77777777" w:rsidR="00A33298" w:rsidRDefault="00A33298">
      <w:pPr>
        <w:jc w:val="center"/>
        <w:rPr>
          <w:rFonts w:ascii="仿宋" w:eastAsia="仿宋" w:hAnsi="仿宋" w:cs="Times New Roman"/>
          <w:b/>
          <w:bCs/>
          <w:sz w:val="28"/>
          <w:szCs w:val="28"/>
        </w:rPr>
      </w:pPr>
    </w:p>
    <w:p w14:paraId="79DBD8AF" w14:textId="77777777" w:rsidR="00A33298" w:rsidRDefault="00A33298">
      <w:pPr>
        <w:adjustRightInd w:val="0"/>
        <w:ind w:leftChars="-1" w:left="-2"/>
        <w:jc w:val="center"/>
        <w:rPr>
          <w:rFonts w:ascii="仿宋" w:eastAsia="仿宋" w:hAnsi="仿宋" w:cs="Times New Roman"/>
          <w:sz w:val="28"/>
          <w:szCs w:val="28"/>
        </w:rPr>
      </w:pPr>
    </w:p>
    <w:p w14:paraId="02149EAD" w14:textId="77777777" w:rsidR="00A33298" w:rsidRDefault="00221EDB">
      <w:pPr>
        <w:adjustRightInd w:val="0"/>
        <w:ind w:leftChars="-1" w:left="-2"/>
        <w:jc w:val="center"/>
        <w:rPr>
          <w:rFonts w:ascii="仿宋" w:eastAsia="仿宋" w:hAnsi="仿宋" w:cs="Times New Roman"/>
          <w:sz w:val="28"/>
          <w:szCs w:val="28"/>
        </w:rPr>
      </w:pPr>
      <w:r>
        <w:rPr>
          <w:rFonts w:ascii="仿宋" w:eastAsia="仿宋" w:hAnsi="仿宋" w:cs="Times New Roman" w:hint="eastAsia"/>
          <w:sz w:val="28"/>
          <w:szCs w:val="28"/>
        </w:rPr>
        <w:t>国网江苏省电力有限公司信息通信分公司</w:t>
      </w:r>
    </w:p>
    <w:p w14:paraId="6C17F1F1" w14:textId="77777777" w:rsidR="00A33298" w:rsidRDefault="00A33298">
      <w:pPr>
        <w:adjustRightInd w:val="0"/>
        <w:ind w:leftChars="-1" w:left="-2"/>
        <w:jc w:val="center"/>
        <w:rPr>
          <w:rFonts w:ascii="仿宋" w:eastAsia="仿宋" w:hAnsi="仿宋" w:cs="Times New Roman"/>
          <w:sz w:val="28"/>
          <w:szCs w:val="28"/>
        </w:rPr>
        <w:sectPr w:rsidR="00A33298">
          <w:headerReference w:type="even" r:id="rId10"/>
          <w:headerReference w:type="default" r:id="rId11"/>
          <w:footerReference w:type="even" r:id="rId12"/>
          <w:footerReference w:type="default" r:id="rId13"/>
          <w:headerReference w:type="first" r:id="rId14"/>
          <w:footerReference w:type="first" r:id="rId15"/>
          <w:pgSz w:w="11900" w:h="16840"/>
          <w:pgMar w:top="1276" w:right="1800" w:bottom="1440" w:left="1800" w:header="851" w:footer="992" w:gutter="0"/>
          <w:cols w:space="425"/>
          <w:docGrid w:type="lines" w:linePitch="312"/>
        </w:sectPr>
      </w:pPr>
    </w:p>
    <w:p w14:paraId="6DA99300" w14:textId="77777777"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lastRenderedPageBreak/>
        <w:t>编制单位：</w:t>
      </w:r>
      <w:r>
        <w:rPr>
          <w:rFonts w:ascii="仿宋" w:eastAsia="仿宋" w:hAnsi="仿宋" w:cs="Times New Roman" w:hint="eastAsia"/>
          <w:b/>
          <w:bCs/>
          <w:sz w:val="28"/>
          <w:szCs w:val="28"/>
        </w:rPr>
        <w:t>国网江苏省电力有限公司信息通信分公司</w:t>
      </w:r>
    </w:p>
    <w:p w14:paraId="1D795FDD" w14:textId="77777777"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r>
        <w:rPr>
          <w:rFonts w:ascii="仿宋" w:eastAsia="仿宋" w:hAnsi="仿宋" w:cs="Times New Roman"/>
          <w:b/>
          <w:bCs/>
          <w:sz w:val="28"/>
          <w:szCs w:val="28"/>
        </w:rPr>
        <w:tab/>
        <w:t xml:space="preserve"> </w:t>
      </w:r>
      <w:r>
        <w:rPr>
          <w:rFonts w:ascii="仿宋" w:eastAsia="仿宋" w:hAnsi="仿宋" w:cs="Times New Roman"/>
          <w:b/>
          <w:bCs/>
          <w:sz w:val="28"/>
          <w:szCs w:val="28"/>
        </w:rPr>
        <w:tab/>
        <w:t xml:space="preserve"> </w:t>
      </w:r>
      <w:r>
        <w:rPr>
          <w:rFonts w:ascii="仿宋" w:eastAsia="仿宋" w:hAnsi="仿宋" w:cs="Times New Roman" w:hint="eastAsia"/>
          <w:b/>
          <w:bCs/>
          <w:sz w:val="28"/>
          <w:szCs w:val="28"/>
        </w:rPr>
        <w:t>北京</w:t>
      </w:r>
      <w:r>
        <w:rPr>
          <w:rFonts w:ascii="仿宋" w:eastAsia="仿宋" w:hAnsi="仿宋" w:cs="Times New Roman"/>
          <w:b/>
          <w:bCs/>
          <w:sz w:val="28"/>
          <w:szCs w:val="28"/>
        </w:rPr>
        <w:t>邮电大学</w:t>
      </w:r>
    </w:p>
    <w:p w14:paraId="545F544F" w14:textId="77777777" w:rsidR="00A33298" w:rsidRDefault="00221EDB">
      <w:pPr>
        <w:spacing w:line="360" w:lineRule="auto"/>
        <w:rPr>
          <w:rFonts w:ascii="仿宋" w:eastAsia="仿宋" w:hAnsi="仿宋" w:cs="Times New Roman"/>
          <w:b/>
          <w:bCs/>
          <w:sz w:val="28"/>
          <w:szCs w:val="28"/>
        </w:rPr>
      </w:pPr>
      <w:r>
        <w:rPr>
          <w:rFonts w:ascii="仿宋" w:eastAsia="仿宋" w:hAnsi="仿宋" w:cs="Times New Roman"/>
          <w:b/>
          <w:bCs/>
          <w:sz w:val="28"/>
          <w:szCs w:val="28"/>
        </w:rPr>
        <w:tab/>
      </w:r>
    </w:p>
    <w:p w14:paraId="68324F49" w14:textId="77777777" w:rsidR="00A33298" w:rsidRDefault="00221EDB">
      <w:pPr>
        <w:tabs>
          <w:tab w:val="left" w:pos="1614"/>
        </w:tabs>
        <w:spacing w:line="360" w:lineRule="auto"/>
        <w:rPr>
          <w:rFonts w:ascii="仿宋" w:eastAsia="仿宋" w:hAnsi="仿宋" w:cs="Times New Roman"/>
          <w:b/>
          <w:bCs/>
          <w:sz w:val="28"/>
          <w:szCs w:val="28"/>
        </w:rPr>
      </w:pPr>
      <w:r>
        <w:rPr>
          <w:rFonts w:ascii="仿宋" w:eastAsia="仿宋" w:hAnsi="仿宋" w:cs="Times New Roman"/>
          <w:b/>
          <w:bCs/>
          <w:sz w:val="28"/>
          <w:szCs w:val="28"/>
        </w:rPr>
        <w:t>工作时间： 20</w:t>
      </w:r>
      <w:r>
        <w:rPr>
          <w:rFonts w:ascii="仿宋" w:eastAsia="仿宋" w:hAnsi="仿宋" w:cs="Times New Roman" w:hint="eastAsia"/>
          <w:b/>
          <w:bCs/>
          <w:sz w:val="28"/>
          <w:szCs w:val="28"/>
        </w:rPr>
        <w:t>20</w:t>
      </w:r>
      <w:r>
        <w:rPr>
          <w:rFonts w:ascii="仿宋" w:eastAsia="仿宋" w:hAnsi="仿宋" w:cs="Times New Roman"/>
          <w:b/>
          <w:bCs/>
          <w:sz w:val="28"/>
          <w:szCs w:val="28"/>
        </w:rPr>
        <w:t>年7月-20</w:t>
      </w:r>
      <w:r>
        <w:rPr>
          <w:rFonts w:ascii="仿宋" w:eastAsia="仿宋" w:hAnsi="仿宋" w:cs="Times New Roman" w:hint="eastAsia"/>
          <w:b/>
          <w:bCs/>
          <w:sz w:val="28"/>
          <w:szCs w:val="28"/>
        </w:rPr>
        <w:t>21</w:t>
      </w:r>
      <w:r>
        <w:rPr>
          <w:rFonts w:ascii="仿宋" w:eastAsia="仿宋" w:hAnsi="仿宋" w:cs="Times New Roman"/>
          <w:b/>
          <w:bCs/>
          <w:sz w:val="28"/>
          <w:szCs w:val="28"/>
        </w:rPr>
        <w:t>年12月</w:t>
      </w:r>
    </w:p>
    <w:p w14:paraId="6D1895A2" w14:textId="77777777" w:rsidR="00A33298" w:rsidRDefault="00221EDB">
      <w:pPr>
        <w:rPr>
          <w:rFonts w:ascii="仿宋" w:eastAsia="仿宋" w:hAnsi="仿宋" w:cs="Times New Roman"/>
          <w:b/>
          <w:sz w:val="28"/>
          <w:szCs w:val="28"/>
        </w:rPr>
      </w:pPr>
      <w:r>
        <w:rPr>
          <w:rFonts w:ascii="仿宋" w:eastAsia="仿宋" w:hAnsi="仿宋" w:cs="Times New Roman"/>
          <w:b/>
          <w:bCs/>
          <w:sz w:val="28"/>
          <w:szCs w:val="28"/>
        </w:rPr>
        <w:t xml:space="preserve"> </w:t>
      </w:r>
    </w:p>
    <w:p w14:paraId="63315A31" w14:textId="77777777" w:rsidR="00A33298" w:rsidRDefault="00A33298">
      <w:pPr>
        <w:jc w:val="both"/>
        <w:rPr>
          <w:rFonts w:ascii="仿宋" w:eastAsia="仿宋" w:hAnsi="仿宋" w:cs="Times New Roman"/>
          <w:b/>
          <w:bCs/>
          <w:sz w:val="28"/>
          <w:szCs w:val="28"/>
          <w:lang w:val="zh-CN"/>
        </w:rPr>
        <w:sectPr w:rsidR="00A33298">
          <w:pgSz w:w="11900" w:h="16840"/>
          <w:pgMar w:top="1440" w:right="1800" w:bottom="1440" w:left="1800" w:header="851" w:footer="992" w:gutter="0"/>
          <w:cols w:space="425"/>
          <w:docGrid w:type="lines" w:linePitch="312"/>
        </w:sectPr>
      </w:pPr>
    </w:p>
    <w:sdt>
      <w:sdtPr>
        <w:rPr>
          <w:rFonts w:ascii="宋体" w:eastAsia="宋体" w:hAnsi="宋体"/>
          <w:sz w:val="21"/>
        </w:rPr>
        <w:id w:val="860596374"/>
        <w15:color w:val="DBDBDB"/>
      </w:sdtPr>
      <w:sdtEndPr>
        <w:rPr>
          <w:rFonts w:ascii="仿宋" w:eastAsia="仿宋" w:hAnsi="仿宋" w:cs="Times New Roman" w:hint="eastAsia"/>
          <w:bCs/>
          <w:sz w:val="22"/>
          <w:szCs w:val="28"/>
          <w:lang w:val="zh-CN"/>
        </w:rPr>
      </w:sdtEndPr>
      <w:sdtContent>
        <w:p w14:paraId="775DEAD4" w14:textId="77777777" w:rsidR="00A33298" w:rsidRDefault="00221EDB">
          <w:pPr>
            <w:spacing w:after="0" w:line="240" w:lineRule="auto"/>
            <w:jc w:val="center"/>
          </w:pPr>
          <w:r>
            <w:rPr>
              <w:rFonts w:ascii="宋体" w:eastAsia="宋体" w:hAnsi="宋体"/>
              <w:sz w:val="21"/>
            </w:rPr>
            <w:t>目录</w:t>
          </w:r>
        </w:p>
        <w:p w14:paraId="6906CFD5" w14:textId="77777777" w:rsidR="00A33298" w:rsidRDefault="00221EDB">
          <w:pPr>
            <w:pStyle w:val="TOC1"/>
            <w:tabs>
              <w:tab w:val="right" w:leader="dot" w:pos="8290"/>
            </w:tabs>
            <w:rPr>
              <w:kern w:val="2"/>
              <w:sz w:val="21"/>
            </w:rPr>
          </w:pPr>
          <w:r>
            <w:rPr>
              <w:rFonts w:ascii="仿宋" w:eastAsia="仿宋" w:hAnsi="仿宋" w:cs="Times New Roman" w:hint="eastAsia"/>
              <w:b/>
              <w:bCs/>
              <w:sz w:val="28"/>
              <w:szCs w:val="28"/>
              <w:lang w:val="zh-CN"/>
            </w:rPr>
            <w:fldChar w:fldCharType="begin"/>
          </w:r>
          <w:r>
            <w:rPr>
              <w:rFonts w:ascii="仿宋" w:eastAsia="仿宋" w:hAnsi="仿宋" w:cs="Times New Roman" w:hint="eastAsia"/>
              <w:b/>
              <w:bCs/>
              <w:sz w:val="28"/>
              <w:szCs w:val="28"/>
              <w:lang w:val="zh-CN"/>
            </w:rPr>
            <w:instrText xml:space="preserve">TOC \o "1-3" \h \u </w:instrText>
          </w:r>
          <w:r>
            <w:rPr>
              <w:rFonts w:ascii="仿宋" w:eastAsia="仿宋" w:hAnsi="仿宋" w:cs="Times New Roman" w:hint="eastAsia"/>
              <w:b/>
              <w:bCs/>
              <w:sz w:val="28"/>
              <w:szCs w:val="28"/>
              <w:lang w:val="zh-CN"/>
            </w:rPr>
            <w:fldChar w:fldCharType="separate"/>
          </w:r>
          <w:hyperlink w:anchor="_Toc87276145" w:history="1">
            <w:r>
              <w:rPr>
                <w:rStyle w:val="affff7"/>
                <w:rFonts w:ascii="仿宋" w:eastAsia="仿宋" w:hAnsi="仿宋" w:cs="Times New Roman"/>
                <w:b/>
                <w:spacing w:val="-22"/>
              </w:rPr>
              <w:t>Flexible Ethernet灵活以太网技术在电力通信网中应用的关键技术</w:t>
            </w:r>
            <w:r>
              <w:tab/>
            </w:r>
            <w:r>
              <w:fldChar w:fldCharType="begin"/>
            </w:r>
            <w:r>
              <w:instrText xml:space="preserve"> PAGEREF _Toc87276145 \h </w:instrText>
            </w:r>
            <w:r>
              <w:fldChar w:fldCharType="separate"/>
            </w:r>
            <w:r>
              <w:t>1</w:t>
            </w:r>
            <w:r>
              <w:fldChar w:fldCharType="end"/>
            </w:r>
          </w:hyperlink>
        </w:p>
        <w:p w14:paraId="4560124B" w14:textId="77777777" w:rsidR="00A33298" w:rsidRDefault="000D6047">
          <w:pPr>
            <w:pStyle w:val="TOC1"/>
            <w:tabs>
              <w:tab w:val="left" w:pos="420"/>
              <w:tab w:val="right" w:leader="dot" w:pos="8290"/>
            </w:tabs>
            <w:rPr>
              <w:kern w:val="2"/>
              <w:sz w:val="21"/>
            </w:rPr>
          </w:pPr>
          <w:hyperlink w:anchor="_Toc87276146" w:history="1">
            <w:r w:rsidR="00221EDB">
              <w:rPr>
                <w:rStyle w:val="affff7"/>
              </w:rPr>
              <w:t>1.</w:t>
            </w:r>
            <w:r w:rsidR="00221EDB">
              <w:rPr>
                <w:kern w:val="2"/>
                <w:sz w:val="21"/>
              </w:rPr>
              <w:tab/>
            </w:r>
            <w:r w:rsidR="00221EDB">
              <w:rPr>
                <w:rStyle w:val="affff7"/>
              </w:rPr>
              <w:t>报告概述</w:t>
            </w:r>
            <w:r w:rsidR="00221EDB">
              <w:tab/>
            </w:r>
            <w:r w:rsidR="00221EDB">
              <w:fldChar w:fldCharType="begin"/>
            </w:r>
            <w:r w:rsidR="00221EDB">
              <w:instrText xml:space="preserve"> PAGEREF _Toc87276146 \h </w:instrText>
            </w:r>
            <w:r w:rsidR="00221EDB">
              <w:fldChar w:fldCharType="separate"/>
            </w:r>
            <w:r w:rsidR="00221EDB">
              <w:t>4</w:t>
            </w:r>
            <w:r w:rsidR="00221EDB">
              <w:fldChar w:fldCharType="end"/>
            </w:r>
          </w:hyperlink>
        </w:p>
        <w:p w14:paraId="11AAA103" w14:textId="77777777" w:rsidR="00A33298" w:rsidRDefault="000D6047">
          <w:pPr>
            <w:pStyle w:val="TOC2"/>
            <w:tabs>
              <w:tab w:val="left" w:pos="1260"/>
              <w:tab w:val="right" w:leader="dot" w:pos="8290"/>
            </w:tabs>
            <w:ind w:left="440"/>
            <w:rPr>
              <w:kern w:val="2"/>
              <w:sz w:val="21"/>
            </w:rPr>
          </w:pPr>
          <w:hyperlink w:anchor="_Toc87276147" w:history="1">
            <w:r w:rsidR="00221EDB">
              <w:rPr>
                <w:rStyle w:val="affff7"/>
              </w:rPr>
              <w:t>1.1.</w:t>
            </w:r>
            <w:r w:rsidR="00221EDB">
              <w:rPr>
                <w:kern w:val="2"/>
                <w:sz w:val="21"/>
              </w:rPr>
              <w:tab/>
            </w:r>
            <w:r w:rsidR="00221EDB">
              <w:rPr>
                <w:rStyle w:val="affff7"/>
              </w:rPr>
              <w:t>研究背景</w:t>
            </w:r>
            <w:r w:rsidR="00221EDB">
              <w:tab/>
            </w:r>
            <w:r w:rsidR="00221EDB">
              <w:fldChar w:fldCharType="begin"/>
            </w:r>
            <w:r w:rsidR="00221EDB">
              <w:instrText xml:space="preserve"> PAGEREF _Toc87276147 \h </w:instrText>
            </w:r>
            <w:r w:rsidR="00221EDB">
              <w:fldChar w:fldCharType="separate"/>
            </w:r>
            <w:r w:rsidR="00221EDB">
              <w:t>4</w:t>
            </w:r>
            <w:r w:rsidR="00221EDB">
              <w:fldChar w:fldCharType="end"/>
            </w:r>
          </w:hyperlink>
        </w:p>
        <w:p w14:paraId="59EFBACB" w14:textId="77777777" w:rsidR="00A33298" w:rsidRDefault="000D6047">
          <w:pPr>
            <w:pStyle w:val="TOC2"/>
            <w:tabs>
              <w:tab w:val="left" w:pos="1260"/>
              <w:tab w:val="right" w:leader="dot" w:pos="8290"/>
            </w:tabs>
            <w:ind w:left="440"/>
            <w:rPr>
              <w:kern w:val="2"/>
              <w:sz w:val="21"/>
            </w:rPr>
          </w:pPr>
          <w:hyperlink w:anchor="_Toc87276148" w:history="1">
            <w:r w:rsidR="00221EDB">
              <w:rPr>
                <w:rStyle w:val="affff7"/>
              </w:rPr>
              <w:t>1.2.</w:t>
            </w:r>
            <w:r w:rsidR="00221EDB">
              <w:rPr>
                <w:kern w:val="2"/>
                <w:sz w:val="21"/>
              </w:rPr>
              <w:tab/>
            </w:r>
            <w:r w:rsidR="00221EDB">
              <w:rPr>
                <w:rStyle w:val="affff7"/>
              </w:rPr>
              <w:t>研究内容及研究思路</w:t>
            </w:r>
            <w:r w:rsidR="00221EDB">
              <w:tab/>
            </w:r>
            <w:r w:rsidR="00221EDB">
              <w:fldChar w:fldCharType="begin"/>
            </w:r>
            <w:r w:rsidR="00221EDB">
              <w:instrText xml:space="preserve"> PAGEREF _Toc87276148 \h </w:instrText>
            </w:r>
            <w:r w:rsidR="00221EDB">
              <w:fldChar w:fldCharType="separate"/>
            </w:r>
            <w:r w:rsidR="00221EDB">
              <w:t>7</w:t>
            </w:r>
            <w:r w:rsidR="00221EDB">
              <w:fldChar w:fldCharType="end"/>
            </w:r>
          </w:hyperlink>
        </w:p>
        <w:p w14:paraId="5CDDDB41" w14:textId="77777777" w:rsidR="00A33298" w:rsidRDefault="000D6047">
          <w:pPr>
            <w:pStyle w:val="TOC1"/>
            <w:tabs>
              <w:tab w:val="left" w:pos="420"/>
              <w:tab w:val="right" w:leader="dot" w:pos="8290"/>
            </w:tabs>
            <w:rPr>
              <w:kern w:val="2"/>
              <w:sz w:val="21"/>
            </w:rPr>
          </w:pPr>
          <w:hyperlink w:anchor="_Toc87276149" w:history="1">
            <w:r w:rsidR="00221EDB">
              <w:rPr>
                <w:rStyle w:val="affff7"/>
                <w:lang w:eastAsia="zh-Hans"/>
              </w:rPr>
              <w:t>2.</w:t>
            </w:r>
            <w:r w:rsidR="00221EDB">
              <w:rPr>
                <w:kern w:val="2"/>
                <w:sz w:val="21"/>
              </w:rPr>
              <w:tab/>
            </w:r>
            <w:r w:rsidR="00221EDB">
              <w:rPr>
                <w:rStyle w:val="affff7"/>
                <w:lang w:eastAsia="zh-Hans"/>
              </w:rPr>
              <w:t>基于电网业务的网络切片控制平面架构</w:t>
            </w:r>
            <w:r w:rsidR="00221EDB">
              <w:tab/>
            </w:r>
            <w:r w:rsidR="00221EDB">
              <w:fldChar w:fldCharType="begin"/>
            </w:r>
            <w:r w:rsidR="00221EDB">
              <w:instrText xml:space="preserve"> PAGEREF _Toc87276149 \h </w:instrText>
            </w:r>
            <w:r w:rsidR="00221EDB">
              <w:fldChar w:fldCharType="separate"/>
            </w:r>
            <w:r w:rsidR="00221EDB">
              <w:t>7</w:t>
            </w:r>
            <w:r w:rsidR="00221EDB">
              <w:fldChar w:fldCharType="end"/>
            </w:r>
          </w:hyperlink>
        </w:p>
        <w:p w14:paraId="463140D4" w14:textId="77777777" w:rsidR="00A33298" w:rsidRDefault="000D6047">
          <w:pPr>
            <w:pStyle w:val="TOC1"/>
            <w:tabs>
              <w:tab w:val="left" w:pos="420"/>
              <w:tab w:val="right" w:leader="dot" w:pos="8290"/>
            </w:tabs>
            <w:rPr>
              <w:kern w:val="2"/>
              <w:sz w:val="21"/>
            </w:rPr>
          </w:pPr>
          <w:hyperlink w:anchor="_Toc87276150" w:history="1">
            <w:r w:rsidR="00221EDB">
              <w:rPr>
                <w:rStyle w:val="affff7"/>
              </w:rPr>
              <w:t>3.</w:t>
            </w:r>
            <w:r w:rsidR="00221EDB">
              <w:rPr>
                <w:kern w:val="2"/>
                <w:sz w:val="21"/>
              </w:rPr>
              <w:tab/>
            </w:r>
            <w:r w:rsidR="00221EDB">
              <w:rPr>
                <w:rStyle w:val="affff7"/>
              </w:rPr>
              <w:t>基于电网应用场景的网络切片管理方案</w:t>
            </w:r>
            <w:r w:rsidR="00221EDB">
              <w:tab/>
            </w:r>
            <w:r w:rsidR="00221EDB">
              <w:fldChar w:fldCharType="begin"/>
            </w:r>
            <w:r w:rsidR="00221EDB">
              <w:instrText xml:space="preserve"> PAGEREF _Toc87276150 \h </w:instrText>
            </w:r>
            <w:r w:rsidR="00221EDB">
              <w:fldChar w:fldCharType="separate"/>
            </w:r>
            <w:r w:rsidR="00221EDB">
              <w:t>10</w:t>
            </w:r>
            <w:r w:rsidR="00221EDB">
              <w:fldChar w:fldCharType="end"/>
            </w:r>
          </w:hyperlink>
        </w:p>
        <w:p w14:paraId="6A90D44A" w14:textId="77777777" w:rsidR="00A33298" w:rsidRDefault="000D6047">
          <w:pPr>
            <w:pStyle w:val="TOC2"/>
            <w:tabs>
              <w:tab w:val="left" w:pos="1260"/>
              <w:tab w:val="right" w:leader="dot" w:pos="8290"/>
            </w:tabs>
            <w:ind w:left="440"/>
            <w:rPr>
              <w:kern w:val="2"/>
              <w:sz w:val="21"/>
            </w:rPr>
          </w:pPr>
          <w:hyperlink w:anchor="_Toc87276151" w:history="1">
            <w:r w:rsidR="00221EDB">
              <w:rPr>
                <w:rStyle w:val="affff7"/>
                <w:lang w:eastAsia="zh-Hans"/>
              </w:rPr>
              <w:t>3.1.</w:t>
            </w:r>
            <w:r w:rsidR="00221EDB">
              <w:rPr>
                <w:kern w:val="2"/>
                <w:sz w:val="21"/>
              </w:rPr>
              <w:tab/>
            </w:r>
            <w:r w:rsidR="00221EDB">
              <w:rPr>
                <w:rStyle w:val="affff7"/>
                <w:lang w:eastAsia="zh-Hans"/>
              </w:rPr>
              <w:t>面向电网应用场景的网络切片管控架构</w:t>
            </w:r>
            <w:r w:rsidR="00221EDB">
              <w:tab/>
            </w:r>
            <w:r w:rsidR="00221EDB">
              <w:fldChar w:fldCharType="begin"/>
            </w:r>
            <w:r w:rsidR="00221EDB">
              <w:instrText xml:space="preserve"> PAGEREF _Toc87276151 \h </w:instrText>
            </w:r>
            <w:r w:rsidR="00221EDB">
              <w:fldChar w:fldCharType="separate"/>
            </w:r>
            <w:r w:rsidR="00221EDB">
              <w:t>10</w:t>
            </w:r>
            <w:r w:rsidR="00221EDB">
              <w:fldChar w:fldCharType="end"/>
            </w:r>
          </w:hyperlink>
        </w:p>
        <w:p w14:paraId="512CFB77" w14:textId="77777777" w:rsidR="00A33298" w:rsidRDefault="000D6047">
          <w:pPr>
            <w:pStyle w:val="TOC2"/>
            <w:tabs>
              <w:tab w:val="left" w:pos="1260"/>
              <w:tab w:val="right" w:leader="dot" w:pos="8290"/>
            </w:tabs>
            <w:ind w:left="440"/>
            <w:rPr>
              <w:kern w:val="2"/>
              <w:sz w:val="21"/>
            </w:rPr>
          </w:pPr>
          <w:hyperlink w:anchor="_Toc87276152" w:history="1">
            <w:r w:rsidR="00221EDB">
              <w:rPr>
                <w:rStyle w:val="affff7"/>
              </w:rPr>
              <w:t>3.2.</w:t>
            </w:r>
            <w:r w:rsidR="00221EDB">
              <w:rPr>
                <w:kern w:val="2"/>
                <w:sz w:val="21"/>
              </w:rPr>
              <w:tab/>
            </w:r>
            <w:r w:rsidR="00221EDB">
              <w:rPr>
                <w:rStyle w:val="affff7"/>
                <w:lang w:eastAsia="zh-Hans"/>
              </w:rPr>
              <w:t>网络切片管理流程</w:t>
            </w:r>
            <w:r w:rsidR="00221EDB">
              <w:tab/>
            </w:r>
            <w:r w:rsidR="00221EDB">
              <w:fldChar w:fldCharType="begin"/>
            </w:r>
            <w:r w:rsidR="00221EDB">
              <w:instrText xml:space="preserve"> PAGEREF _Toc87276152 \h </w:instrText>
            </w:r>
            <w:r w:rsidR="00221EDB">
              <w:fldChar w:fldCharType="separate"/>
            </w:r>
            <w:r w:rsidR="00221EDB">
              <w:t>14</w:t>
            </w:r>
            <w:r w:rsidR="00221EDB">
              <w:fldChar w:fldCharType="end"/>
            </w:r>
          </w:hyperlink>
        </w:p>
        <w:p w14:paraId="45B7E33D" w14:textId="77777777" w:rsidR="00A33298" w:rsidRDefault="000D6047">
          <w:pPr>
            <w:pStyle w:val="TOC2"/>
            <w:tabs>
              <w:tab w:val="left" w:pos="1260"/>
              <w:tab w:val="right" w:leader="dot" w:pos="8290"/>
            </w:tabs>
            <w:ind w:left="440"/>
            <w:rPr>
              <w:kern w:val="2"/>
              <w:sz w:val="21"/>
            </w:rPr>
          </w:pPr>
          <w:hyperlink w:anchor="_Toc87276153" w:history="1">
            <w:r w:rsidR="00221EDB">
              <w:rPr>
                <w:rStyle w:val="affff7"/>
                <w:lang w:eastAsia="zh-Hans"/>
              </w:rPr>
              <w:t>3.3.</w:t>
            </w:r>
            <w:r w:rsidR="00221EDB">
              <w:rPr>
                <w:kern w:val="2"/>
                <w:sz w:val="21"/>
              </w:rPr>
              <w:tab/>
            </w:r>
            <w:r w:rsidR="00221EDB">
              <w:rPr>
                <w:rStyle w:val="affff7"/>
                <w:lang w:eastAsia="zh-Hans"/>
              </w:rPr>
              <w:t>网络切片管理信息模型</w:t>
            </w:r>
            <w:r w:rsidR="00221EDB">
              <w:tab/>
            </w:r>
            <w:r w:rsidR="00221EDB">
              <w:fldChar w:fldCharType="begin"/>
            </w:r>
            <w:r w:rsidR="00221EDB">
              <w:instrText xml:space="preserve"> PAGEREF _Toc87276153 \h </w:instrText>
            </w:r>
            <w:r w:rsidR="00221EDB">
              <w:fldChar w:fldCharType="separate"/>
            </w:r>
            <w:r w:rsidR="00221EDB">
              <w:t>24</w:t>
            </w:r>
            <w:r w:rsidR="00221EDB">
              <w:fldChar w:fldCharType="end"/>
            </w:r>
          </w:hyperlink>
        </w:p>
        <w:p w14:paraId="3A95814A" w14:textId="77777777" w:rsidR="00A33298" w:rsidRDefault="000D6047">
          <w:pPr>
            <w:pStyle w:val="TOC1"/>
            <w:tabs>
              <w:tab w:val="left" w:pos="420"/>
              <w:tab w:val="right" w:leader="dot" w:pos="8290"/>
            </w:tabs>
            <w:rPr>
              <w:kern w:val="2"/>
              <w:sz w:val="21"/>
            </w:rPr>
          </w:pPr>
          <w:hyperlink w:anchor="_Toc87276154" w:history="1">
            <w:r w:rsidR="00221EDB">
              <w:rPr>
                <w:rStyle w:val="affff7"/>
                <w:lang w:eastAsia="zh-Hans"/>
              </w:rPr>
              <w:t>4.</w:t>
            </w:r>
            <w:r w:rsidR="00221EDB">
              <w:rPr>
                <w:kern w:val="2"/>
                <w:sz w:val="21"/>
              </w:rPr>
              <w:tab/>
            </w:r>
            <w:r w:rsidR="00221EDB">
              <w:rPr>
                <w:rStyle w:val="affff7"/>
              </w:rPr>
              <w:t>自动化智能化的网络切片生命周期管理方案</w:t>
            </w:r>
            <w:r w:rsidR="00221EDB">
              <w:tab/>
            </w:r>
            <w:r w:rsidR="00221EDB">
              <w:fldChar w:fldCharType="begin"/>
            </w:r>
            <w:r w:rsidR="00221EDB">
              <w:instrText xml:space="preserve"> PAGEREF _Toc87276154 \h </w:instrText>
            </w:r>
            <w:r w:rsidR="00221EDB">
              <w:fldChar w:fldCharType="separate"/>
            </w:r>
            <w:r w:rsidR="00221EDB">
              <w:t>27</w:t>
            </w:r>
            <w:r w:rsidR="00221EDB">
              <w:fldChar w:fldCharType="end"/>
            </w:r>
          </w:hyperlink>
        </w:p>
        <w:p w14:paraId="148DBD77" w14:textId="77777777" w:rsidR="00A33298" w:rsidRDefault="000D6047">
          <w:pPr>
            <w:pStyle w:val="TOC2"/>
            <w:tabs>
              <w:tab w:val="left" w:pos="1260"/>
              <w:tab w:val="right" w:leader="dot" w:pos="8290"/>
            </w:tabs>
            <w:ind w:left="440"/>
            <w:rPr>
              <w:kern w:val="2"/>
              <w:sz w:val="21"/>
            </w:rPr>
          </w:pPr>
          <w:hyperlink w:anchor="_Toc87276155" w:history="1">
            <w:r w:rsidR="00221EDB">
              <w:rPr>
                <w:rStyle w:val="affff7"/>
                <w:lang w:eastAsia="zh-Hans"/>
              </w:rPr>
              <w:t>4.1.</w:t>
            </w:r>
            <w:r w:rsidR="00221EDB">
              <w:rPr>
                <w:kern w:val="2"/>
                <w:sz w:val="21"/>
              </w:rPr>
              <w:tab/>
            </w:r>
            <w:r w:rsidR="00221EDB">
              <w:rPr>
                <w:rStyle w:val="affff7"/>
              </w:rPr>
              <w:t>自动化智能化的网络切片生命周期管理框架</w:t>
            </w:r>
            <w:r w:rsidR="00221EDB">
              <w:tab/>
            </w:r>
            <w:r w:rsidR="00221EDB">
              <w:fldChar w:fldCharType="begin"/>
            </w:r>
            <w:r w:rsidR="00221EDB">
              <w:instrText xml:space="preserve"> PAGEREF _Toc87276155 \h </w:instrText>
            </w:r>
            <w:r w:rsidR="00221EDB">
              <w:fldChar w:fldCharType="separate"/>
            </w:r>
            <w:r w:rsidR="00221EDB">
              <w:t>27</w:t>
            </w:r>
            <w:r w:rsidR="00221EDB">
              <w:fldChar w:fldCharType="end"/>
            </w:r>
          </w:hyperlink>
        </w:p>
        <w:p w14:paraId="1CAA3FF2" w14:textId="77777777" w:rsidR="00A33298" w:rsidRDefault="000D6047">
          <w:pPr>
            <w:pStyle w:val="TOC2"/>
            <w:tabs>
              <w:tab w:val="left" w:pos="1260"/>
              <w:tab w:val="right" w:leader="dot" w:pos="8290"/>
            </w:tabs>
            <w:ind w:left="440"/>
            <w:rPr>
              <w:kern w:val="2"/>
              <w:sz w:val="21"/>
            </w:rPr>
          </w:pPr>
          <w:hyperlink w:anchor="_Toc87276156" w:history="1">
            <w:r w:rsidR="00221EDB">
              <w:rPr>
                <w:rStyle w:val="affff7"/>
              </w:rPr>
              <w:t>4.2.</w:t>
            </w:r>
            <w:r w:rsidR="00221EDB">
              <w:rPr>
                <w:kern w:val="2"/>
                <w:sz w:val="21"/>
              </w:rPr>
              <w:tab/>
            </w:r>
            <w:r w:rsidR="00221EDB">
              <w:rPr>
                <w:rStyle w:val="affff7"/>
              </w:rPr>
              <w:t>网络切片管理关键技术</w:t>
            </w:r>
            <w:r w:rsidR="00221EDB">
              <w:tab/>
            </w:r>
            <w:r w:rsidR="00221EDB">
              <w:fldChar w:fldCharType="begin"/>
            </w:r>
            <w:r w:rsidR="00221EDB">
              <w:instrText xml:space="preserve"> PAGEREF _Toc87276156 \h </w:instrText>
            </w:r>
            <w:r w:rsidR="00221EDB">
              <w:fldChar w:fldCharType="separate"/>
            </w:r>
            <w:r w:rsidR="00221EDB">
              <w:t>30</w:t>
            </w:r>
            <w:r w:rsidR="00221EDB">
              <w:fldChar w:fldCharType="end"/>
            </w:r>
          </w:hyperlink>
        </w:p>
        <w:p w14:paraId="4A63E5DB" w14:textId="77777777" w:rsidR="00A33298" w:rsidRDefault="000D6047">
          <w:pPr>
            <w:pStyle w:val="TOC3"/>
            <w:tabs>
              <w:tab w:val="left" w:pos="1680"/>
              <w:tab w:val="right" w:leader="dot" w:pos="8290"/>
            </w:tabs>
            <w:ind w:left="880"/>
            <w:rPr>
              <w:kern w:val="2"/>
              <w:sz w:val="21"/>
            </w:rPr>
          </w:pPr>
          <w:hyperlink w:anchor="_Toc87276157" w:history="1">
            <w:r w:rsidR="00221EDB">
              <w:rPr>
                <w:rStyle w:val="affff7"/>
              </w:rPr>
              <w:t>4.2.1.</w:t>
            </w:r>
            <w:r w:rsidR="00221EDB">
              <w:rPr>
                <w:kern w:val="2"/>
                <w:sz w:val="21"/>
              </w:rPr>
              <w:tab/>
            </w:r>
            <w:r w:rsidR="00221EDB">
              <w:rPr>
                <w:rStyle w:val="affff7"/>
              </w:rPr>
              <w:t>网络切片流量预测技术</w:t>
            </w:r>
            <w:r w:rsidR="00221EDB">
              <w:tab/>
            </w:r>
            <w:r w:rsidR="00221EDB">
              <w:fldChar w:fldCharType="begin"/>
            </w:r>
            <w:r w:rsidR="00221EDB">
              <w:instrText xml:space="preserve"> PAGEREF _Toc87276157 \h </w:instrText>
            </w:r>
            <w:r w:rsidR="00221EDB">
              <w:fldChar w:fldCharType="separate"/>
            </w:r>
            <w:r w:rsidR="00221EDB">
              <w:t>30</w:t>
            </w:r>
            <w:r w:rsidR="00221EDB">
              <w:fldChar w:fldCharType="end"/>
            </w:r>
          </w:hyperlink>
        </w:p>
        <w:p w14:paraId="7575CC36" w14:textId="77777777" w:rsidR="00A33298" w:rsidRDefault="000D6047">
          <w:pPr>
            <w:pStyle w:val="TOC3"/>
            <w:tabs>
              <w:tab w:val="left" w:pos="1680"/>
              <w:tab w:val="right" w:leader="dot" w:pos="8290"/>
            </w:tabs>
            <w:ind w:left="880"/>
            <w:rPr>
              <w:kern w:val="2"/>
              <w:sz w:val="21"/>
            </w:rPr>
          </w:pPr>
          <w:hyperlink w:anchor="_Toc87276158" w:history="1">
            <w:r w:rsidR="00221EDB">
              <w:rPr>
                <w:rStyle w:val="affff7"/>
              </w:rPr>
              <w:t>4.2.2.</w:t>
            </w:r>
            <w:r w:rsidR="00221EDB">
              <w:rPr>
                <w:kern w:val="2"/>
                <w:sz w:val="21"/>
              </w:rPr>
              <w:tab/>
            </w:r>
            <w:r w:rsidR="00221EDB">
              <w:rPr>
                <w:rStyle w:val="affff7"/>
              </w:rPr>
              <w:t>基于混合粒度的切片资源分配</w:t>
            </w:r>
            <w:r w:rsidR="00221EDB">
              <w:tab/>
            </w:r>
            <w:r w:rsidR="00221EDB">
              <w:fldChar w:fldCharType="begin"/>
            </w:r>
            <w:r w:rsidR="00221EDB">
              <w:instrText xml:space="preserve"> PAGEREF _Toc87276158 \h </w:instrText>
            </w:r>
            <w:r w:rsidR="00221EDB">
              <w:fldChar w:fldCharType="separate"/>
            </w:r>
            <w:r w:rsidR="00221EDB">
              <w:t>31</w:t>
            </w:r>
            <w:r w:rsidR="00221EDB">
              <w:fldChar w:fldCharType="end"/>
            </w:r>
          </w:hyperlink>
        </w:p>
        <w:p w14:paraId="432822A9" w14:textId="77777777" w:rsidR="00A33298" w:rsidRDefault="000D6047">
          <w:pPr>
            <w:pStyle w:val="TOC1"/>
            <w:tabs>
              <w:tab w:val="left" w:pos="420"/>
              <w:tab w:val="right" w:leader="dot" w:pos="8290"/>
            </w:tabs>
            <w:rPr>
              <w:kern w:val="2"/>
              <w:sz w:val="21"/>
            </w:rPr>
          </w:pPr>
          <w:hyperlink w:anchor="_Toc87276159" w:history="1">
            <w:r w:rsidR="00221EDB">
              <w:rPr>
                <w:rStyle w:val="affff7"/>
              </w:rPr>
              <w:t>5.</w:t>
            </w:r>
            <w:r w:rsidR="00221EDB">
              <w:rPr>
                <w:kern w:val="2"/>
                <w:sz w:val="21"/>
              </w:rPr>
              <w:tab/>
            </w:r>
            <w:r w:rsidR="00221EDB">
              <w:rPr>
                <w:rStyle w:val="affff7"/>
              </w:rPr>
              <w:t>创新点</w:t>
            </w:r>
            <w:r w:rsidR="00221EDB">
              <w:tab/>
            </w:r>
            <w:r w:rsidR="00221EDB">
              <w:fldChar w:fldCharType="begin"/>
            </w:r>
            <w:r w:rsidR="00221EDB">
              <w:instrText xml:space="preserve"> PAGEREF _Toc87276159 \h </w:instrText>
            </w:r>
            <w:r w:rsidR="00221EDB">
              <w:fldChar w:fldCharType="separate"/>
            </w:r>
            <w:r w:rsidR="00221EDB">
              <w:t>34</w:t>
            </w:r>
            <w:r w:rsidR="00221EDB">
              <w:fldChar w:fldCharType="end"/>
            </w:r>
          </w:hyperlink>
        </w:p>
        <w:p w14:paraId="75C68EB9" w14:textId="77777777" w:rsidR="00A33298" w:rsidRDefault="00221EDB">
          <w:pPr>
            <w:jc w:val="both"/>
            <w:rPr>
              <w:rFonts w:ascii="仿宋" w:eastAsia="仿宋" w:hAnsi="仿宋" w:cs="Times New Roman"/>
              <w:b/>
              <w:bCs/>
              <w:sz w:val="28"/>
              <w:szCs w:val="28"/>
              <w:lang w:val="zh-CN"/>
            </w:rPr>
          </w:pPr>
          <w:r>
            <w:rPr>
              <w:rFonts w:ascii="仿宋" w:eastAsia="仿宋" w:hAnsi="仿宋" w:cs="Times New Roman" w:hint="eastAsia"/>
              <w:bCs/>
              <w:szCs w:val="28"/>
              <w:lang w:val="zh-CN"/>
            </w:rPr>
            <w:fldChar w:fldCharType="end"/>
          </w:r>
        </w:p>
      </w:sdtContent>
    </w:sdt>
    <w:p w14:paraId="5D5E4D89" w14:textId="77777777" w:rsidR="00A33298" w:rsidRDefault="00A33298">
      <w:pPr>
        <w:rPr>
          <w:rFonts w:ascii="仿宋" w:eastAsia="仿宋" w:hAnsi="仿宋" w:cs="Times New Roman"/>
          <w:b/>
          <w:bCs/>
          <w:sz w:val="28"/>
          <w:szCs w:val="28"/>
          <w:lang w:val="zh-CN"/>
        </w:rPr>
      </w:pPr>
    </w:p>
    <w:p w14:paraId="05D16434" w14:textId="77777777" w:rsidR="00A33298" w:rsidRDefault="00A33298">
      <w:pPr>
        <w:tabs>
          <w:tab w:val="left" w:pos="2368"/>
        </w:tabs>
        <w:sectPr w:rsidR="00A33298">
          <w:pgSz w:w="11900" w:h="16840"/>
          <w:pgMar w:top="1440" w:right="1800" w:bottom="1440" w:left="1800" w:header="851" w:footer="992" w:gutter="0"/>
          <w:cols w:space="425"/>
          <w:docGrid w:type="lines" w:linePitch="312"/>
        </w:sectPr>
      </w:pPr>
    </w:p>
    <w:p w14:paraId="4CFDD3CA" w14:textId="77777777" w:rsidR="00A33298" w:rsidRDefault="00221EDB">
      <w:pPr>
        <w:pStyle w:val="13"/>
        <w:rPr>
          <w:color w:val="auto"/>
        </w:rPr>
      </w:pPr>
      <w:bookmarkStart w:id="5" w:name="_Toc1989575604_WPSOffice_Level1"/>
      <w:bookmarkStart w:id="6" w:name="_Toc522031904"/>
      <w:bookmarkStart w:id="7" w:name="_Toc14538994"/>
      <w:bookmarkStart w:id="8" w:name="_Toc87276146"/>
      <w:bookmarkStart w:id="9" w:name="_Toc14539339"/>
      <w:bookmarkStart w:id="10" w:name="_Toc39068069"/>
      <w:bookmarkStart w:id="11" w:name="_Toc14536586"/>
      <w:r>
        <w:rPr>
          <w:color w:val="auto"/>
        </w:rPr>
        <w:lastRenderedPageBreak/>
        <w:t>报告概述</w:t>
      </w:r>
      <w:bookmarkEnd w:id="5"/>
      <w:bookmarkEnd w:id="6"/>
      <w:bookmarkEnd w:id="7"/>
      <w:bookmarkEnd w:id="8"/>
      <w:bookmarkEnd w:id="9"/>
      <w:bookmarkEnd w:id="10"/>
      <w:bookmarkEnd w:id="11"/>
    </w:p>
    <w:p w14:paraId="40B2CF5D" w14:textId="77777777" w:rsidR="00A33298" w:rsidRDefault="00221EDB">
      <w:pPr>
        <w:pStyle w:val="21"/>
        <w:rPr>
          <w:color w:val="auto"/>
        </w:rPr>
      </w:pPr>
      <w:bookmarkStart w:id="12" w:name="_Toc87276147"/>
      <w:bookmarkStart w:id="13" w:name="_Toc39068070"/>
      <w:bookmarkStart w:id="14" w:name="_Toc643569881_WPSOffice_Level2"/>
      <w:r>
        <w:rPr>
          <w:rFonts w:hint="eastAsia"/>
          <w:color w:val="auto"/>
        </w:rPr>
        <w:t>研究背景</w:t>
      </w:r>
      <w:bookmarkEnd w:id="12"/>
      <w:bookmarkEnd w:id="13"/>
      <w:bookmarkEnd w:id="14"/>
    </w:p>
    <w:p w14:paraId="26C9FA9A"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sz w:val="28"/>
          <w:szCs w:val="28"/>
        </w:rPr>
        <w:t>智能电网已成为电力行业发展的共同选择，各国纷纷制定规划、政策，加快推进智能电网技术和产业发展。智能电网是电网的智能化，其充分运用先进的 ICT 技术，构建可靠、高速、双向的通信管道，通过传感和测量技术、设备及控制方法，实现电网的安全、经济、高效、绿色运行。</w:t>
      </w:r>
    </w:p>
    <w:p w14:paraId="2D9FBB4A"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 xml:space="preserve">随着智能电网和数字化变电站的建设，SCADA(Supervisory Control and </w:t>
      </w:r>
      <w:proofErr w:type="spellStart"/>
      <w:r>
        <w:rPr>
          <w:rFonts w:ascii="仿宋" w:eastAsia="仿宋" w:hAnsi="仿宋" w:hint="eastAsia"/>
          <w:sz w:val="28"/>
          <w:szCs w:val="28"/>
        </w:rPr>
        <w:t>DataAcquisition</w:t>
      </w:r>
      <w:proofErr w:type="spellEnd"/>
      <w:r>
        <w:rPr>
          <w:rFonts w:ascii="仿宋" w:eastAsia="仿宋" w:hAnsi="仿宋" w:hint="eastAsia"/>
          <w:sz w:val="28"/>
          <w:szCs w:val="28"/>
        </w:rPr>
        <w:t xml:space="preserve">，监控与数据采集)和调度电话等业务逐步 IP 化， </w:t>
      </w:r>
      <w:proofErr w:type="spellStart"/>
      <w:r>
        <w:rPr>
          <w:rFonts w:ascii="仿宋" w:eastAsia="仿宋" w:hAnsi="仿宋" w:hint="eastAsia"/>
          <w:sz w:val="28"/>
          <w:szCs w:val="28"/>
        </w:rPr>
        <w:t>WAMS</w:t>
      </w:r>
      <w:proofErr w:type="spellEnd"/>
      <w:r>
        <w:rPr>
          <w:rFonts w:ascii="仿宋" w:eastAsia="仿宋" w:hAnsi="仿宋" w:hint="eastAsia"/>
          <w:sz w:val="28"/>
          <w:szCs w:val="28"/>
        </w:rPr>
        <w:t>(Wide</w:t>
      </w:r>
      <w:r>
        <w:rPr>
          <w:rFonts w:ascii="仿宋" w:eastAsia="仿宋" w:hAnsi="仿宋"/>
          <w:sz w:val="28"/>
          <w:szCs w:val="28"/>
        </w:rPr>
        <w:t xml:space="preserve"> </w:t>
      </w:r>
      <w:r>
        <w:rPr>
          <w:rFonts w:ascii="仿宋" w:eastAsia="仿宋" w:hAnsi="仿宋" w:hint="eastAsia"/>
          <w:sz w:val="28"/>
          <w:szCs w:val="28"/>
        </w:rPr>
        <w:t>Area</w:t>
      </w:r>
      <w:r>
        <w:rPr>
          <w:rFonts w:ascii="仿宋" w:eastAsia="仿宋" w:hAnsi="仿宋"/>
          <w:sz w:val="28"/>
          <w:szCs w:val="28"/>
        </w:rPr>
        <w:t xml:space="preserve"> </w:t>
      </w:r>
      <w:r>
        <w:rPr>
          <w:rFonts w:ascii="仿宋" w:eastAsia="仿宋" w:hAnsi="仿宋" w:hint="eastAsia"/>
          <w:sz w:val="28"/>
          <w:szCs w:val="28"/>
        </w:rPr>
        <w:t>Measurement System，广域向量测量)和广域保护等新业务不断引入，分布式发电、储能、充电桩等新能源大规模接入，视频监控等大带宽业务持续增长，传统通信网络已难以满足智能电网的要求。智能电网需要智能的通信网络，智能 IP 网络能够解决传统通信网络的不足，为智能电网提供一个可靠、灵活、简捷的联接平台，已成为电力企业建设下一代电力通信网的主流选择。</w:t>
      </w:r>
    </w:p>
    <w:p w14:paraId="63E0DB73"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 xml:space="preserve">传统业务主要包括继电保护业务、 SCADA、电能计量和调度电话等业务，带宽要求较小、可靠性实时性要求高，传统通信网络多采用基于电路交换的 </w:t>
      </w:r>
      <w:proofErr w:type="spellStart"/>
      <w:r>
        <w:rPr>
          <w:rFonts w:ascii="仿宋" w:eastAsia="仿宋" w:hAnsi="仿宋" w:hint="eastAsia"/>
          <w:sz w:val="28"/>
          <w:szCs w:val="28"/>
        </w:rPr>
        <w:t>SDH</w:t>
      </w:r>
      <w:proofErr w:type="spellEnd"/>
      <w:r>
        <w:rPr>
          <w:rFonts w:ascii="仿宋" w:eastAsia="仿宋" w:hAnsi="仿宋" w:hint="eastAsia"/>
          <w:sz w:val="28"/>
          <w:szCs w:val="28"/>
        </w:rPr>
        <w:t xml:space="preserve"> 技术建设。在电力公司建设 IP 网络替换原来的 </w:t>
      </w:r>
      <w:proofErr w:type="spellStart"/>
      <w:r>
        <w:rPr>
          <w:rFonts w:ascii="仿宋" w:eastAsia="仿宋" w:hAnsi="仿宋" w:hint="eastAsia"/>
          <w:sz w:val="28"/>
          <w:szCs w:val="28"/>
        </w:rPr>
        <w:t>SDH</w:t>
      </w:r>
      <w:proofErr w:type="spellEnd"/>
      <w:r>
        <w:rPr>
          <w:rFonts w:ascii="仿宋" w:eastAsia="仿宋" w:hAnsi="仿宋" w:hint="eastAsia"/>
          <w:sz w:val="28"/>
          <w:szCs w:val="28"/>
        </w:rPr>
        <w:t>(Synchronous Digital Hierarchy，同步数字体系)网络时，需要智能 IP 网络能够可靠承载继电保护业务、 SCADA 等电力生产业务，确保电力生产业务能够平滑演进到 IP 网络。</w:t>
      </w:r>
    </w:p>
    <w:p w14:paraId="444FB540" w14:textId="77777777" w:rsidR="00A33298" w:rsidRDefault="00221EDB">
      <w:pPr>
        <w:adjustRightInd w:val="0"/>
        <w:snapToGrid w:val="0"/>
        <w:spacing w:line="360" w:lineRule="auto"/>
        <w:ind w:firstLineChars="200" w:firstLine="560"/>
        <w:jc w:val="both"/>
        <w:rPr>
          <w:rFonts w:ascii="仿宋" w:eastAsia="仿宋" w:hAnsi="仿宋"/>
          <w:sz w:val="28"/>
          <w:szCs w:val="28"/>
        </w:rPr>
      </w:pP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对承载网络的带宽、时延、切片、可靠性等方面提出了更高的要求。</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技术重用现有 IEEE 802.3 以太网物理层标准，在MAC层与PCS层中新增</w:t>
      </w:r>
      <w:proofErr w:type="spellStart"/>
      <w:r>
        <w:rPr>
          <w:rFonts w:ascii="仿宋" w:eastAsia="仿宋" w:hAnsi="仿宋" w:hint="eastAsia"/>
          <w:sz w:val="28"/>
          <w:szCs w:val="28"/>
        </w:rPr>
        <w:t>FlexShim</w:t>
      </w:r>
      <w:proofErr w:type="spellEnd"/>
      <w:r>
        <w:rPr>
          <w:rFonts w:ascii="仿宋" w:eastAsia="仿宋" w:hAnsi="仿宋" w:hint="eastAsia"/>
          <w:sz w:val="28"/>
          <w:szCs w:val="28"/>
        </w:rPr>
        <w:t>层，实现网络灵活性、多速率、刚</w:t>
      </w:r>
      <w:r>
        <w:rPr>
          <w:rFonts w:ascii="仿宋" w:eastAsia="仿宋" w:hAnsi="仿宋" w:hint="eastAsia"/>
          <w:sz w:val="28"/>
          <w:szCs w:val="28"/>
        </w:rPr>
        <w:lastRenderedPageBreak/>
        <w:t xml:space="preserve">性接口等特性。其捆绑、通道化、子速率等功能，可以与 IP/Ethernet 技术良好对接，大力助推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承载网络的发展，为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技术的应用提供保障。随着 </w:t>
      </w:r>
      <w:proofErr w:type="spellStart"/>
      <w:r>
        <w:rPr>
          <w:rFonts w:ascii="仿宋" w:eastAsia="仿宋" w:hAnsi="仿宋" w:hint="eastAsia"/>
          <w:sz w:val="28"/>
          <w:szCs w:val="28"/>
        </w:rPr>
        <w:t>5G</w:t>
      </w:r>
      <w:proofErr w:type="spellEnd"/>
      <w:r>
        <w:rPr>
          <w:rFonts w:ascii="仿宋" w:eastAsia="仿宋" w:hAnsi="仿宋" w:hint="eastAsia"/>
          <w:sz w:val="28"/>
          <w:szCs w:val="28"/>
        </w:rPr>
        <w:t xml:space="preserve"> 产业的不断发展与完善，</w:t>
      </w:r>
      <w:proofErr w:type="spellStart"/>
      <w:r>
        <w:rPr>
          <w:rFonts w:ascii="仿宋" w:eastAsia="仿宋" w:hAnsi="仿宋" w:hint="eastAsia"/>
          <w:sz w:val="28"/>
          <w:szCs w:val="28"/>
        </w:rPr>
        <w:t>FlexE</w:t>
      </w:r>
      <w:proofErr w:type="spellEnd"/>
      <w:r>
        <w:rPr>
          <w:rFonts w:ascii="仿宋" w:eastAsia="仿宋" w:hAnsi="仿宋" w:hint="eastAsia"/>
          <w:sz w:val="28"/>
          <w:szCs w:val="28"/>
        </w:rPr>
        <w:t xml:space="preserve"> 技术将在</w:t>
      </w:r>
      <w:proofErr w:type="spellStart"/>
      <w:r>
        <w:rPr>
          <w:rFonts w:ascii="仿宋" w:eastAsia="仿宋" w:hAnsi="仿宋" w:hint="eastAsia"/>
          <w:sz w:val="28"/>
          <w:szCs w:val="28"/>
        </w:rPr>
        <w:t>5G</w:t>
      </w:r>
      <w:proofErr w:type="spellEnd"/>
      <w:r>
        <w:rPr>
          <w:rFonts w:ascii="仿宋" w:eastAsia="仿宋" w:hAnsi="仿宋" w:hint="eastAsia"/>
          <w:sz w:val="28"/>
          <w:szCs w:val="28"/>
        </w:rPr>
        <w:t>切片网络上得到广泛的应用。</w:t>
      </w:r>
    </w:p>
    <w:p w14:paraId="40E9365C"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近年来，国家电网公司积极建设坚强智能电网，提升电网本质安全水平，通过实施“互联网+”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4DD746A8"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另一方面，随着能源互联网业务的展开，丰富的电网业务应用将带来更加多样化的通信需求，届时柔性带宽、低时延、以及安全隔离要求将作为提升能源互联网业务安全稳定接入的基础，</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技术的应用可有效满足需求。以敏捷和可定制的能力，为不同的应用打造一个“专属”网络。通过使用</w:t>
      </w:r>
      <w:proofErr w:type="spellStart"/>
      <w:r>
        <w:rPr>
          <w:rFonts w:ascii="仿宋" w:eastAsia="仿宋" w:hAnsi="仿宋" w:hint="eastAsia"/>
          <w:sz w:val="28"/>
          <w:szCs w:val="28"/>
        </w:rPr>
        <w:t>FlexE</w:t>
      </w:r>
      <w:proofErr w:type="spellEnd"/>
      <w:r>
        <w:rPr>
          <w:rFonts w:ascii="仿宋" w:eastAsia="仿宋" w:hAnsi="仿宋" w:hint="eastAsia"/>
          <w:sz w:val="28"/>
          <w:szCs w:val="28"/>
        </w:rPr>
        <w:t>技术，可以实现以下目标：</w:t>
      </w:r>
    </w:p>
    <w:p w14:paraId="56BE6FB3"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·端到端协同，切片自动化，低时延切片单跳时延</w:t>
      </w:r>
      <w:r>
        <w:rPr>
          <w:rFonts w:ascii="Calibri" w:eastAsia="仿宋" w:hAnsi="Calibri" w:cs="Calibri"/>
          <w:sz w:val="28"/>
          <w:szCs w:val="28"/>
        </w:rPr>
        <w:t>µ</w:t>
      </w:r>
      <w:r>
        <w:rPr>
          <w:rFonts w:ascii="仿宋" w:eastAsia="仿宋" w:hAnsi="仿宋" w:hint="eastAsia"/>
          <w:sz w:val="28"/>
          <w:szCs w:val="28"/>
        </w:rPr>
        <w:t>s级；</w:t>
      </w:r>
    </w:p>
    <w:p w14:paraId="62D0099B"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w:t>
      </w:r>
      <w:proofErr w:type="spellStart"/>
      <w:r>
        <w:rPr>
          <w:rFonts w:ascii="仿宋" w:eastAsia="仿宋" w:hAnsi="仿宋" w:hint="eastAsia"/>
          <w:sz w:val="28"/>
          <w:szCs w:val="28"/>
        </w:rPr>
        <w:t>FlexE</w:t>
      </w:r>
      <w:proofErr w:type="spellEnd"/>
      <w:r>
        <w:rPr>
          <w:rFonts w:ascii="仿宋" w:eastAsia="仿宋" w:hAnsi="仿宋" w:hint="eastAsia"/>
          <w:sz w:val="28"/>
          <w:szCs w:val="28"/>
        </w:rPr>
        <w:t>硬隔离，</w:t>
      </w:r>
      <w:proofErr w:type="spellStart"/>
      <w:r>
        <w:rPr>
          <w:rFonts w:ascii="仿宋" w:eastAsia="仿宋" w:hAnsi="仿宋" w:hint="eastAsia"/>
          <w:sz w:val="28"/>
          <w:szCs w:val="28"/>
        </w:rPr>
        <w:t>FlexE</w:t>
      </w:r>
      <w:proofErr w:type="spellEnd"/>
      <w:r>
        <w:rPr>
          <w:rFonts w:ascii="仿宋" w:eastAsia="仿宋" w:hAnsi="仿宋" w:hint="eastAsia"/>
          <w:sz w:val="28"/>
          <w:szCs w:val="28"/>
        </w:rPr>
        <w:t>信道化硬隔离，实现硬切片保障业务；</w:t>
      </w:r>
    </w:p>
    <w:p w14:paraId="620D6882" w14:textId="77777777" w:rsidR="00A33298" w:rsidRDefault="00221EDB">
      <w:pPr>
        <w:adjustRightInd w:val="0"/>
        <w:snapToGrid w:val="0"/>
        <w:spacing w:line="360" w:lineRule="auto"/>
        <w:ind w:firstLineChars="200" w:firstLine="560"/>
        <w:jc w:val="both"/>
        <w:rPr>
          <w:rFonts w:ascii="仿宋" w:eastAsia="仿宋" w:hAnsi="仿宋"/>
          <w:sz w:val="28"/>
          <w:szCs w:val="28"/>
        </w:rPr>
      </w:pPr>
      <w:r>
        <w:rPr>
          <w:rFonts w:ascii="仿宋" w:eastAsia="仿宋" w:hAnsi="仿宋" w:hint="eastAsia"/>
          <w:sz w:val="28"/>
          <w:szCs w:val="28"/>
        </w:rPr>
        <w:t>·低时延切片建立VIP转发通道，单跳时延 &lt;</w:t>
      </w:r>
      <w:proofErr w:type="spellStart"/>
      <w:r>
        <w:rPr>
          <w:rFonts w:ascii="仿宋" w:eastAsia="仿宋" w:hAnsi="仿宋" w:hint="eastAsia"/>
          <w:sz w:val="28"/>
          <w:szCs w:val="28"/>
        </w:rPr>
        <w:t>15</w:t>
      </w:r>
      <w:r>
        <w:rPr>
          <w:rFonts w:ascii="Calibri" w:eastAsia="仿宋" w:hAnsi="Calibri" w:cs="Calibri"/>
          <w:sz w:val="28"/>
          <w:szCs w:val="28"/>
        </w:rPr>
        <w:t>µ</w:t>
      </w:r>
      <w:r>
        <w:rPr>
          <w:rFonts w:ascii="仿宋" w:eastAsia="仿宋" w:hAnsi="仿宋" w:hint="eastAsia"/>
          <w:sz w:val="28"/>
          <w:szCs w:val="28"/>
        </w:rPr>
        <w:t>s</w:t>
      </w:r>
      <w:proofErr w:type="spellEnd"/>
      <w:r>
        <w:rPr>
          <w:rFonts w:ascii="仿宋" w:eastAsia="仿宋" w:hAnsi="仿宋" w:hint="eastAsia"/>
          <w:sz w:val="28"/>
          <w:szCs w:val="28"/>
        </w:rPr>
        <w:t>, 低时延业务端到端时延</w:t>
      </w:r>
      <w:proofErr w:type="spellStart"/>
      <w:r>
        <w:rPr>
          <w:rFonts w:ascii="仿宋" w:eastAsia="仿宋" w:hAnsi="仿宋" w:hint="eastAsia"/>
          <w:sz w:val="28"/>
          <w:szCs w:val="28"/>
        </w:rPr>
        <w:t>1ms</w:t>
      </w:r>
      <w:proofErr w:type="spellEnd"/>
      <w:r>
        <w:rPr>
          <w:rFonts w:ascii="仿宋" w:eastAsia="仿宋" w:hAnsi="仿宋" w:hint="eastAsia"/>
          <w:sz w:val="28"/>
          <w:szCs w:val="28"/>
        </w:rPr>
        <w:t>；</w:t>
      </w:r>
    </w:p>
    <w:p w14:paraId="376F1DF7" w14:textId="77777777" w:rsidR="00A33298" w:rsidRDefault="00221EDB">
      <w:pPr>
        <w:adjustRightInd w:val="0"/>
        <w:snapToGrid w:val="0"/>
        <w:spacing w:line="360" w:lineRule="auto"/>
        <w:ind w:firstLineChars="200" w:firstLine="560"/>
        <w:jc w:val="both"/>
        <w:rPr>
          <w:rFonts w:ascii="仿宋" w:eastAsia="仿宋" w:hAnsi="仿宋"/>
          <w:color w:val="FF0000"/>
          <w:sz w:val="28"/>
          <w:szCs w:val="28"/>
          <w:highlight w:val="yellow"/>
        </w:rPr>
      </w:pPr>
      <w:proofErr w:type="spellStart"/>
      <w:r>
        <w:rPr>
          <w:rFonts w:ascii="仿宋" w:eastAsia="仿宋" w:hAnsi="仿宋" w:hint="eastAsia"/>
          <w:sz w:val="28"/>
          <w:szCs w:val="28"/>
        </w:rPr>
        <w:t>FlexE</w:t>
      </w:r>
      <w:proofErr w:type="spellEnd"/>
      <w:r>
        <w:rPr>
          <w:rFonts w:ascii="仿宋" w:eastAsia="仿宋" w:hAnsi="仿宋" w:hint="eastAsia"/>
          <w:sz w:val="28"/>
          <w:szCs w:val="28"/>
        </w:rPr>
        <w:t>切片隔离技术，可以精准匹配电力业务需求，实现零丢包、极低时延、极低抖动、物理隔离。</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技术的研究和推广，将显著</w:t>
      </w:r>
      <w:r>
        <w:rPr>
          <w:rFonts w:ascii="仿宋" w:eastAsia="仿宋" w:hAnsi="仿宋" w:hint="eastAsia"/>
          <w:sz w:val="28"/>
          <w:szCs w:val="28"/>
        </w:rPr>
        <w:lastRenderedPageBreak/>
        <w:t>改善电力典型业务场景的性能。</w:t>
      </w:r>
      <w:proofErr w:type="spellStart"/>
      <w:r>
        <w:rPr>
          <w:rFonts w:ascii="仿宋" w:eastAsia="仿宋" w:hAnsi="仿宋" w:hint="eastAsia"/>
          <w:sz w:val="28"/>
          <w:szCs w:val="28"/>
        </w:rPr>
        <w:t>FlexE</w:t>
      </w:r>
      <w:proofErr w:type="spellEnd"/>
      <w:r>
        <w:rPr>
          <w:rFonts w:ascii="仿宋" w:eastAsia="仿宋" w:hAnsi="仿宋" w:hint="eastAsia"/>
          <w:sz w:val="28"/>
          <w:szCs w:val="28"/>
        </w:rPr>
        <w:t>技术的研究和推广，将提升电力系统</w:t>
      </w:r>
      <w:proofErr w:type="spellStart"/>
      <w:r>
        <w:rPr>
          <w:rFonts w:ascii="仿宋" w:eastAsia="仿宋" w:hAnsi="仿宋" w:hint="eastAsia"/>
          <w:sz w:val="28"/>
          <w:szCs w:val="28"/>
        </w:rPr>
        <w:t>5G</w:t>
      </w:r>
      <w:proofErr w:type="spellEnd"/>
      <w:r>
        <w:rPr>
          <w:rFonts w:ascii="仿宋" w:eastAsia="仿宋" w:hAnsi="仿宋" w:hint="eastAsia"/>
          <w:sz w:val="28"/>
          <w:szCs w:val="28"/>
        </w:rPr>
        <w:t>网络的研究和部署进展，并将显著改善电力典型业务场景的性能。</w:t>
      </w:r>
      <w:r>
        <w:rPr>
          <w:rFonts w:ascii="仿宋" w:eastAsia="仿宋" w:hAnsi="仿宋" w:hint="eastAsia"/>
          <w:color w:val="000000" w:themeColor="text1"/>
          <w:sz w:val="28"/>
          <w:szCs w:val="28"/>
        </w:rPr>
        <w:t>本报告重点研究电力典型业务场景的灵活以太网控制及运行技术，设计</w:t>
      </w:r>
      <w:r>
        <w:rPr>
          <w:rFonts w:ascii="仿宋" w:eastAsia="仿宋" w:hAnsi="仿宋" w:hint="eastAsia"/>
          <w:sz w:val="28"/>
          <w:szCs w:val="28"/>
        </w:rPr>
        <w:t>满足电网业务和网络资源灵活调度的网络切片控制平面架构，从网络资源、配置、告警、性能等管理各个层面进行分析，提出适配电网典型应用场景的网络切片管理方案，构建网络切片的管理模型，为研发管控系统奠定技术基础，同时研究满足电力业务的网络切片自动化、智能化全生命周期管理方法，实现电力业务网络切片的自动化管理。</w:t>
      </w:r>
    </w:p>
    <w:p w14:paraId="3CDD654C" w14:textId="77777777" w:rsidR="00A33298" w:rsidRDefault="00221EDB">
      <w:pPr>
        <w:pStyle w:val="1b"/>
        <w:numPr>
          <w:ilvl w:val="0"/>
          <w:numId w:val="34"/>
        </w:numPr>
        <w:adjustRightInd w:val="0"/>
        <w:snapToGrid w:val="0"/>
        <w:spacing w:line="360" w:lineRule="auto"/>
        <w:ind w:left="851" w:firstLineChars="0"/>
        <w:rPr>
          <w:rFonts w:ascii="仿宋" w:eastAsia="仿宋" w:hAnsi="仿宋" w:cs="Times New Roman"/>
          <w:sz w:val="28"/>
          <w:szCs w:val="28"/>
        </w:rPr>
      </w:pPr>
      <w:r>
        <w:rPr>
          <w:rFonts w:ascii="仿宋" w:eastAsia="仿宋" w:hAnsi="仿宋" w:cs="Times New Roman"/>
          <w:sz w:val="28"/>
          <w:szCs w:val="28"/>
        </w:rPr>
        <w:br w:type="page"/>
      </w:r>
    </w:p>
    <w:p w14:paraId="1483E2EA" w14:textId="77777777" w:rsidR="00A33298" w:rsidRDefault="00221EDB">
      <w:pPr>
        <w:pStyle w:val="21"/>
        <w:numPr>
          <w:ilvl w:val="1"/>
          <w:numId w:val="0"/>
        </w:numPr>
        <w:rPr>
          <w:color w:val="auto"/>
        </w:rPr>
      </w:pPr>
      <w:bookmarkStart w:id="15" w:name="_Toc2017885417_WPSOffice_Level2"/>
      <w:bookmarkStart w:id="16" w:name="_Toc643569881_WPSOffice_Level1"/>
      <w:bookmarkStart w:id="17" w:name="_Toc1305491999_WPSOffice_Level2"/>
      <w:bookmarkStart w:id="18" w:name="_Toc39068073"/>
      <w:r>
        <w:rPr>
          <w:rFonts w:hint="eastAsia"/>
          <w:color w:val="auto"/>
        </w:rPr>
        <w:lastRenderedPageBreak/>
        <w:t>1.2.</w:t>
      </w:r>
      <w:bookmarkEnd w:id="15"/>
      <w:bookmarkEnd w:id="16"/>
      <w:bookmarkEnd w:id="17"/>
      <w:bookmarkEnd w:id="18"/>
      <w:r>
        <w:rPr>
          <w:color w:val="auto"/>
        </w:rPr>
        <w:t>研究内容及研究思路</w:t>
      </w:r>
    </w:p>
    <w:p w14:paraId="22A4D75E" w14:textId="77777777" w:rsidR="00A33298" w:rsidRDefault="00221EDB">
      <w:pPr>
        <w:widowControl w:val="0"/>
        <w:autoSpaceDE w:val="0"/>
        <w:autoSpaceDN w:val="0"/>
        <w:adjustRightInd w:val="0"/>
        <w:spacing w:after="0" w:line="360" w:lineRule="auto"/>
        <w:ind w:firstLineChars="200" w:firstLine="560"/>
        <w:jc w:val="both"/>
        <w:rPr>
          <w:rFonts w:ascii="仿宋" w:eastAsia="仿宋" w:hAnsi="仿宋" w:cs="Times New Roman"/>
          <w:sz w:val="28"/>
          <w:szCs w:val="28"/>
        </w:rPr>
      </w:pPr>
      <w:bookmarkStart w:id="19" w:name="OLE_LINK64"/>
      <w:bookmarkStart w:id="20" w:name="OLE_LINK63"/>
      <w:r>
        <w:rPr>
          <w:rFonts w:ascii="仿宋" w:eastAsia="仿宋" w:hAnsi="仿宋" w:cs="Times New Roman" w:hint="eastAsia"/>
          <w:sz w:val="28"/>
          <w:szCs w:val="28"/>
          <w:lang w:eastAsia="zh-Hans"/>
        </w:rPr>
        <w:t>本研究内容点首先提出</w:t>
      </w:r>
      <w:r>
        <w:rPr>
          <w:rFonts w:ascii="仿宋" w:eastAsia="仿宋" w:hAnsi="仿宋" w:cs="Times New Roman" w:hint="eastAsia"/>
          <w:sz w:val="28"/>
          <w:szCs w:val="28"/>
        </w:rPr>
        <w:t>并进行基于电网业务的</w:t>
      </w:r>
      <w:r>
        <w:rPr>
          <w:rFonts w:ascii="仿宋" w:eastAsia="仿宋" w:hAnsi="仿宋" w:cs="Times New Roman" w:hint="eastAsia"/>
          <w:sz w:val="28"/>
          <w:szCs w:val="28"/>
          <w:lang w:eastAsia="zh-Hans"/>
        </w:rPr>
        <w:t>网络切片控制平面架构</w:t>
      </w:r>
      <w:r>
        <w:rPr>
          <w:rFonts w:ascii="仿宋" w:eastAsia="仿宋" w:hAnsi="仿宋" w:cs="Times New Roman" w:hint="eastAsia"/>
          <w:sz w:val="28"/>
          <w:szCs w:val="28"/>
        </w:rPr>
        <w:t>的研究，研究主要细分为处理模块、规划模块、网络检测模块以及执行模块四个模块。处理模块主要功能是解析不同应用的QoS参数，并将该需求传递到规划器中；规划模块方面主要功能是</w:t>
      </w:r>
      <w:r>
        <w:rPr>
          <w:rFonts w:ascii="仿宋" w:eastAsia="仿宋" w:hAnsi="仿宋" w:cs="Times New Roman"/>
          <w:sz w:val="28"/>
          <w:szCs w:val="28"/>
        </w:rPr>
        <w:t>利用网络监测模块获得的监测数据计算出网络资源的最优集合，同时满足数据流的QoS参数需求</w:t>
      </w:r>
      <w:r>
        <w:rPr>
          <w:rFonts w:ascii="仿宋" w:eastAsia="仿宋" w:hAnsi="仿宋" w:cs="Times New Roman" w:hint="eastAsia"/>
          <w:sz w:val="28"/>
          <w:szCs w:val="28"/>
        </w:rPr>
        <w:t>在网络检测模块主要功能是收集网络底层信息，包括设备状态、网络拓扑、网络容量、队列状态、数据流时延和速率等；在执行模块的主要功能是将规划模块计算出的结果应用到网络中，下发配置到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网络设备</w:t>
      </w:r>
      <w:r>
        <w:rPr>
          <w:rFonts w:ascii="仿宋" w:eastAsia="仿宋" w:hAnsi="仿宋" w:cs="Times New Roman" w:hint="eastAsia"/>
          <w:sz w:val="28"/>
          <w:szCs w:val="28"/>
          <w:lang w:eastAsia="zh-Hans"/>
        </w:rPr>
        <w:t>。然后</w:t>
      </w:r>
      <w:r>
        <w:rPr>
          <w:rFonts w:ascii="仿宋" w:eastAsia="仿宋" w:hAnsi="仿宋" w:cs="Times New Roman" w:hint="eastAsia"/>
          <w:sz w:val="28"/>
          <w:szCs w:val="28"/>
        </w:rPr>
        <w:t>进行</w:t>
      </w:r>
      <w:r>
        <w:rPr>
          <w:rFonts w:ascii="仿宋" w:eastAsia="仿宋" w:hAnsi="仿宋" w:cs="Times New Roman" w:hint="eastAsia"/>
          <w:sz w:val="28"/>
          <w:szCs w:val="28"/>
          <w:lang w:eastAsia="zh-Hans"/>
        </w:rPr>
        <w:t>基于电网应用场景的网络切片控制平面架构</w:t>
      </w:r>
      <w:r>
        <w:rPr>
          <w:rFonts w:ascii="仿宋" w:eastAsia="仿宋" w:hAnsi="仿宋" w:cs="Times New Roman" w:hint="eastAsia"/>
          <w:sz w:val="28"/>
          <w:szCs w:val="28"/>
        </w:rPr>
        <w:t>的研究</w:t>
      </w:r>
      <w:r>
        <w:rPr>
          <w:rFonts w:ascii="仿宋" w:eastAsia="仿宋" w:hAnsi="仿宋" w:cs="Times New Roman" w:hint="eastAsia"/>
          <w:sz w:val="28"/>
          <w:szCs w:val="28"/>
          <w:lang w:eastAsia="zh-Hans"/>
        </w:rPr>
        <w:t>，</w:t>
      </w:r>
      <w:r>
        <w:rPr>
          <w:rFonts w:ascii="仿宋" w:eastAsia="仿宋" w:hAnsi="仿宋" w:cs="Times New Roman" w:hint="eastAsia"/>
          <w:sz w:val="28"/>
          <w:szCs w:val="28"/>
        </w:rPr>
        <w:t>研究</w:t>
      </w:r>
      <w:r>
        <w:rPr>
          <w:rFonts w:ascii="仿宋" w:eastAsia="仿宋" w:hAnsi="仿宋" w:cs="Times New Roman" w:hint="eastAsia"/>
          <w:sz w:val="28"/>
          <w:szCs w:val="28"/>
          <w:lang w:eastAsia="zh-Hans"/>
        </w:rPr>
        <w:t>包括</w:t>
      </w:r>
      <w:r>
        <w:rPr>
          <w:rFonts w:ascii="仿宋" w:eastAsia="仿宋" w:hAnsi="仿宋" w:cs="Times New Roman" w:hint="eastAsia"/>
          <w:sz w:val="28"/>
          <w:szCs w:val="28"/>
        </w:rPr>
        <w:t>面向电网应用场景的网络</w:t>
      </w:r>
      <w:r>
        <w:rPr>
          <w:rFonts w:ascii="仿宋" w:eastAsia="仿宋" w:hAnsi="仿宋" w:cs="Times New Roman" w:hint="eastAsia"/>
          <w:sz w:val="28"/>
          <w:szCs w:val="28"/>
          <w:lang w:eastAsia="zh-Hans"/>
        </w:rPr>
        <w:t>切片管理流程以及</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切片管理信息模型</w:t>
      </w:r>
      <w:r>
        <w:rPr>
          <w:rFonts w:ascii="仿宋" w:eastAsia="仿宋" w:hAnsi="仿宋" w:cs="Times New Roman" w:hint="eastAsia"/>
          <w:sz w:val="28"/>
          <w:szCs w:val="28"/>
        </w:rPr>
        <w:t>。在网络切片管理流程研究方面，从切片准备（规划/模板）、切片开通、切片运行（查询、更新、告警、性能）、切片终止以及通道管理和设备管理等多个管理功能进行了步骤规划的流程细分，并给出了相应的流程图。在网络切片管理信息模型研究方面，建立起核心的管理信息对象，并基于这些对象之间的包含与关联关系，给出了总的网络切片管理信息模型。</w:t>
      </w:r>
      <w:r>
        <w:rPr>
          <w:rFonts w:ascii="仿宋" w:eastAsia="仿宋" w:hAnsi="仿宋" w:cs="Times New Roman" w:hint="eastAsia"/>
          <w:sz w:val="28"/>
          <w:szCs w:val="28"/>
          <w:lang w:eastAsia="zh-Hans"/>
        </w:rPr>
        <w:t>最后</w:t>
      </w:r>
      <w:r>
        <w:rPr>
          <w:rFonts w:ascii="仿宋" w:eastAsia="仿宋" w:hAnsi="仿宋" w:cs="Times New Roman" w:hint="eastAsia"/>
          <w:sz w:val="28"/>
          <w:szCs w:val="28"/>
        </w:rPr>
        <w:t>进行了</w:t>
      </w:r>
      <w:r>
        <w:rPr>
          <w:rFonts w:ascii="仿宋" w:eastAsia="仿宋" w:hAnsi="仿宋" w:cs="Times New Roman" w:hint="eastAsia"/>
          <w:sz w:val="28"/>
          <w:szCs w:val="28"/>
          <w:lang w:eastAsia="zh-Hans"/>
        </w:rPr>
        <w:t>自动化智能化的</w:t>
      </w:r>
      <w:r>
        <w:rPr>
          <w:rFonts w:ascii="仿宋" w:eastAsia="仿宋" w:hAnsi="仿宋" w:cs="Times New Roman" w:hint="eastAsia"/>
          <w:sz w:val="28"/>
          <w:szCs w:val="28"/>
        </w:rPr>
        <w:t>网络</w:t>
      </w:r>
      <w:r>
        <w:rPr>
          <w:rFonts w:ascii="仿宋" w:eastAsia="仿宋" w:hAnsi="仿宋" w:cs="Times New Roman" w:hint="eastAsia"/>
          <w:sz w:val="28"/>
          <w:szCs w:val="28"/>
          <w:lang w:eastAsia="zh-Hans"/>
        </w:rPr>
        <w:t>切片生命周期管理</w:t>
      </w:r>
      <w:r>
        <w:rPr>
          <w:rFonts w:ascii="仿宋" w:eastAsia="仿宋" w:hAnsi="仿宋" w:cs="Times New Roman" w:hint="eastAsia"/>
          <w:sz w:val="28"/>
          <w:szCs w:val="28"/>
        </w:rPr>
        <w:t>方法的研究</w:t>
      </w:r>
      <w:r>
        <w:rPr>
          <w:rFonts w:ascii="仿宋" w:eastAsia="仿宋" w:hAnsi="仿宋" w:cs="Times New Roman" w:hint="eastAsia"/>
          <w:sz w:val="28"/>
          <w:szCs w:val="28"/>
          <w:lang w:eastAsia="zh-Hans"/>
        </w:rPr>
        <w:t>，在提出生命周期管理框架的基础上，</w:t>
      </w:r>
      <w:r>
        <w:rPr>
          <w:rFonts w:ascii="仿宋" w:eastAsia="仿宋" w:hAnsi="仿宋" w:cs="Times New Roman" w:hint="eastAsia"/>
          <w:sz w:val="28"/>
          <w:szCs w:val="28"/>
        </w:rPr>
        <w:t>研究了</w:t>
      </w:r>
      <w:r>
        <w:rPr>
          <w:rFonts w:ascii="仿宋" w:eastAsia="仿宋" w:hAnsi="仿宋" w:cs="Times New Roman" w:hint="eastAsia"/>
          <w:sz w:val="28"/>
          <w:szCs w:val="28"/>
          <w:lang w:eastAsia="zh-Hans"/>
        </w:rPr>
        <w:t>网络切片流量预测和基于混合粒度的切片资源分配两个研究切片管理</w:t>
      </w:r>
      <w:r>
        <w:rPr>
          <w:rFonts w:ascii="仿宋" w:eastAsia="仿宋" w:hAnsi="仿宋" w:cs="Times New Roman" w:hint="eastAsia"/>
          <w:sz w:val="28"/>
          <w:szCs w:val="28"/>
        </w:rPr>
        <w:t>方面</w:t>
      </w:r>
      <w:r>
        <w:rPr>
          <w:rFonts w:ascii="仿宋" w:eastAsia="仿宋" w:hAnsi="仿宋" w:cs="Times New Roman" w:hint="eastAsia"/>
          <w:sz w:val="28"/>
          <w:szCs w:val="28"/>
          <w:lang w:eastAsia="zh-Hans"/>
        </w:rPr>
        <w:t>的关键技术</w:t>
      </w:r>
      <w:r>
        <w:rPr>
          <w:rFonts w:ascii="仿宋" w:eastAsia="仿宋" w:hAnsi="仿宋" w:cs="Times New Roman" w:hint="eastAsia"/>
          <w:sz w:val="28"/>
          <w:szCs w:val="28"/>
        </w:rPr>
        <w:t>。其中网络</w:t>
      </w:r>
      <w:r>
        <w:rPr>
          <w:rFonts w:ascii="仿宋" w:eastAsia="仿宋" w:hAnsi="仿宋" w:cs="Times New Roman" w:hint="eastAsia"/>
          <w:sz w:val="28"/>
          <w:szCs w:val="28"/>
          <w:lang w:eastAsia="zh-Hans"/>
        </w:rPr>
        <w:t>切片生命周期</w:t>
      </w:r>
      <w:r>
        <w:rPr>
          <w:rFonts w:ascii="仿宋" w:eastAsia="仿宋" w:hAnsi="仿宋" w:cs="Times New Roman" w:hint="eastAsia"/>
          <w:sz w:val="28"/>
          <w:szCs w:val="28"/>
        </w:rPr>
        <w:t>在引入过程中，需要具有</w:t>
      </w:r>
      <w:r>
        <w:rPr>
          <w:rFonts w:ascii="仿宋" w:eastAsia="仿宋" w:hAnsi="仿宋" w:cs="Times New Roman" w:hint="eastAsia"/>
          <w:color w:val="000000" w:themeColor="text1"/>
          <w:sz w:val="28"/>
          <w:szCs w:val="28"/>
        </w:rPr>
        <w:t>切片准备、切片部署、切片运维和切片退服等功能。</w:t>
      </w:r>
      <w:r>
        <w:rPr>
          <w:rFonts w:ascii="仿宋" w:eastAsia="仿宋" w:hAnsi="仿宋" w:cs="Times New Roman" w:hint="eastAsia"/>
          <w:sz w:val="28"/>
          <w:szCs w:val="28"/>
          <w:lang w:eastAsia="zh-Hans"/>
        </w:rPr>
        <w:t>具体</w:t>
      </w:r>
      <w:r>
        <w:rPr>
          <w:rFonts w:ascii="仿宋" w:eastAsia="仿宋" w:hAnsi="仿宋" w:cs="Times New Roman" w:hint="eastAsia"/>
          <w:sz w:val="28"/>
          <w:szCs w:val="28"/>
        </w:rPr>
        <w:t>研究内容和思路如图1-</w:t>
      </w:r>
      <w:r>
        <w:rPr>
          <w:rFonts w:ascii="仿宋" w:eastAsia="仿宋" w:hAnsi="仿宋" w:cs="Times New Roman"/>
          <w:sz w:val="28"/>
          <w:szCs w:val="28"/>
        </w:rPr>
        <w:t>1</w:t>
      </w:r>
      <w:r>
        <w:rPr>
          <w:rFonts w:ascii="仿宋" w:eastAsia="仿宋" w:hAnsi="仿宋" w:cs="Times New Roman" w:hint="eastAsia"/>
          <w:sz w:val="28"/>
          <w:szCs w:val="28"/>
        </w:rPr>
        <w:t>所示。</w:t>
      </w:r>
    </w:p>
    <w:bookmarkEnd w:id="19"/>
    <w:bookmarkEnd w:id="20"/>
    <w:p w14:paraId="28E6F902" w14:textId="77777777" w:rsidR="00A33298" w:rsidRDefault="00221EDB">
      <w:pPr>
        <w:widowControl w:val="0"/>
        <w:autoSpaceDE w:val="0"/>
        <w:autoSpaceDN w:val="0"/>
        <w:adjustRightInd w:val="0"/>
        <w:spacing w:after="0" w:line="360" w:lineRule="auto"/>
        <w:jc w:val="center"/>
      </w:pPr>
      <w:r>
        <w:rPr>
          <w:rFonts w:hint="eastAsia"/>
          <w:noProof/>
        </w:rPr>
        <w:lastRenderedPageBreak/>
        <w:drawing>
          <wp:inline distT="0" distB="0" distL="114300" distR="114300" wp14:anchorId="0BB2B55A" wp14:editId="61E3F777">
            <wp:extent cx="5261610" cy="2188845"/>
            <wp:effectExtent l="0" t="0" r="11430" b="5715"/>
            <wp:docPr id="12" name="图片 12" descr="思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思路图"/>
                    <pic:cNvPicPr>
                      <a:picLocks noChangeAspect="1"/>
                    </pic:cNvPicPr>
                  </pic:nvPicPr>
                  <pic:blipFill>
                    <a:blip r:embed="rId16"/>
                    <a:stretch>
                      <a:fillRect/>
                    </a:stretch>
                  </pic:blipFill>
                  <pic:spPr>
                    <a:xfrm>
                      <a:off x="0" y="0"/>
                      <a:ext cx="5261610" cy="2188845"/>
                    </a:xfrm>
                    <a:prstGeom prst="rect">
                      <a:avLst/>
                    </a:prstGeom>
                  </pic:spPr>
                </pic:pic>
              </a:graphicData>
            </a:graphic>
          </wp:inline>
        </w:drawing>
      </w:r>
    </w:p>
    <w:p w14:paraId="3FEB7C9F" w14:textId="77777777" w:rsidR="00A33298" w:rsidRDefault="00221EDB">
      <w:pPr>
        <w:pStyle w:val="afa"/>
        <w:jc w:val="center"/>
        <w:rPr>
          <w:rFonts w:eastAsia="仿宋"/>
          <w:color w:val="auto"/>
          <w:highlight w:val="yellow"/>
        </w:rPr>
      </w:pPr>
      <w:r>
        <w:rPr>
          <w:rFonts w:ascii="仿宋" w:eastAsia="仿宋" w:hAnsi="仿宋" w:cs="Times New Roman" w:hint="eastAsia"/>
          <w:bCs/>
          <w:i w:val="0"/>
          <w:color w:val="auto"/>
          <w:sz w:val="28"/>
          <w:szCs w:val="28"/>
        </w:rPr>
        <w:t>图1-</w:t>
      </w:r>
      <w:r>
        <w:rPr>
          <w:rFonts w:ascii="仿宋" w:eastAsia="仿宋" w:hAnsi="仿宋" w:cs="Times New Roman"/>
          <w:bCs/>
          <w:i w:val="0"/>
          <w:color w:val="auto"/>
          <w:sz w:val="28"/>
          <w:szCs w:val="28"/>
        </w:rPr>
        <w:t xml:space="preserve">1 </w:t>
      </w:r>
      <w:r>
        <w:rPr>
          <w:rFonts w:ascii="仿宋" w:eastAsia="仿宋" w:hAnsi="仿宋" w:cs="Times New Roman" w:hint="eastAsia"/>
          <w:bCs/>
          <w:i w:val="0"/>
          <w:color w:val="auto"/>
          <w:sz w:val="28"/>
          <w:szCs w:val="28"/>
        </w:rPr>
        <w:t>灵活以太网控制及运行技术</w:t>
      </w:r>
      <w:r>
        <w:rPr>
          <w:rFonts w:ascii="仿宋" w:eastAsia="仿宋" w:hAnsi="仿宋" w:cs="Times New Roman"/>
          <w:bCs/>
          <w:i w:val="0"/>
          <w:color w:val="auto"/>
          <w:sz w:val="28"/>
          <w:szCs w:val="28"/>
        </w:rPr>
        <w:t>研究</w:t>
      </w:r>
      <w:r>
        <w:rPr>
          <w:rFonts w:ascii="仿宋" w:eastAsia="仿宋" w:hAnsi="仿宋" w:cs="Times New Roman" w:hint="eastAsia"/>
          <w:bCs/>
          <w:i w:val="0"/>
          <w:color w:val="auto"/>
          <w:sz w:val="28"/>
          <w:szCs w:val="28"/>
        </w:rPr>
        <w:t>内容及</w:t>
      </w:r>
      <w:r>
        <w:rPr>
          <w:rFonts w:ascii="仿宋" w:eastAsia="仿宋" w:hAnsi="仿宋" w:cs="Times New Roman"/>
          <w:bCs/>
          <w:i w:val="0"/>
          <w:color w:val="auto"/>
          <w:sz w:val="28"/>
          <w:szCs w:val="28"/>
        </w:rPr>
        <w:t>思路</w:t>
      </w:r>
    </w:p>
    <w:p w14:paraId="4818B0C2" w14:textId="77777777" w:rsidR="00A33298" w:rsidRDefault="00221EDB">
      <w:pPr>
        <w:pStyle w:val="13"/>
        <w:rPr>
          <w:color w:val="auto"/>
          <w:lang w:eastAsia="zh-Hans"/>
        </w:rPr>
      </w:pPr>
      <w:bookmarkStart w:id="21" w:name="_Toc87276151"/>
      <w:r>
        <w:rPr>
          <w:rFonts w:hint="eastAsia"/>
          <w:color w:val="auto"/>
          <w:lang w:eastAsia="zh-Hans"/>
        </w:rPr>
        <w:t>网络切片</w:t>
      </w:r>
      <w:r>
        <w:rPr>
          <w:rFonts w:hint="eastAsia"/>
          <w:color w:val="auto"/>
        </w:rPr>
        <w:t>控制平面</w:t>
      </w:r>
      <w:r>
        <w:rPr>
          <w:rFonts w:hint="eastAsia"/>
          <w:color w:val="auto"/>
          <w:lang w:eastAsia="zh-Hans"/>
        </w:rPr>
        <w:t>架构</w:t>
      </w:r>
      <w:bookmarkEnd w:id="21"/>
    </w:p>
    <w:p w14:paraId="7641E9E0" w14:textId="77777777" w:rsidR="00A33298" w:rsidRDefault="00221EDB">
      <w:pPr>
        <w:ind w:firstLineChars="200" w:firstLine="560"/>
        <w:jc w:val="both"/>
        <w:rPr>
          <w:rFonts w:ascii="仿宋" w:eastAsia="仿宋" w:hAnsi="仿宋" w:cs="Times New Roman"/>
          <w:sz w:val="28"/>
          <w:szCs w:val="28"/>
          <w:lang w:eastAsia="zh-Hans"/>
        </w:rPr>
      </w:pPr>
      <w:bookmarkStart w:id="22" w:name="_Hlk87274968"/>
      <w:bookmarkEnd w:id="0"/>
      <w:bookmarkEnd w:id="1"/>
      <w:bookmarkEnd w:id="2"/>
      <w:proofErr w:type="spellStart"/>
      <w:r>
        <w:rPr>
          <w:rFonts w:ascii="仿宋" w:eastAsia="仿宋" w:hAnsi="仿宋" w:cs="Times New Roman"/>
          <w:sz w:val="28"/>
          <w:szCs w:val="28"/>
          <w:lang w:eastAsia="zh-Hans"/>
        </w:rPr>
        <w:t>eMBB</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uRLLC</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mMTC</w:t>
      </w:r>
      <w:proofErr w:type="spellEnd"/>
      <w:r>
        <w:rPr>
          <w:rFonts w:ascii="仿宋" w:eastAsia="仿宋" w:hAnsi="仿宋" w:cs="Times New Roman"/>
          <w:sz w:val="28"/>
          <w:szCs w:val="28"/>
          <w:lang w:eastAsia="zh-Hans"/>
        </w:rPr>
        <w:t xml:space="preserve"> 三大场景将为智能电网各类典型业务提供能力。 其中，</w:t>
      </w:r>
      <w:proofErr w:type="spellStart"/>
      <w:r>
        <w:rPr>
          <w:rFonts w:ascii="仿宋" w:eastAsia="仿宋" w:hAnsi="仿宋" w:cs="Times New Roman"/>
          <w:sz w:val="28"/>
          <w:szCs w:val="28"/>
          <w:lang w:eastAsia="zh-Hans"/>
        </w:rPr>
        <w:t>eMBB</w:t>
      </w:r>
      <w:proofErr w:type="spellEnd"/>
      <w:r>
        <w:rPr>
          <w:rFonts w:ascii="仿宋" w:eastAsia="仿宋" w:hAnsi="仿宋" w:cs="Times New Roman"/>
          <w:sz w:val="28"/>
          <w:szCs w:val="28"/>
          <w:lang w:eastAsia="zh-Hans"/>
        </w:rPr>
        <w:t xml:space="preserve"> 场景主要为智能电网的大视频应用，包括了变电站巡检机器人、输电线路无人机巡检、配电房视频综合监控、移动现场施工作业管控、应急现场综合自主网应用。</w:t>
      </w:r>
      <w:proofErr w:type="spellStart"/>
      <w:r>
        <w:rPr>
          <w:rFonts w:ascii="仿宋" w:eastAsia="仿宋" w:hAnsi="仿宋" w:cs="Times New Roman"/>
          <w:sz w:val="28"/>
          <w:szCs w:val="28"/>
          <w:lang w:eastAsia="zh-Hans"/>
        </w:rPr>
        <w:t>uRLLC</w:t>
      </w:r>
      <w:proofErr w:type="spellEnd"/>
      <w:r>
        <w:rPr>
          <w:rFonts w:ascii="仿宋" w:eastAsia="仿宋" w:hAnsi="仿宋" w:cs="Times New Roman"/>
          <w:sz w:val="28"/>
          <w:szCs w:val="28"/>
          <w:lang w:eastAsia="zh-Hans"/>
        </w:rPr>
        <w:t xml:space="preserve"> 场景主要包括智能分布式配电自动化、用电负荷需求侧响应业务。</w:t>
      </w:r>
      <w:proofErr w:type="spellStart"/>
      <w:r>
        <w:rPr>
          <w:rFonts w:ascii="仿宋" w:eastAsia="仿宋" w:hAnsi="仿宋" w:cs="Times New Roman"/>
          <w:sz w:val="28"/>
          <w:szCs w:val="28"/>
          <w:lang w:eastAsia="zh-Hans"/>
        </w:rPr>
        <w:t>mMTC</w:t>
      </w:r>
      <w:proofErr w:type="spellEnd"/>
      <w:r>
        <w:rPr>
          <w:rFonts w:ascii="仿宋" w:eastAsia="仿宋" w:hAnsi="仿宋" w:cs="Times New Roman"/>
          <w:sz w:val="28"/>
          <w:szCs w:val="28"/>
          <w:lang w:eastAsia="zh-Hans"/>
        </w:rPr>
        <w:t xml:space="preserve"> 场景主要为分布式能源调控及高级计量两大业务。 </w:t>
      </w:r>
    </w:p>
    <w:p w14:paraId="59B629B0"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每类切片可按需构建多个网络切片实例，电网企业可根据切片运行的状态及业务需求，为所属各单位提供差异化的电力业务网络切片服务。 </w:t>
      </w:r>
    </w:p>
    <w:p w14:paraId="3C6A33C2" w14:textId="77777777" w:rsidR="00A33298" w:rsidRDefault="00221EDB">
      <w:pPr>
        <w:spacing w:line="360" w:lineRule="auto"/>
        <w:ind w:firstLineChars="200" w:firstLine="560"/>
        <w:jc w:val="both"/>
        <w:rPr>
          <w:rFonts w:ascii="仿宋" w:eastAsia="仿宋" w:hAnsi="仿宋" w:cs="Times New Roman"/>
          <w:sz w:val="28"/>
          <w:szCs w:val="28"/>
          <w:lang w:eastAsia="zh-Hans"/>
        </w:rPr>
      </w:pPr>
      <w:bookmarkStart w:id="23" w:name="_Toc87276152"/>
      <w:bookmarkStart w:id="24" w:name="_Toc1439611665_WPSOffice_Level1"/>
      <w:bookmarkStart w:id="25" w:name="_Toc1422279943_WPSOffice_Level1"/>
      <w:bookmarkEnd w:id="22"/>
      <w:r>
        <w:rPr>
          <w:rFonts w:ascii="仿宋" w:eastAsia="仿宋" w:hAnsi="仿宋" w:cs="Times New Roman"/>
          <w:sz w:val="28"/>
          <w:szCs w:val="28"/>
          <w:lang w:eastAsia="zh-Hans"/>
        </w:rPr>
        <w:t>本</w:t>
      </w:r>
      <w:r>
        <w:rPr>
          <w:rFonts w:ascii="仿宋" w:eastAsia="仿宋" w:hAnsi="仿宋" w:cs="Times New Roman" w:hint="eastAsia"/>
          <w:sz w:val="28"/>
          <w:szCs w:val="28"/>
          <w:lang w:eastAsia="zh-Hans"/>
        </w:rPr>
        <w:t>报告</w:t>
      </w:r>
      <w:r>
        <w:rPr>
          <w:rFonts w:ascii="仿宋" w:eastAsia="仿宋" w:hAnsi="仿宋" w:cs="Times New Roman"/>
          <w:sz w:val="28"/>
          <w:szCs w:val="28"/>
          <w:lang w:eastAsia="zh-Hans"/>
        </w:rPr>
        <w:t>设计了一种</w:t>
      </w:r>
      <w:r>
        <w:rPr>
          <w:rFonts w:ascii="仿宋" w:eastAsia="仿宋" w:hAnsi="仿宋" w:cs="Times New Roman" w:hint="eastAsia"/>
          <w:sz w:val="28"/>
          <w:szCs w:val="28"/>
          <w:lang w:eastAsia="zh-Hans"/>
        </w:rPr>
        <w:t>结合</w:t>
      </w:r>
      <w:proofErr w:type="spellStart"/>
      <w:r>
        <w:rPr>
          <w:rFonts w:ascii="仿宋" w:eastAsia="仿宋" w:hAnsi="仿宋" w:cs="Times New Roman"/>
          <w:sz w:val="28"/>
          <w:szCs w:val="28"/>
          <w:lang w:eastAsia="zh-Hans"/>
        </w:rPr>
        <w:t>SDN</w:t>
      </w:r>
      <w:proofErr w:type="spellEnd"/>
      <w:r>
        <w:rPr>
          <w:rFonts w:ascii="仿宋" w:eastAsia="仿宋" w:hAnsi="仿宋" w:cs="Times New Roman" w:hint="eastAsia"/>
          <w:sz w:val="28"/>
          <w:szCs w:val="28"/>
          <w:lang w:eastAsia="zh-Hans"/>
        </w:rPr>
        <w:t>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网络切片控制平面架构</w:t>
      </w:r>
      <w:r>
        <w:rPr>
          <w:rFonts w:ascii="仿宋" w:eastAsia="仿宋" w:hAnsi="仿宋" w:cs="Times New Roman"/>
          <w:sz w:val="28"/>
          <w:szCs w:val="28"/>
          <w:lang w:eastAsia="zh-Hans"/>
        </w:rPr>
        <w:t>，将Flex-E与支持网络切片的覆盖网络集成在一起。</w:t>
      </w:r>
      <w:r>
        <w:rPr>
          <w:rFonts w:ascii="仿宋" w:eastAsia="仿宋" w:hAnsi="仿宋" w:cs="Times New Roman" w:hint="eastAsia"/>
          <w:sz w:val="28"/>
          <w:szCs w:val="28"/>
        </w:rPr>
        <w:t>在</w:t>
      </w:r>
      <w:r>
        <w:rPr>
          <w:rFonts w:ascii="仿宋" w:eastAsia="仿宋" w:hAnsi="仿宋" w:cs="Times New Roman"/>
          <w:sz w:val="28"/>
          <w:szCs w:val="28"/>
          <w:lang w:eastAsia="zh-Hans"/>
        </w:rPr>
        <w:t>传输网络</w:t>
      </w:r>
      <w:r>
        <w:rPr>
          <w:rFonts w:ascii="仿宋" w:eastAsia="仿宋" w:hAnsi="仿宋" w:cs="Times New Roman" w:hint="eastAsia"/>
          <w:sz w:val="28"/>
          <w:szCs w:val="28"/>
        </w:rPr>
        <w:t>中</w:t>
      </w:r>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ONOS</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OpenDayLight</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ODL</w:t>
      </w:r>
      <w:proofErr w:type="spellEnd"/>
      <w:r>
        <w:rPr>
          <w:rFonts w:ascii="仿宋" w:eastAsia="仿宋" w:hAnsi="仿宋" w:cs="Times New Roman"/>
          <w:sz w:val="28"/>
          <w:szCs w:val="28"/>
          <w:lang w:eastAsia="zh-Hans"/>
        </w:rPr>
        <w:t>）</w:t>
      </w:r>
      <w:r>
        <w:rPr>
          <w:rFonts w:ascii="仿宋" w:eastAsia="仿宋" w:hAnsi="仿宋" w:cs="Times New Roman" w:hint="eastAsia"/>
          <w:sz w:val="28"/>
          <w:szCs w:val="28"/>
        </w:rPr>
        <w:t>等</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控制器为</w:t>
      </w:r>
      <w:proofErr w:type="spellStart"/>
      <w:r>
        <w:rPr>
          <w:rFonts w:ascii="仿宋" w:eastAsia="仿宋" w:hAnsi="仿宋" w:cs="Times New Roman"/>
          <w:sz w:val="28"/>
          <w:szCs w:val="28"/>
          <w:lang w:eastAsia="zh-Hans"/>
        </w:rPr>
        <w:t>BGP</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PCE</w:t>
      </w:r>
      <w:proofErr w:type="spellEnd"/>
      <w:r>
        <w:rPr>
          <w:rFonts w:ascii="仿宋" w:eastAsia="仿宋" w:hAnsi="仿宋" w:cs="Times New Roman"/>
          <w:sz w:val="28"/>
          <w:szCs w:val="28"/>
          <w:lang w:eastAsia="zh-Hans"/>
        </w:rPr>
        <w:t>和MPLS等传统运</w:t>
      </w:r>
      <w:r>
        <w:rPr>
          <w:rFonts w:ascii="仿宋" w:eastAsia="仿宋" w:hAnsi="仿宋" w:cs="Times New Roman"/>
          <w:sz w:val="28"/>
          <w:szCs w:val="28"/>
          <w:lang w:eastAsia="zh-Hans"/>
        </w:rPr>
        <w:lastRenderedPageBreak/>
        <w:t>营商网络技术提供插件。</w:t>
      </w:r>
      <w:r>
        <w:rPr>
          <w:rFonts w:ascii="仿宋" w:eastAsia="仿宋" w:hAnsi="仿宋" w:cs="Times New Roman" w:hint="eastAsia"/>
          <w:sz w:val="28"/>
          <w:szCs w:val="28"/>
          <w:lang w:eastAsia="zh-Hans"/>
        </w:rPr>
        <w:t>本报告中</w:t>
      </w:r>
      <w:r>
        <w:rPr>
          <w:rFonts w:ascii="仿宋" w:eastAsia="仿宋" w:hAnsi="仿宋" w:cs="Times New Roman"/>
          <w:sz w:val="28"/>
          <w:szCs w:val="28"/>
          <w:lang w:eastAsia="zh-Hans"/>
        </w:rPr>
        <w:t>的</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架构方案在以下两个方向上</w:t>
      </w:r>
      <w:r>
        <w:rPr>
          <w:rFonts w:ascii="仿宋" w:eastAsia="仿宋" w:hAnsi="仿宋" w:cs="Times New Roman" w:hint="eastAsia"/>
          <w:sz w:val="28"/>
          <w:szCs w:val="28"/>
          <w:lang w:eastAsia="zh-Hans"/>
        </w:rPr>
        <w:t>进行</w:t>
      </w:r>
      <w:r>
        <w:rPr>
          <w:rFonts w:ascii="仿宋" w:eastAsia="仿宋" w:hAnsi="仿宋" w:cs="Times New Roman"/>
          <w:sz w:val="28"/>
          <w:szCs w:val="28"/>
          <w:lang w:eastAsia="zh-Hans"/>
        </w:rPr>
        <w:t>扩展：</w:t>
      </w:r>
    </w:p>
    <w:p w14:paraId="515065C1" w14:textId="77777777"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Flex-E嵌入在</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和MPLS-TP之间，软件定义的传输网络（</w:t>
      </w:r>
      <w:proofErr w:type="spellStart"/>
      <w:r>
        <w:rPr>
          <w:rFonts w:ascii="仿宋" w:eastAsia="仿宋" w:hAnsi="仿宋" w:cs="Times New Roman"/>
          <w:sz w:val="28"/>
          <w:szCs w:val="28"/>
          <w:lang w:eastAsia="zh-Hans"/>
        </w:rPr>
        <w:t>SDTN</w:t>
      </w:r>
      <w:proofErr w:type="spellEnd"/>
      <w:r>
        <w:rPr>
          <w:rFonts w:ascii="仿宋" w:eastAsia="仿宋" w:hAnsi="仿宋" w:cs="Times New Roman"/>
          <w:sz w:val="28"/>
          <w:szCs w:val="28"/>
          <w:lang w:eastAsia="zh-Hans"/>
        </w:rPr>
        <w:t>）与网络</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片管理系统集成；</w:t>
      </w:r>
    </w:p>
    <w:p w14:paraId="145C7382" w14:textId="77777777"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在Flex-E管道之上，覆盖网段利用SR和MPLS-TP的路由灵活性</w:t>
      </w:r>
      <w:proofErr w:type="spellStart"/>
      <w:r>
        <w:rPr>
          <w:rFonts w:ascii="仿宋" w:eastAsia="仿宋" w:hAnsi="仿宋" w:cs="Times New Roman"/>
          <w:sz w:val="28"/>
          <w:szCs w:val="28"/>
          <w:lang w:eastAsia="zh-Hans"/>
        </w:rPr>
        <w:t>DetNet</w:t>
      </w:r>
      <w:proofErr w:type="spellEnd"/>
      <w:r>
        <w:rPr>
          <w:rFonts w:ascii="仿宋" w:eastAsia="仿宋" w:hAnsi="仿宋" w:cs="Times New Roman"/>
          <w:sz w:val="28"/>
          <w:szCs w:val="28"/>
          <w:lang w:eastAsia="zh-Hans"/>
        </w:rPr>
        <w:t>的性能保证。</w:t>
      </w:r>
    </w:p>
    <w:p w14:paraId="39C80643" w14:textId="77777777"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整体</w:t>
      </w:r>
      <w:r>
        <w:rPr>
          <w:rFonts w:ascii="仿宋" w:eastAsia="仿宋" w:hAnsi="仿宋" w:cs="Times New Roman"/>
          <w:sz w:val="28"/>
          <w:szCs w:val="28"/>
          <w:lang w:eastAsia="zh-Hans"/>
        </w:rPr>
        <w:t>架构如图2</w:t>
      </w:r>
      <w:r>
        <w:rPr>
          <w:rFonts w:ascii="仿宋" w:eastAsia="仿宋" w:hAnsi="仿宋" w:cs="Times New Roman" w:hint="eastAsia"/>
          <w:sz w:val="28"/>
          <w:szCs w:val="28"/>
        </w:rPr>
        <w:t>-</w:t>
      </w:r>
      <w:r>
        <w:rPr>
          <w:rFonts w:ascii="仿宋" w:eastAsia="仿宋" w:hAnsi="仿宋" w:cs="Times New Roman"/>
          <w:sz w:val="28"/>
          <w:szCs w:val="28"/>
          <w:lang w:eastAsia="zh-Hans"/>
        </w:rPr>
        <w:t>1所示。</w:t>
      </w:r>
    </w:p>
    <w:p w14:paraId="49A50F7B" w14:textId="77777777" w:rsidR="00A33298" w:rsidRDefault="000D6047">
      <w:pPr>
        <w:jc w:val="center"/>
        <w:rPr>
          <w:color w:val="000000" w:themeColor="text1"/>
          <w:lang w:val="en-GB"/>
        </w:rPr>
      </w:pPr>
      <w:r>
        <w:rPr>
          <w:noProof/>
        </w:rPr>
        <w:object w:dxaOrig="8304" w:dyaOrig="2700" w14:anchorId="01996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6pt;height:135pt;mso-width-percent:0;mso-height-percent:0;mso-width-percent:0;mso-height-percent:0" o:ole="">
            <v:imagedata r:id="rId17" o:title=""/>
          </v:shape>
          <o:OLEObject Type="Embed" ProgID="Visio.Drawing.15" ShapeID="_x0000_i1029" DrawAspect="Content" ObjectID="_1703594484" r:id="rId18"/>
        </w:object>
      </w:r>
      <w:r w:rsidR="00221EDB">
        <w:rPr>
          <w:rFonts w:ascii="仿宋" w:eastAsia="仿宋" w:hAnsi="仿宋" w:cs="Times New Roman" w:hint="eastAsia"/>
          <w:bCs/>
          <w:iCs/>
          <w:sz w:val="28"/>
          <w:szCs w:val="28"/>
        </w:rPr>
        <w:t>图2</w:t>
      </w:r>
      <w:r w:rsidR="00221EDB">
        <w:rPr>
          <w:rFonts w:ascii="仿宋" w:eastAsia="仿宋" w:hAnsi="仿宋" w:cs="Times New Roman"/>
          <w:bCs/>
          <w:iCs/>
          <w:sz w:val="28"/>
          <w:szCs w:val="28"/>
        </w:rPr>
        <w:t>-</w:t>
      </w:r>
      <w:r w:rsidR="00221EDB">
        <w:rPr>
          <w:rFonts w:ascii="仿宋" w:eastAsia="仿宋" w:hAnsi="仿宋" w:cs="Times New Roman" w:hint="eastAsia"/>
          <w:bCs/>
          <w:iCs/>
          <w:sz w:val="28"/>
          <w:szCs w:val="28"/>
        </w:rPr>
        <w:t>1</w:t>
      </w:r>
      <w:r w:rsidR="00221EDB">
        <w:rPr>
          <w:rFonts w:ascii="仿宋" w:eastAsia="仿宋" w:hAnsi="仿宋" w:cs="Times New Roman"/>
          <w:bCs/>
          <w:iCs/>
          <w:sz w:val="28"/>
          <w:szCs w:val="28"/>
        </w:rPr>
        <w:t xml:space="preserve"> </w:t>
      </w:r>
      <w:r w:rsidR="00221EDB">
        <w:rPr>
          <w:rFonts w:ascii="仿宋" w:eastAsia="仿宋" w:hAnsi="仿宋" w:cs="Times New Roman" w:hint="eastAsia"/>
          <w:bCs/>
          <w:iCs/>
          <w:sz w:val="28"/>
          <w:szCs w:val="28"/>
        </w:rPr>
        <w:t>网络切片控制平面架构</w:t>
      </w:r>
    </w:p>
    <w:p w14:paraId="5C4FC509" w14:textId="77777777"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一个统一的传输控制平面</w:t>
      </w:r>
      <w:r>
        <w:rPr>
          <w:rFonts w:ascii="仿宋" w:eastAsia="仿宋" w:hAnsi="仿宋" w:cs="Times New Roman" w:hint="eastAsia"/>
          <w:sz w:val="28"/>
          <w:szCs w:val="28"/>
          <w:lang w:eastAsia="zh-Hans"/>
        </w:rPr>
        <w:t>提供</w:t>
      </w:r>
      <w:r>
        <w:rPr>
          <w:rFonts w:ascii="仿宋" w:eastAsia="仿宋" w:hAnsi="仿宋" w:cs="Times New Roman"/>
          <w:sz w:val="28"/>
          <w:szCs w:val="28"/>
          <w:lang w:eastAsia="zh-Hans"/>
        </w:rPr>
        <w:t>给</w:t>
      </w:r>
      <w:r>
        <w:rPr>
          <w:rFonts w:ascii="仿宋" w:eastAsia="仿宋" w:hAnsi="仿宋" w:cs="Times New Roman" w:hint="eastAsia"/>
          <w:sz w:val="28"/>
          <w:szCs w:val="28"/>
          <w:lang w:eastAsia="zh-Hans"/>
        </w:rPr>
        <w:t>上层的</w:t>
      </w:r>
      <w:r>
        <w:rPr>
          <w:rFonts w:ascii="仿宋" w:eastAsia="仿宋" w:hAnsi="仿宋" w:cs="Times New Roman"/>
          <w:sz w:val="28"/>
          <w:szCs w:val="28"/>
          <w:lang w:eastAsia="zh-Hans"/>
        </w:rPr>
        <w:t>网络服务编排器。在</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之上，Flex-E可以利用MPLS服务。</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控制可以</w:t>
      </w:r>
      <w:r>
        <w:rPr>
          <w:rFonts w:ascii="仿宋" w:eastAsia="仿宋" w:hAnsi="仿宋" w:cs="Times New Roman" w:hint="eastAsia"/>
          <w:sz w:val="28"/>
          <w:szCs w:val="28"/>
          <w:lang w:eastAsia="zh-Hans"/>
        </w:rPr>
        <w:t>直接或</w:t>
      </w:r>
      <w:r>
        <w:rPr>
          <w:rFonts w:ascii="仿宋" w:eastAsia="仿宋" w:hAnsi="仿宋" w:cs="Times New Roman"/>
          <w:sz w:val="28"/>
          <w:szCs w:val="28"/>
          <w:lang w:eastAsia="zh-Hans"/>
        </w:rPr>
        <w:t>通过（G）MPLS堆栈</w:t>
      </w:r>
      <w:r>
        <w:rPr>
          <w:rFonts w:ascii="仿宋" w:eastAsia="仿宋" w:hAnsi="仿宋" w:cs="Times New Roman" w:hint="eastAsia"/>
          <w:sz w:val="28"/>
          <w:szCs w:val="28"/>
          <w:lang w:eastAsia="zh-Hans"/>
        </w:rPr>
        <w:t>作用于</w:t>
      </w:r>
      <w:r>
        <w:rPr>
          <w:rFonts w:ascii="仿宋" w:eastAsia="仿宋" w:hAnsi="仿宋" w:cs="Times New Roman"/>
          <w:sz w:val="28"/>
          <w:szCs w:val="28"/>
          <w:lang w:eastAsia="zh-Hans"/>
        </w:rPr>
        <w:t>Flex-E数据平面。基于</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的体系结构由以下基本元素组成：</w:t>
      </w:r>
    </w:p>
    <w:p w14:paraId="7B46E4ED" w14:textId="77777777"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Flex-E over </w:t>
      </w:r>
      <w:proofErr w:type="spellStart"/>
      <w:r>
        <w:rPr>
          <w:rFonts w:ascii="仿宋" w:eastAsia="仿宋" w:hAnsi="仿宋" w:cs="Times New Roman"/>
          <w:sz w:val="28"/>
          <w:szCs w:val="28"/>
          <w:lang w:eastAsia="zh-Hans"/>
        </w:rPr>
        <w:t>OTN</w:t>
      </w:r>
      <w:proofErr w:type="spellEnd"/>
      <w:r>
        <w:rPr>
          <w:rFonts w:ascii="仿宋" w:eastAsia="仿宋" w:hAnsi="仿宋" w:cs="Times New Roman"/>
          <w:sz w:val="28"/>
          <w:szCs w:val="28"/>
          <w:lang w:eastAsia="zh-Hans"/>
        </w:rPr>
        <w:t>是与</w:t>
      </w:r>
      <w:proofErr w:type="spellStart"/>
      <w:r>
        <w:rPr>
          <w:rFonts w:ascii="仿宋" w:eastAsia="仿宋" w:hAnsi="仿宋" w:cs="Times New Roman"/>
          <w:sz w:val="28"/>
          <w:szCs w:val="28"/>
          <w:lang w:eastAsia="zh-Hans"/>
        </w:rPr>
        <w:t>OIF</w:t>
      </w:r>
      <w:proofErr w:type="spellEnd"/>
      <w:r>
        <w:rPr>
          <w:rFonts w:ascii="仿宋" w:eastAsia="仿宋" w:hAnsi="仿宋" w:cs="Times New Roman"/>
          <w:sz w:val="28"/>
          <w:szCs w:val="28"/>
          <w:lang w:eastAsia="zh-Hans"/>
        </w:rPr>
        <w:t>第一个实施协议一致的主要场景。在MPLS/GMPLS之上采用</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是一项成熟的技术，但是需要与Flex-E消息传递相关的标准化示例，包括日历设置、更新和配置Flex-E分组。</w:t>
      </w:r>
    </w:p>
    <w:p w14:paraId="69C93F32" w14:textId="77777777"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一个完全</w:t>
      </w:r>
      <w:bookmarkStart w:id="26" w:name="OLE_LINK51"/>
      <w:bookmarkStart w:id="27" w:name="OLE_LINK52"/>
      <w:r>
        <w:rPr>
          <w:rFonts w:ascii="仿宋" w:eastAsia="仿宋" w:hAnsi="仿宋" w:cs="Times New Roman"/>
          <w:sz w:val="28"/>
          <w:szCs w:val="28"/>
          <w:lang w:eastAsia="zh-Hans"/>
        </w:rPr>
        <w:t>可插拔的</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控件</w:t>
      </w:r>
      <w:bookmarkEnd w:id="26"/>
      <w:bookmarkEnd w:id="27"/>
      <w:r>
        <w:rPr>
          <w:rFonts w:ascii="仿宋" w:eastAsia="仿宋" w:hAnsi="仿宋" w:cs="Times New Roman"/>
          <w:sz w:val="28"/>
          <w:szCs w:val="28"/>
          <w:lang w:eastAsia="zh-Hans"/>
        </w:rPr>
        <w:t>（如</w:t>
      </w:r>
      <w:proofErr w:type="spellStart"/>
      <w:r>
        <w:rPr>
          <w:rFonts w:ascii="仿宋" w:eastAsia="仿宋" w:hAnsi="仿宋" w:cs="Times New Roman"/>
          <w:sz w:val="28"/>
          <w:szCs w:val="28"/>
          <w:lang w:eastAsia="zh-Hans"/>
        </w:rPr>
        <w:t>ODL</w:t>
      </w:r>
      <w:proofErr w:type="spellEnd"/>
      <w:r>
        <w:rPr>
          <w:rFonts w:ascii="仿宋" w:eastAsia="仿宋" w:hAnsi="仿宋" w:cs="Times New Roman"/>
          <w:sz w:val="28"/>
          <w:szCs w:val="28"/>
          <w:lang w:eastAsia="zh-Hans"/>
        </w:rPr>
        <w:t>）可用于实现</w:t>
      </w:r>
      <w:proofErr w:type="spellStart"/>
      <w:r>
        <w:rPr>
          <w:rFonts w:ascii="仿宋" w:eastAsia="仿宋" w:hAnsi="仿宋" w:cs="Times New Roman"/>
          <w:sz w:val="28"/>
          <w:szCs w:val="28"/>
          <w:lang w:eastAsia="zh-Hans"/>
        </w:rPr>
        <w:t>L3</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L2</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L1</w:t>
      </w:r>
      <w:proofErr w:type="spellEnd"/>
      <w:r>
        <w:rPr>
          <w:rFonts w:ascii="仿宋" w:eastAsia="仿宋" w:hAnsi="仿宋" w:cs="Times New Roman"/>
          <w:sz w:val="28"/>
          <w:szCs w:val="28"/>
          <w:lang w:eastAsia="zh-Hans"/>
        </w:rPr>
        <w:t>传输网络的可编程性。这种</w:t>
      </w:r>
      <w:proofErr w:type="spellStart"/>
      <w:r>
        <w:rPr>
          <w:rFonts w:ascii="仿宋" w:eastAsia="仿宋" w:hAnsi="仿宋" w:cs="Times New Roman"/>
          <w:sz w:val="28"/>
          <w:szCs w:val="28"/>
          <w:lang w:eastAsia="zh-Hans"/>
        </w:rPr>
        <w:t>SDN</w:t>
      </w:r>
      <w:proofErr w:type="spellEnd"/>
      <w:r>
        <w:rPr>
          <w:rFonts w:ascii="仿宋" w:eastAsia="仿宋" w:hAnsi="仿宋" w:cs="Times New Roman"/>
          <w:sz w:val="28"/>
          <w:szCs w:val="28"/>
          <w:lang w:eastAsia="zh-Hans"/>
        </w:rPr>
        <w:t>解决方案可以通过扩展的MPLS插件来控制Flex-E，并垂直影响传输网络的所有</w:t>
      </w:r>
      <w:proofErr w:type="spellStart"/>
      <w:r>
        <w:rPr>
          <w:rFonts w:ascii="仿宋" w:eastAsia="仿宋" w:hAnsi="仿宋" w:cs="Times New Roman"/>
          <w:sz w:val="28"/>
          <w:szCs w:val="28"/>
          <w:lang w:eastAsia="zh-Hans"/>
        </w:rPr>
        <w:t>L1</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L2</w:t>
      </w:r>
      <w:proofErr w:type="spellEnd"/>
      <w:r>
        <w:rPr>
          <w:rFonts w:ascii="仿宋" w:eastAsia="仿宋" w:hAnsi="仿宋" w:cs="Times New Roman"/>
          <w:sz w:val="28"/>
          <w:szCs w:val="28"/>
          <w:lang w:eastAsia="zh-Hans"/>
        </w:rPr>
        <w:t>和</w:t>
      </w:r>
      <w:proofErr w:type="spellStart"/>
      <w:r>
        <w:rPr>
          <w:rFonts w:ascii="仿宋" w:eastAsia="仿宋" w:hAnsi="仿宋" w:cs="Times New Roman"/>
          <w:sz w:val="28"/>
          <w:szCs w:val="28"/>
          <w:lang w:eastAsia="zh-Hans"/>
        </w:rPr>
        <w:t>L3</w:t>
      </w:r>
      <w:proofErr w:type="spellEnd"/>
      <w:r>
        <w:rPr>
          <w:rFonts w:ascii="仿宋" w:eastAsia="仿宋" w:hAnsi="仿宋" w:cs="Times New Roman"/>
          <w:sz w:val="28"/>
          <w:szCs w:val="28"/>
          <w:lang w:eastAsia="zh-Hans"/>
        </w:rPr>
        <w:t>部分。</w:t>
      </w:r>
    </w:p>
    <w:p w14:paraId="688A5EF7" w14:textId="77777777" w:rsidR="00A33298" w:rsidRDefault="00221EDB">
      <w:pPr>
        <w:pStyle w:val="affffffffffff8"/>
        <w:widowControl w:val="0"/>
        <w:numPr>
          <w:ilvl w:val="0"/>
          <w:numId w:val="35"/>
        </w:numPr>
        <w:spacing w:after="0" w:line="240" w:lineRule="auto"/>
        <w:ind w:left="1300" w:firstLineChars="0"/>
        <w:jc w:val="both"/>
        <w:rPr>
          <w:rFonts w:ascii="仿宋" w:eastAsia="仿宋" w:hAnsi="仿宋" w:cs="Times New Roman"/>
          <w:sz w:val="28"/>
          <w:szCs w:val="28"/>
          <w:lang w:eastAsia="zh-Hans"/>
        </w:rPr>
      </w:pPr>
      <w:bookmarkStart w:id="28" w:name="OLE_LINK43"/>
      <w:bookmarkStart w:id="29" w:name="OLE_LINK55"/>
      <w:bookmarkStart w:id="30" w:name="OLE_LINK44"/>
      <w:r>
        <w:rPr>
          <w:rFonts w:ascii="仿宋" w:eastAsia="仿宋" w:hAnsi="仿宋" w:cs="Times New Roman"/>
          <w:sz w:val="28"/>
          <w:szCs w:val="28"/>
          <w:lang w:eastAsia="zh-Hans"/>
        </w:rPr>
        <w:t>网络服务编排涉及复杂拓扑结构的链路或路径，同时确保所需的SLA</w:t>
      </w:r>
      <w:bookmarkEnd w:id="28"/>
      <w:bookmarkEnd w:id="29"/>
      <w:bookmarkEnd w:id="30"/>
      <w:r>
        <w:rPr>
          <w:rFonts w:ascii="仿宋" w:eastAsia="仿宋" w:hAnsi="仿宋" w:cs="Times New Roman"/>
          <w:sz w:val="28"/>
          <w:szCs w:val="28"/>
          <w:lang w:eastAsia="zh-Hans"/>
        </w:rPr>
        <w:t>。网络服务编排驱动特定网络服务的供应、配置和实例化以及运行阶段和退役，以确保所需的性能。</w:t>
      </w:r>
    </w:p>
    <w:p w14:paraId="1F6A28F6"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上图中控制平面的各主要模块功能描述如下：</w:t>
      </w:r>
    </w:p>
    <w:p w14:paraId="46B2292D" w14:textId="77777777"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网络监测模块：</w:t>
      </w:r>
      <w:r>
        <w:rPr>
          <w:rFonts w:ascii="仿宋" w:eastAsia="仿宋" w:hAnsi="仿宋" w:cs="Times New Roman"/>
          <w:sz w:val="28"/>
          <w:szCs w:val="28"/>
          <w:lang w:eastAsia="zh-Hans"/>
        </w:rPr>
        <w:t>收集网络底层信息，包括设备状态、网络拓扑、网络容量、队列状态、数据流时延和速率等。</w:t>
      </w:r>
      <w:r>
        <w:rPr>
          <w:rFonts w:ascii="仿宋" w:eastAsia="仿宋" w:hAnsi="仿宋" w:cs="Times New Roman" w:hint="eastAsia"/>
          <w:sz w:val="28"/>
          <w:szCs w:val="28"/>
          <w:lang w:eastAsia="zh-Hans"/>
        </w:rPr>
        <w:t xml:space="preserve">能对 </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r>
        <w:rPr>
          <w:rFonts w:ascii="仿宋" w:eastAsia="仿宋" w:hAnsi="仿宋" w:cs="Times New Roman" w:hint="eastAsia"/>
          <w:sz w:val="28"/>
          <w:szCs w:val="28"/>
          <w:lang w:eastAsia="zh-Hans"/>
        </w:rPr>
        <w:t xml:space="preserve">中各层面的性能监测对象的性能参数进行监测，可对错误符合周期、错误帧、错误帧周期、错误帧秒摘要 等链路事件进行监测，上报事件通知并对链路事件进行统计 。 </w:t>
      </w:r>
    </w:p>
    <w:p w14:paraId="3BE28BF3" w14:textId="77777777"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处理模块：</w:t>
      </w:r>
      <w:r>
        <w:rPr>
          <w:rFonts w:ascii="仿宋" w:eastAsia="仿宋" w:hAnsi="仿宋" w:cs="Times New Roman"/>
          <w:sz w:val="28"/>
          <w:szCs w:val="28"/>
          <w:lang w:eastAsia="zh-Hans"/>
        </w:rPr>
        <w:t>解析不同应用的QoS参数，并将该需求传递到规划器中。</w:t>
      </w:r>
      <w:r>
        <w:rPr>
          <w:rFonts w:ascii="仿宋" w:eastAsia="仿宋" w:hAnsi="仿宋" w:cs="Times New Roman" w:hint="eastAsia"/>
          <w:sz w:val="28"/>
          <w:szCs w:val="28"/>
          <w:lang w:eastAsia="zh-Hans"/>
        </w:rPr>
        <w:t>支持对 QoS相关策略参数进行配置和查询，包括: a)以太网流分类规则；b)以太网流量控制；c)队列调度策略；d)拥塞控制策略</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f</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 xml:space="preserve">对于支持层次化 QoS的设备，应支持在各层次上，进行上述的QoS参数配置。 </w:t>
      </w:r>
    </w:p>
    <w:p w14:paraId="7D1FB2A1" w14:textId="77777777" w:rsidR="00A33298" w:rsidRDefault="00A33298">
      <w:pPr>
        <w:pStyle w:val="affffffffffff8"/>
        <w:widowControl w:val="0"/>
        <w:spacing w:after="0" w:line="240" w:lineRule="auto"/>
        <w:ind w:left="880" w:firstLineChars="0" w:firstLine="0"/>
        <w:jc w:val="both"/>
        <w:rPr>
          <w:rFonts w:ascii="仿宋" w:eastAsia="仿宋" w:hAnsi="仿宋" w:cs="Times New Roman"/>
          <w:sz w:val="28"/>
          <w:szCs w:val="28"/>
          <w:highlight w:val="yellow"/>
          <w:lang w:eastAsia="zh-Hans"/>
        </w:rPr>
      </w:pPr>
    </w:p>
    <w:p w14:paraId="4414C406" w14:textId="77777777"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rPr>
      </w:pPr>
      <w:r>
        <w:rPr>
          <w:rFonts w:ascii="仿宋" w:eastAsia="仿宋" w:hAnsi="仿宋" w:cs="Times New Roman" w:hint="eastAsia"/>
          <w:sz w:val="28"/>
          <w:szCs w:val="28"/>
          <w:lang w:eastAsia="zh-Hans"/>
        </w:rPr>
        <w:t>规划模块：</w:t>
      </w:r>
      <w:r>
        <w:rPr>
          <w:rFonts w:ascii="仿宋" w:eastAsia="仿宋" w:hAnsi="仿宋" w:cs="Times New Roman" w:hint="eastAsia"/>
          <w:sz w:val="28"/>
          <w:szCs w:val="28"/>
        </w:rPr>
        <w:t>模块支持对网络中的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设备、路径、业务等资源相关的配置信息的统计分析功能。</w:t>
      </w:r>
      <w:r>
        <w:rPr>
          <w:rFonts w:ascii="仿宋" w:eastAsia="仿宋" w:hAnsi="仿宋" w:cs="Times New Roman"/>
          <w:sz w:val="28"/>
          <w:szCs w:val="28"/>
        </w:rPr>
        <w:t>利用网络监测模</w:t>
      </w:r>
      <w:r>
        <w:rPr>
          <w:rFonts w:ascii="仿宋" w:eastAsia="仿宋" w:hAnsi="仿宋" w:cs="Times New Roman"/>
          <w:sz w:val="28"/>
          <w:szCs w:val="28"/>
        </w:rPr>
        <w:lastRenderedPageBreak/>
        <w:t>块获得的监测数据计算出网络资源的最优集合，同时满足数据流的QoS参数需求。</w:t>
      </w:r>
    </w:p>
    <w:p w14:paraId="6BB0E5A1" w14:textId="77777777" w:rsidR="00A33298" w:rsidRDefault="00221EDB">
      <w:pPr>
        <w:pStyle w:val="affffffffffff8"/>
        <w:widowControl w:val="0"/>
        <w:numPr>
          <w:ilvl w:val="0"/>
          <w:numId w:val="36"/>
        </w:numPr>
        <w:spacing w:after="0" w:line="240" w:lineRule="auto"/>
        <w:ind w:left="1312" w:firstLineChars="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执行模块：</w:t>
      </w:r>
      <w:r>
        <w:rPr>
          <w:rFonts w:ascii="仿宋" w:eastAsia="仿宋" w:hAnsi="仿宋" w:cs="Times New Roman"/>
          <w:sz w:val="28"/>
          <w:szCs w:val="28"/>
          <w:lang w:eastAsia="zh-Hans"/>
        </w:rPr>
        <w:t>将规划模块计算出的结果应用到网络中，下发</w:t>
      </w:r>
      <w:r>
        <w:rPr>
          <w:rFonts w:ascii="仿宋" w:eastAsia="仿宋" w:hAnsi="仿宋" w:cs="Times New Roman" w:hint="eastAsia"/>
          <w:sz w:val="28"/>
          <w:szCs w:val="28"/>
          <w:lang w:eastAsia="zh-Hans"/>
        </w:rPr>
        <w:t>配置到</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网络设备</w:t>
      </w:r>
      <w:r>
        <w:rPr>
          <w:rFonts w:ascii="仿宋" w:eastAsia="仿宋" w:hAnsi="仿宋" w:cs="Times New Roman"/>
          <w:sz w:val="28"/>
          <w:szCs w:val="28"/>
          <w:lang w:eastAsia="zh-Hans"/>
        </w:rPr>
        <w:t>。</w:t>
      </w:r>
      <w:r>
        <w:rPr>
          <w:rFonts w:ascii="仿宋" w:eastAsia="仿宋" w:hAnsi="仿宋" w:cs="Times New Roman" w:hint="eastAsia"/>
          <w:sz w:val="28"/>
          <w:szCs w:val="28"/>
          <w:lang w:eastAsia="zh-Hans"/>
        </w:rPr>
        <w:t>控制器对网络的控制主要是通过南向接口协议实现,包括链路发现、拓扑管理、策略制定、表项下发等，其中链路发现和拓扑管理主要是控制其利用南向接口的上行通道对底层交换设备上报信息进行统一监控和统计;而策略制定和表项下发则是控制器利用南向接口的下行通道对网络设备进行统一控制。</w:t>
      </w:r>
    </w:p>
    <w:p w14:paraId="7C664E51" w14:textId="77777777"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切片管理</w:t>
      </w:r>
      <w:r>
        <w:rPr>
          <w:rFonts w:ascii="仿宋" w:eastAsia="仿宋" w:hAnsi="仿宋" w:cs="Times New Roman" w:hint="eastAsia"/>
          <w:sz w:val="28"/>
          <w:szCs w:val="28"/>
        </w:rPr>
        <w:t>架构</w:t>
      </w:r>
      <w:r>
        <w:rPr>
          <w:rFonts w:ascii="仿宋" w:eastAsia="仿宋" w:hAnsi="仿宋" w:cs="Times New Roman"/>
          <w:sz w:val="28"/>
          <w:szCs w:val="28"/>
          <w:lang w:eastAsia="zh-Hans"/>
        </w:rPr>
        <w:t>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为切片管理与优化提供系统运行数据，供运营</w:t>
      </w:r>
      <w:r>
        <w:rPr>
          <w:rFonts w:ascii="仿宋" w:eastAsia="仿宋" w:hAnsi="仿宋" w:cs="Times New Roman" w:hint="eastAsia"/>
          <w:sz w:val="28"/>
          <w:szCs w:val="28"/>
          <w:lang w:eastAsia="zh-Hans"/>
        </w:rPr>
        <w:t>者</w:t>
      </w:r>
      <w:r>
        <w:rPr>
          <w:rFonts w:ascii="仿宋" w:eastAsia="仿宋" w:hAnsi="仿宋" w:cs="Times New Roman"/>
          <w:sz w:val="28"/>
          <w:szCs w:val="28"/>
          <w:lang w:eastAsia="zh-Hans"/>
        </w:rPr>
        <w:t>对切片网络进行全局管理优化的同时，还可以为</w:t>
      </w:r>
      <w:r>
        <w:rPr>
          <w:rFonts w:ascii="仿宋" w:eastAsia="仿宋" w:hAnsi="仿宋" w:cs="Times New Roman" w:hint="eastAsia"/>
          <w:sz w:val="28"/>
          <w:szCs w:val="28"/>
          <w:lang w:eastAsia="zh-Hans"/>
        </w:rPr>
        <w:t>切</w:t>
      </w:r>
      <w:r>
        <w:rPr>
          <w:rFonts w:ascii="仿宋" w:eastAsia="仿宋" w:hAnsi="仿宋" w:cs="Times New Roman"/>
          <w:sz w:val="28"/>
          <w:szCs w:val="28"/>
          <w:lang w:eastAsia="zh-Hans"/>
        </w:rPr>
        <w:t>片租户提供可供用户进行切片订购信息更新的数据，包括切片运行情况、业务数据反馈信息及切片分析系统反馈的分析信息等。</w:t>
      </w:r>
    </w:p>
    <w:p w14:paraId="7BD76AF0" w14:textId="77777777" w:rsidR="00A33298" w:rsidRDefault="00A33298">
      <w:pPr>
        <w:ind w:firstLineChars="200" w:firstLine="560"/>
        <w:jc w:val="both"/>
        <w:rPr>
          <w:rFonts w:ascii="仿宋" w:eastAsia="仿宋" w:hAnsi="仿宋" w:cs="Times New Roman"/>
          <w:sz w:val="28"/>
          <w:szCs w:val="28"/>
          <w:lang w:eastAsia="zh-Hans"/>
        </w:rPr>
      </w:pPr>
    </w:p>
    <w:p w14:paraId="122E8096" w14:textId="77777777" w:rsidR="00A33298" w:rsidRDefault="00A33298">
      <w:pPr>
        <w:jc w:val="center"/>
        <w:rPr>
          <w:color w:val="000000" w:themeColor="text1"/>
          <w:lang w:val="en-GB"/>
        </w:rPr>
      </w:pPr>
    </w:p>
    <w:p w14:paraId="1D07B6A9" w14:textId="77777777" w:rsidR="00A33298" w:rsidRDefault="000D6047">
      <w:pPr>
        <w:jc w:val="center"/>
        <w:rPr>
          <w:color w:val="000000" w:themeColor="text1"/>
          <w:lang w:val="en-GB"/>
        </w:rPr>
      </w:pPr>
      <w:r>
        <w:rPr>
          <w:noProof/>
          <w:color w:val="000000" w:themeColor="text1"/>
          <w:lang w:val="en-GB"/>
        </w:rPr>
        <w:object w:dxaOrig="7764" w:dyaOrig="5088" w14:anchorId="4059A27E">
          <v:shape id="_x0000_i1028" type="#_x0000_t75" alt="" style="width:389pt;height:254pt;mso-width-percent:0;mso-height-percent:0;mso-width-percent:0;mso-height-percent:0" o:ole="">
            <v:imagedata r:id="rId19" o:title=""/>
          </v:shape>
          <o:OLEObject Type="Embed" ProgID="Visio.Drawing.15" ShapeID="_x0000_i1028" DrawAspect="Content" ObjectID="_1703594485" r:id="rId20"/>
        </w:object>
      </w:r>
    </w:p>
    <w:p w14:paraId="4BF745C3" w14:textId="77777777" w:rsidR="00A33298" w:rsidRDefault="00221EDB">
      <w:pPr>
        <w:jc w:val="center"/>
        <w:rPr>
          <w:color w:val="000000" w:themeColor="text1"/>
          <w:lang w:val="en-GB"/>
        </w:rPr>
      </w:pPr>
      <w:r>
        <w:rPr>
          <w:rFonts w:ascii="仿宋" w:eastAsia="仿宋" w:hAnsi="仿宋" w:cs="Times New Roman" w:hint="eastAsia"/>
          <w:bCs/>
          <w:iCs/>
          <w:sz w:val="28"/>
          <w:szCs w:val="28"/>
        </w:rPr>
        <w:t>图2</w:t>
      </w:r>
      <w:r>
        <w:rPr>
          <w:rFonts w:ascii="仿宋" w:eastAsia="仿宋" w:hAnsi="仿宋" w:cs="Times New Roman"/>
          <w:bCs/>
          <w:iCs/>
          <w:sz w:val="28"/>
          <w:szCs w:val="28"/>
        </w:rPr>
        <w:t>-2</w:t>
      </w:r>
      <w:r>
        <w:rPr>
          <w:rFonts w:ascii="仿宋" w:eastAsia="仿宋" w:hAnsi="仿宋" w:cs="Times New Roman" w:hint="eastAsia"/>
          <w:bCs/>
          <w:iCs/>
          <w:sz w:val="28"/>
          <w:szCs w:val="28"/>
        </w:rPr>
        <w:t>基于执行模块的切片管控架构</w:t>
      </w:r>
    </w:p>
    <w:p w14:paraId="683C37E8"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图2-</w:t>
      </w:r>
      <w:r>
        <w:rPr>
          <w:rFonts w:ascii="仿宋" w:eastAsia="仿宋" w:hAnsi="仿宋" w:cs="Times New Roman"/>
          <w:sz w:val="28"/>
          <w:szCs w:val="28"/>
        </w:rPr>
        <w:t>2</w:t>
      </w:r>
      <w:r>
        <w:rPr>
          <w:rFonts w:ascii="仿宋" w:eastAsia="仿宋" w:hAnsi="仿宋" w:cs="Times New Roman" w:hint="eastAsia"/>
          <w:sz w:val="28"/>
          <w:szCs w:val="28"/>
        </w:rPr>
        <w:t>中描述了一种基于执行模块信息交互的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网络切片管控架构，处理模块</w:t>
      </w:r>
      <w:r>
        <w:rPr>
          <w:rFonts w:ascii="仿宋" w:eastAsia="仿宋" w:hAnsi="仿宋" w:cs="Times New Roman"/>
          <w:sz w:val="28"/>
          <w:szCs w:val="28"/>
          <w:lang w:eastAsia="zh-Hans"/>
        </w:rPr>
        <w:t>及</w:t>
      </w:r>
      <w:r>
        <w:rPr>
          <w:rFonts w:ascii="仿宋" w:eastAsia="仿宋" w:hAnsi="仿宋" w:cs="Times New Roman" w:hint="eastAsia"/>
          <w:sz w:val="28"/>
          <w:szCs w:val="28"/>
        </w:rPr>
        <w:t>规划模块</w:t>
      </w:r>
      <w:r>
        <w:rPr>
          <w:rFonts w:ascii="仿宋" w:eastAsia="仿宋" w:hAnsi="仿宋" w:cs="Times New Roman"/>
          <w:sz w:val="28"/>
          <w:szCs w:val="28"/>
          <w:lang w:eastAsia="zh-Hans"/>
        </w:rPr>
        <w:t>将切片内的网络运行数据进行汇总分析，并通过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将相关网络运行数据向网络内其他</w:t>
      </w:r>
      <w:r>
        <w:rPr>
          <w:rFonts w:ascii="仿宋" w:eastAsia="仿宋" w:hAnsi="仿宋" w:cs="Times New Roman" w:hint="eastAsia"/>
          <w:sz w:val="28"/>
          <w:szCs w:val="28"/>
        </w:rPr>
        <w:t>设备</w:t>
      </w:r>
      <w:r>
        <w:rPr>
          <w:rFonts w:ascii="仿宋" w:eastAsia="仿宋" w:hAnsi="仿宋" w:cs="Times New Roman"/>
          <w:sz w:val="28"/>
          <w:szCs w:val="28"/>
          <w:lang w:eastAsia="zh-Hans"/>
        </w:rPr>
        <w:t>共享。上述架构能够提供包括切片配置、网络切片数据采集、切片资源重配置在内的网络切片管理自循环，实现网络切片管理的自动化。</w:t>
      </w:r>
    </w:p>
    <w:p w14:paraId="6939B8F6"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通过对网络切片能力进行抽象， 可以开放切片订购、切片创建、切片签约以及切片监控等开放能力 API，供第三方通过能力调用的方式完成切片快速定义、创建以及面向用户的切片动态签约与应用。</w:t>
      </w:r>
    </w:p>
    <w:p w14:paraId="6679B4F8"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在用户创建切片时，需要提供一定的交互方式以保证用户可以指定其所需的切片信息，如切片类型信息、切片业务信息、接入用户信息、业务信息、QoS 指标(速率、端到端时延)、安全性要求等。</w:t>
      </w:r>
    </w:p>
    <w:p w14:paraId="662074BE"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lastRenderedPageBreak/>
        <w:t>监控模块</w:t>
      </w:r>
      <w:r>
        <w:rPr>
          <w:rFonts w:ascii="仿宋" w:eastAsia="仿宋" w:hAnsi="仿宋" w:cs="Times New Roman"/>
          <w:sz w:val="28"/>
          <w:szCs w:val="28"/>
          <w:lang w:eastAsia="zh-Hans"/>
        </w:rPr>
        <w:t>则要求</w:t>
      </w:r>
      <w:r>
        <w:rPr>
          <w:rFonts w:ascii="仿宋" w:eastAsia="仿宋" w:hAnsi="仿宋" w:cs="Times New Roman" w:hint="eastAsia"/>
          <w:sz w:val="28"/>
          <w:szCs w:val="28"/>
        </w:rPr>
        <w:t>执行模块</w:t>
      </w:r>
      <w:r>
        <w:rPr>
          <w:rFonts w:ascii="仿宋" w:eastAsia="仿宋" w:hAnsi="仿宋" w:cs="Times New Roman"/>
          <w:sz w:val="28"/>
          <w:szCs w:val="28"/>
          <w:lang w:eastAsia="zh-Hans"/>
        </w:rPr>
        <w:t xml:space="preserve">能够向切片管理系统提供切片运行状态、切片用户信息、服务质量等信息。能够实时监控网络运行状态，进行自适应的生命周期管理(如扩缩容)和负载均衡;能够实时感知用户的 QoS 和 </w:t>
      </w:r>
      <w:proofErr w:type="spellStart"/>
      <w:r>
        <w:rPr>
          <w:rFonts w:ascii="仿宋" w:eastAsia="仿宋" w:hAnsi="仿宋" w:cs="Times New Roman"/>
          <w:sz w:val="28"/>
          <w:szCs w:val="28"/>
          <w:lang w:eastAsia="zh-Hans"/>
        </w:rPr>
        <w:t>QoE</w:t>
      </w:r>
      <w:proofErr w:type="spellEnd"/>
      <w:r>
        <w:rPr>
          <w:rFonts w:ascii="仿宋" w:eastAsia="仿宋" w:hAnsi="仿宋" w:cs="Times New Roman"/>
          <w:sz w:val="28"/>
          <w:szCs w:val="28"/>
          <w:lang w:eastAsia="zh-Hans"/>
        </w:rPr>
        <w:t>，进行针对性的配置调整，更好地满足用户需求，提升业务感受;对于网络发生的故障，能力开放系统也能向切片管理系统进行报告。</w:t>
      </w:r>
    </w:p>
    <w:p w14:paraId="062B9763"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在图2</w:t>
      </w:r>
      <w:r>
        <w:rPr>
          <w:rFonts w:ascii="仿宋" w:eastAsia="仿宋" w:hAnsi="仿宋" w:cs="Times New Roman" w:hint="eastAsia"/>
          <w:sz w:val="28"/>
          <w:szCs w:val="28"/>
        </w:rPr>
        <w:t>-</w:t>
      </w:r>
      <w:r>
        <w:rPr>
          <w:rFonts w:ascii="仿宋" w:eastAsia="仿宋" w:hAnsi="仿宋" w:cs="Times New Roman"/>
          <w:sz w:val="28"/>
          <w:szCs w:val="28"/>
          <w:lang w:eastAsia="zh-Hans"/>
        </w:rPr>
        <w:t>2中，整个切片管理系统构成了一个完整的闭环，能够实现切片参数配置的自循环。在该架构中，</w:t>
      </w:r>
      <w:r>
        <w:rPr>
          <w:rFonts w:ascii="仿宋" w:eastAsia="仿宋" w:hAnsi="仿宋" w:cs="Times New Roman" w:hint="eastAsia"/>
          <w:sz w:val="28"/>
          <w:szCs w:val="28"/>
        </w:rPr>
        <w:t>执行模块</w:t>
      </w:r>
      <w:r>
        <w:rPr>
          <w:rFonts w:ascii="仿宋" w:eastAsia="仿宋" w:hAnsi="仿宋" w:cs="Times New Roman"/>
          <w:sz w:val="28"/>
          <w:szCs w:val="28"/>
          <w:lang w:eastAsia="zh-Hans"/>
        </w:rPr>
        <w:t>作为数据交互的核心，在切片管理过程中发挥了重要的作用:</w:t>
      </w:r>
    </w:p>
    <w:p w14:paraId="515B55D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(1)接收用户通过管理入口或直接调用API发来的切片设计参数信息，并将该信息发送给</w:t>
      </w:r>
      <w:r>
        <w:rPr>
          <w:rFonts w:ascii="仿宋" w:eastAsia="仿宋" w:hAnsi="仿宋" w:cs="Times New Roman" w:hint="eastAsia"/>
          <w:sz w:val="28"/>
          <w:szCs w:val="28"/>
        </w:rPr>
        <w:t>规划模块</w:t>
      </w:r>
      <w:r>
        <w:rPr>
          <w:rFonts w:ascii="仿宋" w:eastAsia="仿宋" w:hAnsi="仿宋" w:cs="Times New Roman"/>
          <w:sz w:val="28"/>
          <w:szCs w:val="28"/>
          <w:lang w:eastAsia="zh-Hans"/>
        </w:rPr>
        <w:t>进行切片的创建与管理;</w:t>
      </w:r>
    </w:p>
    <w:p w14:paraId="37F88DF1"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(2)接收切片网络的实时运行信息，将这些信息进行汇总</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将切片运行状态信息实时告知切片租户，以保证租户依据切片实时运行状况进行调整;</w:t>
      </w:r>
    </w:p>
    <w:p w14:paraId="556A2DEB"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(3)网络内的数据分析系统通过对运行数据的分析</w:t>
      </w:r>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可以根据相关策略计算切片的优化策略，并通过</w:t>
      </w:r>
      <w:r>
        <w:rPr>
          <w:rFonts w:ascii="仿宋" w:eastAsia="仿宋" w:hAnsi="仿宋" w:cs="Times New Roman" w:hint="eastAsia"/>
          <w:sz w:val="28"/>
          <w:szCs w:val="28"/>
        </w:rPr>
        <w:t>执行模块</w:t>
      </w:r>
      <w:r>
        <w:rPr>
          <w:rFonts w:ascii="仿宋" w:eastAsia="仿宋" w:hAnsi="仿宋" w:cs="Times New Roman"/>
          <w:sz w:val="28"/>
          <w:szCs w:val="28"/>
          <w:lang w:eastAsia="zh-Hans"/>
        </w:rPr>
        <w:t>实现局部的切片资源优化;</w:t>
      </w:r>
    </w:p>
    <w:p w14:paraId="6570624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(4)针对切片运行过程出现的故障，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应当能将相关的故障信息经由切片管理入口或能力开放 API 实现故障的及时通告;</w:t>
      </w:r>
    </w:p>
    <w:p w14:paraId="2376B900"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(5) 针对可恢复的故障，</w:t>
      </w:r>
      <w:r>
        <w:rPr>
          <w:rFonts w:ascii="仿宋" w:eastAsia="仿宋" w:hAnsi="仿宋" w:cs="Times New Roman" w:hint="eastAsia"/>
          <w:sz w:val="28"/>
          <w:szCs w:val="28"/>
        </w:rPr>
        <w:t>执行模块</w:t>
      </w:r>
      <w:r>
        <w:rPr>
          <w:rFonts w:ascii="仿宋" w:eastAsia="仿宋" w:hAnsi="仿宋" w:cs="Times New Roman"/>
          <w:sz w:val="28"/>
          <w:szCs w:val="28"/>
          <w:lang w:eastAsia="zh-Hans"/>
        </w:rPr>
        <w:t xml:space="preserve">可依据相关策略配置情况将故障信息发送给网络自愈策略模块，实现网络错误信息的自动纠错。 </w:t>
      </w:r>
    </w:p>
    <w:p w14:paraId="1CA3F6DD"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图 2-3 展示了在</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 xml:space="preserve">网络切片管理中可以采用的 2 种自循环结构，这2种结构通过反馈机制实现了切片管理参数的优化管理。 </w:t>
      </w:r>
    </w:p>
    <w:p w14:paraId="59424929" w14:textId="77777777" w:rsidR="00A33298" w:rsidRDefault="000D6047">
      <w:pPr>
        <w:jc w:val="center"/>
        <w:rPr>
          <w:rFonts w:ascii="仿宋" w:eastAsia="仿宋" w:hAnsi="仿宋" w:cs="Times New Roman"/>
          <w:sz w:val="28"/>
          <w:szCs w:val="28"/>
          <w:lang w:eastAsia="zh-Hans"/>
        </w:rPr>
      </w:pPr>
      <w:r>
        <w:rPr>
          <w:noProof/>
        </w:rPr>
        <w:object w:dxaOrig="8304" w:dyaOrig="2988" w14:anchorId="3DAF2AF7">
          <v:shape id="_x0000_i1027" type="#_x0000_t75" alt="" style="width:416pt;height:149pt;mso-width-percent:0;mso-height-percent:0;mso-width-percent:0;mso-height-percent:0" o:ole="">
            <v:imagedata r:id="rId21" o:title=""/>
          </v:shape>
          <o:OLEObject Type="Embed" ProgID="Visio.Drawing.15" ShapeID="_x0000_i1027" DrawAspect="Content" ObjectID="_1703594486" r:id="rId22"/>
        </w:object>
      </w:r>
    </w:p>
    <w:p w14:paraId="5EFD91AB" w14:textId="77777777" w:rsidR="00A33298" w:rsidRDefault="00221EDB">
      <w:pPr>
        <w:jc w:val="center"/>
        <w:rPr>
          <w:color w:val="000000" w:themeColor="text1"/>
          <w:lang w:val="en-GB"/>
        </w:rPr>
      </w:pPr>
      <w:r>
        <w:rPr>
          <w:rFonts w:ascii="仿宋" w:eastAsia="仿宋" w:hAnsi="仿宋" w:cs="Times New Roman" w:hint="eastAsia"/>
          <w:bCs/>
          <w:iCs/>
          <w:sz w:val="28"/>
          <w:szCs w:val="28"/>
        </w:rPr>
        <w:t>图2-3切片参数配置自循环</w:t>
      </w:r>
    </w:p>
    <w:p w14:paraId="40CA3CEA"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(1)切片参数优化自循环:针对切片的资源利用率不足的问题，切片参数优化自循环可以依据长期的网络运行数据对切片参数进行优化，能够持久地提升网络切片的用户体验。该自循环通过全局参数优化，保证整体网络资源利用率达到较高的水平，能够做到资源利用率与 SLA 水平的平衡。 </w:t>
      </w:r>
    </w:p>
    <w:p w14:paraId="298FB726"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 xml:space="preserve">(2)参数模板优化自循环:在创建网络切片时，通常以参数模板的形式传递创建切片的性能指标要求。然而，固定的参数配置格式、种类繁多的参数组合方式无疑为用户创建切片增加了困难。而通过对网络内使用的切片参数进行分析，获取不同类型切片的参数的最优组 合方案，并作为模板提供给用户，则可以使切片的创建过程对用户更为友好。 </w:t>
      </w:r>
    </w:p>
    <w:p w14:paraId="0971F3FD" w14:textId="77777777" w:rsidR="00A33298" w:rsidRDefault="00221EDB">
      <w:pPr>
        <w:pStyle w:val="13"/>
      </w:pPr>
      <w:bookmarkStart w:id="31" w:name="_Toc87276150"/>
      <w:r>
        <w:rPr>
          <w:rFonts w:hint="eastAsia"/>
          <w:color w:val="auto"/>
        </w:rPr>
        <w:t>面向电网应用场景的网络切片管理方案</w:t>
      </w:r>
      <w:bookmarkEnd w:id="31"/>
    </w:p>
    <w:p w14:paraId="73A9F9D0" w14:textId="77777777" w:rsidR="00A33298" w:rsidRDefault="00A33298">
      <w:pPr>
        <w:ind w:firstLineChars="200" w:firstLine="560"/>
        <w:jc w:val="both"/>
        <w:rPr>
          <w:rFonts w:ascii="仿宋" w:eastAsia="仿宋" w:hAnsi="仿宋" w:cs="Times New Roman"/>
          <w:sz w:val="28"/>
          <w:szCs w:val="28"/>
          <w:lang w:eastAsia="zh-Hans"/>
        </w:rPr>
      </w:pPr>
    </w:p>
    <w:p w14:paraId="5AE196A6" w14:textId="77777777" w:rsidR="00A33298" w:rsidRDefault="00221EDB">
      <w:pPr>
        <w:pStyle w:val="21"/>
      </w:pPr>
      <w:r>
        <w:rPr>
          <w:rFonts w:hint="eastAsia"/>
          <w:lang w:eastAsia="zh-Hans"/>
        </w:rPr>
        <w:lastRenderedPageBreak/>
        <w:t>网络切片管理流程</w:t>
      </w:r>
      <w:bookmarkEnd w:id="23"/>
    </w:p>
    <w:p w14:paraId="1B5D4256" w14:textId="77777777" w:rsidR="00A33298" w:rsidRDefault="00221EDB">
      <w:pPr>
        <w:ind w:firstLineChars="200" w:firstLine="560"/>
        <w:jc w:val="both"/>
        <w:rPr>
          <w:rFonts w:ascii="仿宋" w:eastAsia="仿宋" w:hAnsi="仿宋" w:cs="Times New Roman"/>
          <w:sz w:val="28"/>
          <w:szCs w:val="28"/>
        </w:rPr>
      </w:pPr>
      <w:bookmarkStart w:id="32" w:name="_Hlk87275360"/>
      <w:bookmarkStart w:id="33" w:name="OLE_LINK274"/>
      <w:bookmarkStart w:id="34" w:name="OLE_LINK275"/>
      <w:bookmarkStart w:id="35" w:name="_Toc87276153"/>
      <w:r>
        <w:rPr>
          <w:rFonts w:ascii="仿宋" w:eastAsia="仿宋" w:hAnsi="仿宋" w:cs="Times New Roman" w:hint="eastAsia"/>
          <w:sz w:val="28"/>
          <w:szCs w:val="28"/>
          <w:lang w:eastAsia="zh-Hans"/>
        </w:rPr>
        <w:t>为了使</w:t>
      </w:r>
      <w:r>
        <w:rPr>
          <w:rFonts w:ascii="仿宋" w:eastAsia="仿宋" w:hAnsi="仿宋" w:cs="Times New Roman" w:hint="eastAsia"/>
          <w:sz w:val="28"/>
          <w:szCs w:val="28"/>
        </w:rPr>
        <w:t>切片业务</w:t>
      </w:r>
      <w:r>
        <w:rPr>
          <w:rFonts w:ascii="仿宋" w:eastAsia="仿宋" w:hAnsi="仿宋" w:cs="Times New Roman" w:hint="eastAsia"/>
          <w:sz w:val="28"/>
          <w:szCs w:val="28"/>
          <w:lang w:eastAsia="zh-Hans"/>
        </w:rPr>
        <w:t>更加易于维护和管理，本报告采用流程</w:t>
      </w:r>
      <w:r>
        <w:rPr>
          <w:rFonts w:ascii="仿宋" w:eastAsia="仿宋" w:hAnsi="仿宋" w:cs="Times New Roman" w:hint="eastAsia"/>
          <w:sz w:val="28"/>
          <w:szCs w:val="28"/>
        </w:rPr>
        <w:t>图</w:t>
      </w:r>
      <w:r>
        <w:rPr>
          <w:rFonts w:ascii="仿宋" w:eastAsia="仿宋" w:hAnsi="仿宋" w:cs="Times New Roman" w:hint="eastAsia"/>
          <w:sz w:val="28"/>
          <w:szCs w:val="28"/>
          <w:lang w:eastAsia="zh-Hans"/>
        </w:rPr>
        <w:t>的</w:t>
      </w:r>
      <w:r>
        <w:rPr>
          <w:rFonts w:ascii="仿宋" w:eastAsia="仿宋" w:hAnsi="仿宋" w:cs="Times New Roman" w:hint="eastAsia"/>
          <w:sz w:val="28"/>
          <w:szCs w:val="28"/>
        </w:rPr>
        <w:t>方式对网络切片管理流程进行呈现与描述</w:t>
      </w:r>
      <w:r>
        <w:rPr>
          <w:rFonts w:ascii="仿宋" w:eastAsia="仿宋" w:hAnsi="仿宋" w:cs="Times New Roman" w:hint="eastAsia"/>
          <w:sz w:val="28"/>
          <w:szCs w:val="28"/>
          <w:lang w:eastAsia="zh-Hans"/>
        </w:rPr>
        <w:t>。</w:t>
      </w:r>
      <w:r>
        <w:rPr>
          <w:rFonts w:ascii="仿宋" w:eastAsia="仿宋" w:hAnsi="仿宋" w:cs="Times New Roman" w:hint="eastAsia"/>
          <w:sz w:val="28"/>
          <w:szCs w:val="28"/>
        </w:rPr>
        <w:t>各个</w:t>
      </w:r>
      <w:r>
        <w:rPr>
          <w:rFonts w:ascii="仿宋" w:eastAsia="仿宋" w:hAnsi="仿宋" w:cs="Times New Roman" w:hint="eastAsia"/>
          <w:sz w:val="28"/>
          <w:szCs w:val="28"/>
          <w:lang w:eastAsia="zh-Hans"/>
        </w:rPr>
        <w:t>流程的主要内容是对网络切片的核心功能进行具体步骤描述，并通过使用流程图描述对象之间发送消息的时间顺序以直观刻画对象之间传递消息的过程。本</w:t>
      </w:r>
      <w:r>
        <w:rPr>
          <w:rFonts w:ascii="仿宋" w:eastAsia="仿宋" w:hAnsi="仿宋" w:cs="Times New Roman" w:hint="eastAsia"/>
          <w:sz w:val="28"/>
          <w:szCs w:val="28"/>
        </w:rPr>
        <w:t>报告</w:t>
      </w:r>
      <w:r>
        <w:rPr>
          <w:rFonts w:ascii="仿宋" w:eastAsia="仿宋" w:hAnsi="仿宋" w:cs="Times New Roman" w:hint="eastAsia"/>
          <w:sz w:val="28"/>
          <w:szCs w:val="28"/>
          <w:lang w:eastAsia="zh-Hans"/>
        </w:rPr>
        <w:t>对切片规划管理、切片模板管理、切片开通、切片更新、切片查询、切片性能管理、切片告警管理、切片终止、通道管理</w:t>
      </w:r>
      <w:r>
        <w:rPr>
          <w:rFonts w:ascii="仿宋" w:eastAsia="仿宋" w:hAnsi="仿宋" w:cs="Times New Roman" w:hint="eastAsia"/>
          <w:sz w:val="28"/>
          <w:szCs w:val="28"/>
        </w:rPr>
        <w:t>、设备管理</w:t>
      </w:r>
      <w:r>
        <w:rPr>
          <w:rFonts w:ascii="仿宋" w:eastAsia="仿宋" w:hAnsi="仿宋" w:cs="Times New Roman" w:hint="eastAsia"/>
          <w:sz w:val="28"/>
          <w:szCs w:val="28"/>
          <w:lang w:eastAsia="zh-Hans"/>
        </w:rPr>
        <w:t>等功能进行了具体的流程描述。</w:t>
      </w:r>
    </w:p>
    <w:p w14:paraId="63C6A386" w14:textId="77777777" w:rsidR="00A33298" w:rsidRDefault="00221EDB">
      <w:pPr>
        <w:tabs>
          <w:tab w:val="left" w:pos="385"/>
        </w:tabs>
        <w:ind w:firstLineChars="200" w:firstLine="560"/>
        <w:jc w:val="both"/>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切片管理通过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 xml:space="preserve"> Client、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控制器以及</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设备间交互完成。其中，</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 xml:space="preserve"> Client代表</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切片管理功能的发起者，可以是电力通信业务用户、上层端到端</w:t>
      </w:r>
      <w:r>
        <w:rPr>
          <w:rFonts w:ascii="仿宋" w:eastAsia="仿宋" w:hAnsi="仿宋" w:cs="Times New Roman" w:hint="eastAsia"/>
          <w:sz w:val="28"/>
          <w:szCs w:val="28"/>
          <w:lang w:eastAsia="zh-Hans"/>
        </w:rPr>
        <w:t>切片管理系统</w:t>
      </w:r>
      <w:r>
        <w:rPr>
          <w:rFonts w:ascii="仿宋" w:eastAsia="仿宋" w:hAnsi="仿宋" w:cs="Times New Roman" w:hint="eastAsia"/>
          <w:sz w:val="28"/>
          <w:szCs w:val="28"/>
        </w:rPr>
        <w:t>以及</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w:t>
      </w:r>
      <w:r>
        <w:rPr>
          <w:rFonts w:ascii="仿宋" w:eastAsia="仿宋" w:hAnsi="仿宋" w:cs="Times New Roman" w:hint="eastAsia"/>
          <w:sz w:val="28"/>
          <w:szCs w:val="28"/>
        </w:rPr>
        <w:t>编排</w:t>
      </w:r>
      <w:r>
        <w:rPr>
          <w:rFonts w:ascii="仿宋" w:eastAsia="仿宋" w:hAnsi="仿宋" w:cs="Times New Roman" w:hint="eastAsia"/>
          <w:sz w:val="28"/>
          <w:szCs w:val="28"/>
          <w:lang w:eastAsia="zh-Hans"/>
        </w:rPr>
        <w:t>系统</w:t>
      </w:r>
      <w:r>
        <w:rPr>
          <w:rFonts w:ascii="仿宋" w:eastAsia="仿宋" w:hAnsi="仿宋" w:cs="Times New Roman" w:hint="eastAsia"/>
          <w:sz w:val="28"/>
          <w:szCs w:val="28"/>
        </w:rPr>
        <w:t>系统用户。</w:t>
      </w:r>
    </w:p>
    <w:p w14:paraId="567C340E"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切片规划管理</w:t>
      </w:r>
    </w:p>
    <w:p w14:paraId="75E5D7E5"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切片规划管理实现对所有切片实例进行规划和管理。整个流程主要依靠</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控制器预先收集网络拓扑并预配置资源切</w:t>
      </w:r>
      <w:r>
        <w:rPr>
          <w:rFonts w:ascii="仿宋" w:eastAsia="仿宋" w:hAnsi="仿宋" w:cs="Times New Roman" w:hint="eastAsia"/>
          <w:sz w:val="28"/>
          <w:szCs w:val="28"/>
        </w:rPr>
        <w:t>实现</w:t>
      </w:r>
      <w:r>
        <w:rPr>
          <w:rFonts w:ascii="仿宋" w:eastAsia="仿宋" w:hAnsi="仿宋" w:cs="Times New Roman" w:hint="eastAsia"/>
          <w:sz w:val="28"/>
          <w:szCs w:val="28"/>
          <w:lang w:eastAsia="zh-Hans"/>
        </w:rPr>
        <w:t>。</w:t>
      </w:r>
    </w:p>
    <w:p w14:paraId="0D987217"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收集网络拓扑，对全网资源进行提前规划，预配置资源切片，以满足多种不同切片需求。</w:t>
      </w:r>
    </w:p>
    <w:p w14:paraId="2C5DA69C"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r>
        <w:rPr>
          <w:rFonts w:ascii="仿宋" w:eastAsia="仿宋" w:hAnsi="仿宋" w:cs="Times New Roman"/>
          <w:sz w:val="28"/>
          <w:szCs w:val="28"/>
        </w:rPr>
        <w:t>电力通信业务用户或上层切片管理系统按需向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w:t>
      </w:r>
      <w:r>
        <w:rPr>
          <w:rFonts w:ascii="仿宋" w:eastAsia="仿宋" w:hAnsi="仿宋" w:cs="Times New Roman"/>
          <w:sz w:val="28"/>
          <w:szCs w:val="28"/>
          <w:lang w:eastAsia="zh-Hans"/>
        </w:rPr>
        <w:t>查询资源切片信息。</w:t>
      </w:r>
    </w:p>
    <w:p w14:paraId="1FCD88BD"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控制器查询资源切片信息。</w:t>
      </w:r>
    </w:p>
    <w:p w14:paraId="2B037AE0"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切片编排系统返回资源切片信息。</w:t>
      </w:r>
    </w:p>
    <w:p w14:paraId="3F8DB067"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步骤5：</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rPr>
        <w:t>切片编排系统向电力通信业务用户或上层切片管理系统返回资源切片</w:t>
      </w:r>
      <w:r>
        <w:rPr>
          <w:rFonts w:ascii="仿宋" w:eastAsia="仿宋" w:hAnsi="仿宋" w:cs="Times New Roman"/>
          <w:sz w:val="28"/>
          <w:szCs w:val="28"/>
          <w:lang w:eastAsia="zh-Hans"/>
        </w:rPr>
        <w:t>信息。</w:t>
      </w:r>
    </w:p>
    <w:p w14:paraId="39B52EC5" w14:textId="77777777" w:rsidR="00A33298" w:rsidRDefault="00221EDB">
      <w:pPr>
        <w:spacing w:after="0" w:line="240" w:lineRule="auto"/>
        <w:jc w:val="center"/>
        <w:rPr>
          <w:rFonts w:ascii="宋体" w:eastAsia="宋体" w:hAnsi="宋体" w:cs="宋体"/>
          <w:sz w:val="24"/>
          <w:szCs w:val="24"/>
        </w:rPr>
      </w:pPr>
      <w:r>
        <w:rPr>
          <w:noProof/>
        </w:rPr>
        <w:drawing>
          <wp:inline distT="0" distB="0" distL="0" distR="0" wp14:anchorId="781C86C7" wp14:editId="796B86F0">
            <wp:extent cx="5274310" cy="2338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4310" cy="233807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"C:\\var\\folders\\wr\\h0sn_8jn68z2dspwdyxhvnqh0000gn\\T\\com.microsoft.Word\\WebArchiveCopyPasteTempFiles\\page17image33022704" \* MERGEFORMAT </w:instrText>
      </w:r>
      <w:r>
        <w:rPr>
          <w:rFonts w:ascii="宋体" w:eastAsia="宋体" w:hAnsi="宋体" w:cs="宋体"/>
          <w:sz w:val="24"/>
          <w:szCs w:val="24"/>
        </w:rPr>
        <w:fldChar w:fldCharType="end"/>
      </w:r>
    </w:p>
    <w:p w14:paraId="76CFFCC0" w14:textId="77777777"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1</w:t>
      </w:r>
      <w:r>
        <w:rPr>
          <w:rFonts w:ascii="仿宋" w:eastAsia="仿宋" w:hAnsi="仿宋" w:cs="Times New Roman"/>
          <w:bCs/>
          <w:iCs/>
          <w:sz w:val="28"/>
          <w:szCs w:val="28"/>
        </w:rPr>
        <w:t>切片</w:t>
      </w:r>
      <w:r>
        <w:rPr>
          <w:rFonts w:ascii="仿宋" w:eastAsia="仿宋" w:hAnsi="仿宋" w:cs="Times New Roman" w:hint="eastAsia"/>
          <w:bCs/>
          <w:iCs/>
          <w:sz w:val="28"/>
          <w:szCs w:val="28"/>
        </w:rPr>
        <w:t>规划</w:t>
      </w:r>
      <w:r>
        <w:rPr>
          <w:rFonts w:ascii="仿宋" w:eastAsia="仿宋" w:hAnsi="仿宋" w:cs="Times New Roman"/>
          <w:bCs/>
          <w:iCs/>
          <w:sz w:val="28"/>
          <w:szCs w:val="28"/>
        </w:rPr>
        <w:t>管理流程</w:t>
      </w:r>
      <w:r>
        <w:rPr>
          <w:rFonts w:ascii="仿宋" w:eastAsia="仿宋" w:hAnsi="仿宋" w:cs="Times New Roman" w:hint="eastAsia"/>
          <w:bCs/>
          <w:iCs/>
          <w:sz w:val="28"/>
          <w:szCs w:val="28"/>
        </w:rPr>
        <w:t>图</w:t>
      </w:r>
    </w:p>
    <w:p w14:paraId="24205301"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（2）切片模板管理</w:t>
      </w:r>
    </w:p>
    <w:p w14:paraId="071D0D95"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lang w:eastAsia="zh-Hans"/>
        </w:rPr>
        <w:t>切片模板管理实现切片模板的</w:t>
      </w:r>
      <w:r>
        <w:rPr>
          <w:rFonts w:ascii="仿宋" w:eastAsia="仿宋" w:hAnsi="仿宋" w:cs="Times New Roman" w:hint="eastAsia"/>
          <w:sz w:val="28"/>
          <w:szCs w:val="28"/>
        </w:rPr>
        <w:t>维护，具体包括模板的创建和</w:t>
      </w:r>
      <w:r>
        <w:rPr>
          <w:rFonts w:ascii="仿宋" w:eastAsia="仿宋" w:hAnsi="仿宋" w:cs="Times New Roman" w:hint="eastAsia"/>
          <w:sz w:val="28"/>
          <w:szCs w:val="28"/>
          <w:lang w:eastAsia="zh-Hans"/>
        </w:rPr>
        <w:t>更新。该功能主要依赖电力通信业务用户或上层切片管理系统和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切片编排系统之间的交互，进行切片模板的创建和更新。</w:t>
      </w:r>
    </w:p>
    <w:p w14:paraId="009EB3CC"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切片编排系统发</w:t>
      </w:r>
      <w:r>
        <w:rPr>
          <w:rFonts w:ascii="仿宋" w:eastAsia="仿宋" w:hAnsi="仿宋" w:cs="Times New Roman"/>
          <w:sz w:val="28"/>
          <w:szCs w:val="28"/>
          <w:lang w:eastAsia="zh-Hans"/>
        </w:rPr>
        <w:t>送</w:t>
      </w:r>
      <w:r>
        <w:rPr>
          <w:rFonts w:ascii="仿宋" w:eastAsia="仿宋" w:hAnsi="仿宋" w:cs="Times New Roman" w:hint="eastAsia"/>
          <w:sz w:val="28"/>
          <w:szCs w:val="28"/>
          <w:lang w:eastAsia="zh-Hans"/>
        </w:rPr>
        <w:t>切片模板</w:t>
      </w:r>
      <w:r>
        <w:rPr>
          <w:rFonts w:ascii="仿宋" w:eastAsia="仿宋" w:hAnsi="仿宋" w:cs="Times New Roman" w:hint="eastAsia"/>
          <w:sz w:val="28"/>
          <w:szCs w:val="28"/>
        </w:rPr>
        <w:t>创建</w:t>
      </w:r>
      <w:r>
        <w:rPr>
          <w:rFonts w:ascii="仿宋" w:eastAsia="仿宋" w:hAnsi="仿宋" w:cs="Times New Roman"/>
          <w:sz w:val="28"/>
          <w:szCs w:val="28"/>
          <w:lang w:eastAsia="zh-Hans"/>
        </w:rPr>
        <w:t>请求。</w:t>
      </w:r>
    </w:p>
    <w:p w14:paraId="63644218"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若</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hint="eastAsia"/>
          <w:sz w:val="28"/>
          <w:szCs w:val="28"/>
          <w:lang w:eastAsia="zh-Hans"/>
        </w:rPr>
        <w:t>同意该请求，则创建切片模板实例，并返回</w:t>
      </w:r>
      <w:r>
        <w:rPr>
          <w:rFonts w:ascii="仿宋" w:eastAsia="仿宋" w:hAnsi="仿宋" w:cs="Times New Roman" w:hint="eastAsia"/>
          <w:sz w:val="28"/>
          <w:szCs w:val="28"/>
        </w:rPr>
        <w:t>创建成功</w:t>
      </w:r>
      <w:r>
        <w:rPr>
          <w:rFonts w:ascii="仿宋" w:eastAsia="仿宋" w:hAnsi="仿宋" w:cs="Times New Roman" w:hint="eastAsia"/>
          <w:sz w:val="28"/>
          <w:szCs w:val="28"/>
          <w:lang w:eastAsia="zh-Hans"/>
        </w:rPr>
        <w:t>信息。否则返回创建失败信息。</w:t>
      </w:r>
    </w:p>
    <w:p w14:paraId="18487A46"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切片编排系统下发</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sz w:val="28"/>
          <w:szCs w:val="28"/>
          <w:lang w:eastAsia="zh-Hans"/>
        </w:rPr>
        <w:t>。</w:t>
      </w:r>
    </w:p>
    <w:p w14:paraId="2F878F6B"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hint="eastAsia"/>
          <w:sz w:val="28"/>
          <w:szCs w:val="28"/>
          <w:lang w:eastAsia="zh-Hans"/>
        </w:rPr>
        <w:t>根据</w:t>
      </w:r>
      <w:r>
        <w:rPr>
          <w:rFonts w:ascii="仿宋" w:eastAsia="仿宋" w:hAnsi="仿宋" w:cs="Times New Roman"/>
          <w:sz w:val="28"/>
          <w:szCs w:val="28"/>
          <w:lang w:eastAsia="zh-Hans"/>
        </w:rPr>
        <w:t>切片模板</w:t>
      </w:r>
      <w:r>
        <w:rPr>
          <w:rFonts w:ascii="仿宋" w:eastAsia="仿宋" w:hAnsi="仿宋" w:cs="Times New Roman" w:hint="eastAsia"/>
          <w:sz w:val="28"/>
          <w:szCs w:val="28"/>
          <w:lang w:eastAsia="zh-Hans"/>
        </w:rPr>
        <w:t>变更</w:t>
      </w:r>
      <w:r>
        <w:rPr>
          <w:rFonts w:ascii="仿宋" w:eastAsia="仿宋" w:hAnsi="仿宋" w:cs="Times New Roman" w:hint="eastAsia"/>
          <w:sz w:val="28"/>
          <w:szCs w:val="28"/>
        </w:rPr>
        <w:t>请求</w:t>
      </w:r>
      <w:r>
        <w:rPr>
          <w:rFonts w:ascii="仿宋" w:eastAsia="仿宋" w:hAnsi="仿宋" w:cs="Times New Roman" w:hint="eastAsia"/>
          <w:sz w:val="28"/>
          <w:szCs w:val="28"/>
          <w:lang w:eastAsia="zh-Hans"/>
        </w:rPr>
        <w:t>修改切片模板实例，并返回切片模板变更信息。</w:t>
      </w:r>
    </w:p>
    <w:p w14:paraId="7E95DA5A" w14:textId="77777777" w:rsidR="00A33298" w:rsidRDefault="00221EDB">
      <w:pPr>
        <w:spacing w:after="0" w:line="240" w:lineRule="auto"/>
        <w:jc w:val="center"/>
        <w:rPr>
          <w:rFonts w:ascii="宋体" w:eastAsia="宋体" w:hAnsi="宋体" w:cs="宋体"/>
          <w:sz w:val="24"/>
          <w:szCs w:val="24"/>
        </w:rPr>
      </w:pPr>
      <w:r>
        <w:rPr>
          <w:noProof/>
        </w:rPr>
        <w:drawing>
          <wp:inline distT="0" distB="0" distL="0" distR="0" wp14:anchorId="2D248EC3" wp14:editId="6E85A621">
            <wp:extent cx="3924300" cy="25076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943863" cy="2520258"/>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"C:\\var\\folders\\wr\\h0sn_8jn68z2dspwdyxhvnqh0000gn\\T\\com.microsoft.Word\\WebArchiveCopyPasteTempFiles\\page17image33016672" \* MERGEFORMAT </w:instrText>
      </w:r>
      <w:r>
        <w:rPr>
          <w:rFonts w:ascii="宋体" w:eastAsia="宋体" w:hAnsi="宋体" w:cs="宋体"/>
          <w:sz w:val="24"/>
          <w:szCs w:val="24"/>
        </w:rPr>
        <w:fldChar w:fldCharType="end"/>
      </w:r>
    </w:p>
    <w:p w14:paraId="55E6B0C5" w14:textId="77777777" w:rsidR="00A33298" w:rsidRDefault="00221EDB">
      <w:pPr>
        <w:jc w:val="center"/>
      </w:pPr>
      <w:r>
        <w:rPr>
          <w:rFonts w:ascii="仿宋" w:eastAsia="仿宋" w:hAnsi="仿宋" w:cs="Times New Roman"/>
          <w:bCs/>
          <w:iCs/>
          <w:sz w:val="28"/>
          <w:szCs w:val="28"/>
        </w:rPr>
        <w:t>图3-</w:t>
      </w:r>
      <w:r w:rsidR="00AD7CF0">
        <w:rPr>
          <w:rFonts w:ascii="仿宋" w:eastAsia="仿宋" w:hAnsi="仿宋" w:cs="Times New Roman"/>
          <w:bCs/>
          <w:iCs/>
          <w:sz w:val="28"/>
          <w:szCs w:val="28"/>
        </w:rPr>
        <w:t>2</w:t>
      </w:r>
      <w:r>
        <w:rPr>
          <w:rFonts w:ascii="仿宋" w:eastAsia="仿宋" w:hAnsi="仿宋" w:cs="Times New Roman"/>
          <w:bCs/>
          <w:iCs/>
          <w:sz w:val="28"/>
          <w:szCs w:val="28"/>
        </w:rPr>
        <w:t>切片模板管理流程</w:t>
      </w:r>
      <w:r>
        <w:rPr>
          <w:rFonts w:ascii="仿宋" w:eastAsia="仿宋" w:hAnsi="仿宋" w:cs="Times New Roman" w:hint="eastAsia"/>
          <w:bCs/>
          <w:iCs/>
          <w:sz w:val="28"/>
          <w:szCs w:val="28"/>
        </w:rPr>
        <w:t>图</w:t>
      </w:r>
    </w:p>
    <w:p w14:paraId="0E185BFF"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（3）切片开通</w:t>
      </w:r>
    </w:p>
    <w:p w14:paraId="578E04BA"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网络切片管理通过切片开通实现切片的创建。服务配置文件包含在切片创建请求信息中，或由切片编排系统计算得到。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切片编排系统需要通过服务配置文件的信息创建切片</w:t>
      </w:r>
      <w:r>
        <w:rPr>
          <w:rFonts w:ascii="仿宋" w:eastAsia="仿宋" w:hAnsi="仿宋" w:cs="Times New Roman" w:hint="eastAsia"/>
          <w:sz w:val="28"/>
          <w:szCs w:val="28"/>
        </w:rPr>
        <w:t>。</w:t>
      </w:r>
    </w:p>
    <w:p w14:paraId="7E582B28"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步骤1：</w:t>
      </w:r>
      <w:r>
        <w:rPr>
          <w:rFonts w:ascii="仿宋" w:eastAsia="仿宋" w:hAnsi="仿宋" w:cs="Times New Roman" w:hint="eastAsia"/>
          <w:sz w:val="28"/>
          <w:szCs w:val="28"/>
          <w:lang w:eastAsia="zh-Hans"/>
        </w:rPr>
        <w:t>电力通信业务用户或上层切片管理系统向</w:t>
      </w: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切片编排系统发起切片创建请求</w:t>
      </w:r>
      <w:r>
        <w:rPr>
          <w:rFonts w:ascii="仿宋" w:eastAsia="仿宋" w:hAnsi="仿宋" w:cs="Times New Roman"/>
          <w:sz w:val="28"/>
          <w:szCs w:val="28"/>
          <w:lang w:eastAsia="zh-Hans"/>
        </w:rPr>
        <w:t>。</w:t>
      </w:r>
    </w:p>
    <w:p w14:paraId="177CAAB3"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r>
        <w:rPr>
          <w:rFonts w:ascii="仿宋" w:eastAsia="仿宋" w:hAnsi="仿宋" w:cs="Times New Roman" w:hint="eastAsia"/>
          <w:sz w:val="28"/>
          <w:szCs w:val="28"/>
          <w:lang w:eastAsia="zh-Hans"/>
        </w:rPr>
        <w:t>针对服务配置文件</w:t>
      </w:r>
      <w:r>
        <w:rPr>
          <w:rFonts w:ascii="仿宋" w:eastAsia="仿宋" w:hAnsi="仿宋" w:cs="Times New Roman"/>
          <w:sz w:val="28"/>
          <w:szCs w:val="28"/>
          <w:lang w:eastAsia="zh-Hans"/>
        </w:rPr>
        <w:t>，如果请求信息中下发服务配置文件，则切片编排系统基于指定的服务配置文件进行切片实例的创建。如果请求信息中未下发服务配置文件，则切片编排系统基于业务特性进行分析和计算，选择相应的服务配置文件，如果切片编排系统未计算出匹配的服务配置文件，则返回创建失败。</w:t>
      </w:r>
    </w:p>
    <w:p w14:paraId="24AD5099"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在对应的</w:t>
      </w:r>
      <w:r>
        <w:rPr>
          <w:rFonts w:ascii="仿宋" w:eastAsia="仿宋" w:hAnsi="仿宋" w:cs="Times New Roman" w:hint="eastAsia"/>
          <w:sz w:val="28"/>
          <w:szCs w:val="28"/>
          <w:lang w:eastAsia="zh-Hans"/>
        </w:rPr>
        <w:t>服务配置文件</w:t>
      </w:r>
      <w:r>
        <w:rPr>
          <w:rFonts w:ascii="仿宋" w:eastAsia="仿宋" w:hAnsi="仿宋" w:cs="Times New Roman"/>
          <w:sz w:val="28"/>
          <w:szCs w:val="28"/>
          <w:lang w:eastAsia="zh-Hans"/>
        </w:rPr>
        <w:t>上创建切片业务，下发隧道、通道等的配置参数到</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27F9C092"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控制器将具体的参数配置到</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设备。</w:t>
      </w:r>
    </w:p>
    <w:p w14:paraId="335D635A"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lang w:eastAsia="zh-Hans"/>
        </w:rPr>
        <w:t>步骤5：</w:t>
      </w:r>
      <w:proofErr w:type="spellStart"/>
      <w:r>
        <w:rPr>
          <w:rFonts w:ascii="仿宋" w:eastAsia="仿宋" w:hAnsi="仿宋" w:cs="Times New Roman"/>
          <w:sz w:val="28"/>
          <w:szCs w:val="28"/>
          <w:lang w:eastAsia="zh-Hans"/>
        </w:rPr>
        <w:t>Flex</w:t>
      </w:r>
      <w:r>
        <w:rPr>
          <w:rFonts w:ascii="仿宋" w:eastAsia="仿宋" w:hAnsi="仿宋" w:cs="Times New Roman"/>
          <w:sz w:val="28"/>
          <w:szCs w:val="28"/>
        </w:rPr>
        <w:t>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控制器返回创建结果。</w:t>
      </w:r>
    </w:p>
    <w:p w14:paraId="20B94405"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步骤6：</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w:t>
      </w:r>
      <w:r>
        <w:rPr>
          <w:rFonts w:ascii="仿宋" w:eastAsia="仿宋" w:hAnsi="仿宋" w:cs="Times New Roman" w:hint="eastAsia"/>
          <w:sz w:val="28"/>
          <w:szCs w:val="28"/>
          <w:lang w:eastAsia="zh-Hans"/>
        </w:rPr>
        <w:t>编排系统</w:t>
      </w:r>
      <w:r>
        <w:rPr>
          <w:rFonts w:ascii="仿宋" w:eastAsia="仿宋" w:hAnsi="仿宋" w:cs="Times New Roman"/>
          <w:sz w:val="28"/>
          <w:szCs w:val="28"/>
          <w:lang w:eastAsia="zh-Hans"/>
        </w:rPr>
        <w:t>返回创建结果。</w:t>
      </w:r>
    </w:p>
    <w:p w14:paraId="7E7342DD"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切片编排系统记录切片实例、隧道与切片业务</w:t>
      </w:r>
      <w:r>
        <w:rPr>
          <w:rFonts w:ascii="仿宋" w:eastAsia="仿宋" w:hAnsi="仿宋" w:cs="Times New Roman"/>
          <w:sz w:val="28"/>
          <w:szCs w:val="28"/>
          <w:lang w:eastAsia="zh-Hans"/>
        </w:rPr>
        <w:t>关联关系等。</w:t>
      </w:r>
    </w:p>
    <w:p w14:paraId="26D90A5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w:t>
      </w:r>
      <w:r>
        <w:rPr>
          <w:rFonts w:ascii="仿宋" w:eastAsia="仿宋" w:hAnsi="仿宋" w:cs="Times New Roman" w:hint="eastAsia"/>
          <w:sz w:val="28"/>
          <w:szCs w:val="28"/>
        </w:rPr>
        <w:t xml:space="preserve"> </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返回创建结果。</w:t>
      </w:r>
    </w:p>
    <w:p w14:paraId="6F6DFDAC" w14:textId="77777777"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14:anchorId="18433148" wp14:editId="64C66335">
            <wp:extent cx="5274310" cy="32035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74310" cy="3203575"/>
                    </a:xfrm>
                    <a:prstGeom prst="rect">
                      <a:avLst/>
                    </a:prstGeom>
                  </pic:spPr>
                </pic:pic>
              </a:graphicData>
            </a:graphic>
          </wp:inline>
        </w:drawing>
      </w:r>
    </w:p>
    <w:p w14:paraId="69A9A26C"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3</w:t>
      </w:r>
      <w:r>
        <w:rPr>
          <w:rFonts w:ascii="仿宋" w:eastAsia="仿宋" w:hAnsi="仿宋" w:cs="Times New Roman" w:hint="eastAsia"/>
          <w:bCs/>
          <w:iCs/>
          <w:sz w:val="28"/>
          <w:szCs w:val="28"/>
        </w:rPr>
        <w:t>切片开通流程图</w:t>
      </w:r>
    </w:p>
    <w:p w14:paraId="2BC8FBA7"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（4）</w:t>
      </w:r>
      <w:r>
        <w:rPr>
          <w:rFonts w:ascii="仿宋" w:eastAsia="仿宋" w:hAnsi="仿宋" w:cs="Times New Roman"/>
          <w:sz w:val="28"/>
          <w:szCs w:val="28"/>
          <w:lang w:eastAsia="zh-Hans"/>
        </w:rPr>
        <w:t>切片更新</w:t>
      </w:r>
    </w:p>
    <w:p w14:paraId="586AF727"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切片更新</w:t>
      </w:r>
      <w:r>
        <w:rPr>
          <w:rFonts w:ascii="仿宋" w:eastAsia="仿宋" w:hAnsi="仿宋" w:cs="Times New Roman" w:hint="eastAsia"/>
          <w:sz w:val="28"/>
          <w:szCs w:val="28"/>
        </w:rPr>
        <w:t>流程</w:t>
      </w:r>
      <w:r>
        <w:rPr>
          <w:rFonts w:ascii="仿宋" w:eastAsia="仿宋" w:hAnsi="仿宋" w:cs="Times New Roman" w:hint="eastAsia"/>
          <w:sz w:val="28"/>
          <w:szCs w:val="28"/>
          <w:lang w:eastAsia="zh-Hans"/>
        </w:rPr>
        <w:t>实现对切片实例或切片选择辅助信息的更新。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切片编排系统会将变更参数下发并最终配置到</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w:t>
      </w:r>
    </w:p>
    <w:p w14:paraId="1A9889EF"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切片编排系统下发更新切片实例请求信息。</w:t>
      </w:r>
    </w:p>
    <w:p w14:paraId="68F0457A"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步骤2：如需更新切片实例或者切片选择辅助信息，则</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切片编排系统在本地更新切片实例和切片选择辅助信息的绑定关系。</w:t>
      </w:r>
    </w:p>
    <w:p w14:paraId="64A6473D"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步骤3：如需增删接入点信息或者更新接入点带宽，则</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切片编排系统下发相应的变更参数到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lang w:eastAsia="zh-Hans"/>
        </w:rPr>
        <w:t>。</w:t>
      </w:r>
    </w:p>
    <w:p w14:paraId="5A07DAE8"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控制器更新具体的配置参数到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w:t>
      </w:r>
    </w:p>
    <w:p w14:paraId="7A65D7C2"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proofErr w:type="spellStart"/>
      <w:r>
        <w:rPr>
          <w:rFonts w:ascii="仿宋" w:eastAsia="仿宋" w:hAnsi="仿宋" w:cs="Times New Roman"/>
          <w:sz w:val="28"/>
          <w:szCs w:val="28"/>
          <w:lang w:eastAsia="zh-Hans"/>
        </w:rPr>
        <w:t>Flex</w:t>
      </w:r>
      <w:r>
        <w:rPr>
          <w:rFonts w:ascii="仿宋" w:eastAsia="仿宋" w:hAnsi="仿宋" w:cs="Times New Roman"/>
          <w:sz w:val="28"/>
          <w:szCs w:val="28"/>
        </w:rPr>
        <w:t>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控制器返回更新结果。</w:t>
      </w:r>
    </w:p>
    <w:p w14:paraId="301339BE"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步骤6：</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切片编排系统返回更新结果。</w:t>
      </w:r>
    </w:p>
    <w:p w14:paraId="6C9B090F"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切片编排系统更新数据库中切片实例的信息。</w:t>
      </w:r>
    </w:p>
    <w:p w14:paraId="12B778E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步骤8：</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w:t>
      </w:r>
      <w:r>
        <w:rPr>
          <w:rFonts w:ascii="仿宋" w:eastAsia="仿宋" w:hAnsi="仿宋" w:cs="Times New Roman"/>
          <w:sz w:val="28"/>
          <w:szCs w:val="28"/>
        </w:rPr>
        <w:t>向电力通信业务用户或上层切片管理系统返回更新</w:t>
      </w:r>
      <w:r>
        <w:rPr>
          <w:rFonts w:ascii="仿宋" w:eastAsia="仿宋" w:hAnsi="仿宋" w:cs="Times New Roman"/>
          <w:sz w:val="28"/>
          <w:szCs w:val="28"/>
          <w:lang w:eastAsia="zh-Hans"/>
        </w:rPr>
        <w:t>结果。</w:t>
      </w:r>
    </w:p>
    <w:p w14:paraId="23A580CC" w14:textId="77777777" w:rsidR="00A33298" w:rsidRDefault="00221EDB">
      <w:pPr>
        <w:spacing w:after="0" w:line="240" w:lineRule="auto"/>
        <w:jc w:val="center"/>
        <w:rPr>
          <w:rFonts w:ascii="宋体" w:eastAsia="宋体" w:hAnsi="宋体" w:cs="宋体"/>
          <w:sz w:val="24"/>
          <w:szCs w:val="24"/>
        </w:rPr>
      </w:pPr>
      <w:r>
        <w:rPr>
          <w:noProof/>
        </w:rPr>
        <w:drawing>
          <wp:inline distT="0" distB="0" distL="0" distR="0" wp14:anchorId="29D8D01B" wp14:editId="7DB46C34">
            <wp:extent cx="5274310" cy="3201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20103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"C:\\var\\folders\\wr\\h0sn_8jn68z2dspwdyxhvnqh0000gn\\T\\com.microsoft.Word\\WebArchiveCopyPasteTempFiles\\page13image214148448" \* MERGEFORMAT </w:instrText>
      </w:r>
      <w:r>
        <w:rPr>
          <w:rFonts w:ascii="宋体" w:eastAsia="宋体" w:hAnsi="宋体" w:cs="宋体"/>
          <w:sz w:val="24"/>
          <w:szCs w:val="24"/>
        </w:rPr>
        <w:fldChar w:fldCharType="end"/>
      </w:r>
    </w:p>
    <w:p w14:paraId="1F4ACDE8"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4</w:t>
      </w:r>
      <w:r>
        <w:rPr>
          <w:rFonts w:ascii="仿宋" w:eastAsia="仿宋" w:hAnsi="仿宋" w:cs="Times New Roman" w:hint="eastAsia"/>
          <w:bCs/>
          <w:iCs/>
          <w:sz w:val="28"/>
          <w:szCs w:val="28"/>
        </w:rPr>
        <w:t>切片更新流程图</w:t>
      </w:r>
    </w:p>
    <w:p w14:paraId="13C9EED0" w14:textId="77777777"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切片查询</w:t>
      </w:r>
    </w:p>
    <w:p w14:paraId="44DB5783" w14:textId="77777777"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切片编排系统应支持切片实例查询功能，包括查询所有切片实例信息，根据过滤条件查询指定范围的切片实例信息，以及根据查询结果呈现切片实例的网络拓扑和报表等。</w:t>
      </w:r>
    </w:p>
    <w:p w14:paraId="2DB90E0A"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发送</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的查询请求，消息中携带需要查询的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w:t>
      </w:r>
    </w:p>
    <w:p w14:paraId="2F5C5A1E"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根据请求消息确定所需要查询的</w:t>
      </w:r>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14:paraId="04FA0B7E"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返回</w:t>
      </w:r>
      <w:r>
        <w:rPr>
          <w:rFonts w:ascii="仿宋" w:eastAsia="仿宋" w:hAnsi="仿宋" w:cs="Times New Roman" w:hint="eastAsia"/>
          <w:sz w:val="28"/>
          <w:szCs w:val="28"/>
        </w:rPr>
        <w:t>并呈现</w:t>
      </w:r>
      <w:r>
        <w:rPr>
          <w:rFonts w:ascii="仿宋" w:eastAsia="仿宋" w:hAnsi="仿宋" w:cs="Times New Roman"/>
          <w:sz w:val="28"/>
          <w:szCs w:val="28"/>
        </w:rPr>
        <w:t>所需要</w:t>
      </w:r>
      <w:r>
        <w:rPr>
          <w:rFonts w:ascii="仿宋" w:eastAsia="仿宋" w:hAnsi="仿宋" w:cs="Times New Roman"/>
          <w:sz w:val="28"/>
          <w:szCs w:val="28"/>
          <w:lang w:eastAsia="zh-Hans"/>
        </w:rPr>
        <w:t>查询的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的信息。</w:t>
      </w:r>
    </w:p>
    <w:p w14:paraId="0797850B" w14:textId="77777777" w:rsidR="00A33298" w:rsidRDefault="00221EDB">
      <w:pPr>
        <w:jc w:val="center"/>
      </w:pPr>
      <w:r>
        <w:rPr>
          <w:noProof/>
        </w:rPr>
        <w:drawing>
          <wp:inline distT="0" distB="0" distL="0" distR="0" wp14:anchorId="0DA80346" wp14:editId="01925BFE">
            <wp:extent cx="4015740" cy="178498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4047331" cy="1799518"/>
                    </a:xfrm>
                    <a:prstGeom prst="rect">
                      <a:avLst/>
                    </a:prstGeom>
                  </pic:spPr>
                </pic:pic>
              </a:graphicData>
            </a:graphic>
          </wp:inline>
        </w:drawing>
      </w:r>
    </w:p>
    <w:p w14:paraId="5AD7A72C"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5</w:t>
      </w:r>
      <w:r>
        <w:rPr>
          <w:rFonts w:ascii="仿宋" w:eastAsia="仿宋" w:hAnsi="仿宋" w:cs="Times New Roman" w:hint="eastAsia"/>
          <w:bCs/>
          <w:iCs/>
          <w:sz w:val="28"/>
          <w:szCs w:val="28"/>
        </w:rPr>
        <w:t>切片查询流程图</w:t>
      </w:r>
    </w:p>
    <w:p w14:paraId="1E353B52"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（6）</w:t>
      </w:r>
      <w:r>
        <w:rPr>
          <w:rFonts w:ascii="仿宋" w:eastAsia="仿宋" w:hAnsi="仿宋" w:cs="Times New Roman"/>
          <w:sz w:val="28"/>
          <w:szCs w:val="28"/>
          <w:lang w:eastAsia="zh-Hans"/>
        </w:rPr>
        <w:t>切片性能管理</w:t>
      </w:r>
    </w:p>
    <w:p w14:paraId="7B3187AF"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hint="eastAsia"/>
          <w:sz w:val="28"/>
          <w:szCs w:val="28"/>
          <w:lang w:eastAsia="zh-Hans"/>
        </w:rPr>
        <w:t>切片性能管理实现对切片实例</w:t>
      </w:r>
      <w:r>
        <w:rPr>
          <w:rFonts w:ascii="仿宋" w:eastAsia="仿宋" w:hAnsi="仿宋" w:cs="Times New Roman" w:hint="eastAsia"/>
          <w:sz w:val="28"/>
          <w:szCs w:val="28"/>
        </w:rPr>
        <w:t>的性能监控。由电力通信业务用户或上层切片管理系统逐级下发监控请求，并最终接收性能查询结果。</w:t>
      </w:r>
    </w:p>
    <w:p w14:paraId="362F4F0B"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rPr>
        <w:t>步骤1：电力通信业务用户或上层切片管理系统向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切片编排系统发送切片实例性能监控请求，</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消息中包括性能监控对象。</w:t>
      </w:r>
    </w:p>
    <w:p w14:paraId="4FF8263F"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控制器下发创建性能监控任务请求。</w:t>
      </w:r>
    </w:p>
    <w:p w14:paraId="7DE02323"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设备下发性能监控任务</w:t>
      </w:r>
      <w:r>
        <w:rPr>
          <w:rFonts w:ascii="仿宋" w:eastAsia="仿宋" w:hAnsi="仿宋" w:cs="Times New Roman" w:hint="eastAsia"/>
          <w:sz w:val="28"/>
          <w:szCs w:val="28"/>
          <w:lang w:eastAsia="zh-Hans"/>
        </w:rPr>
        <w:t>。</w:t>
      </w:r>
    </w:p>
    <w:p w14:paraId="1AB0F745"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步骤4：</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设备向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控制器返回性能数据。</w:t>
      </w:r>
    </w:p>
    <w:p w14:paraId="120AC7CB"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步骤5：电力通信业务用户或上层切片管理系统向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切片编排系统下发查询性能请求。</w:t>
      </w:r>
    </w:p>
    <w:p w14:paraId="429F734A"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步骤6：</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控制器下发查询性能请求。</w:t>
      </w:r>
    </w:p>
    <w:p w14:paraId="7A16AEBA"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步骤7：</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控制器向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切片编排系统返回性能查询结果。</w:t>
      </w:r>
    </w:p>
    <w:p w14:paraId="533A1566" w14:textId="77777777" w:rsidR="00A33298" w:rsidRDefault="00221EDB">
      <w:pPr>
        <w:ind w:firstLineChars="200" w:firstLine="560"/>
        <w:jc w:val="both"/>
        <w:rPr>
          <w:rFonts w:ascii="仿宋" w:eastAsia="仿宋" w:hAnsi="仿宋" w:cs="Times New Roman"/>
          <w:sz w:val="28"/>
          <w:szCs w:val="28"/>
        </w:rPr>
      </w:pPr>
      <w:r>
        <w:rPr>
          <w:rFonts w:ascii="仿宋" w:eastAsia="仿宋" w:hAnsi="仿宋" w:cs="Times New Roman"/>
          <w:sz w:val="28"/>
          <w:szCs w:val="28"/>
        </w:rPr>
        <w:t>步骤8：</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rPr>
        <w:t>性能查询结果。</w:t>
      </w:r>
    </w:p>
    <w:p w14:paraId="7653BF65" w14:textId="77777777" w:rsidR="00A33298" w:rsidRDefault="00221EDB">
      <w:pPr>
        <w:jc w:val="center"/>
        <w:rPr>
          <w:rFonts w:ascii="宋体" w:eastAsia="宋体" w:hAnsi="宋体" w:cs="宋体"/>
          <w:sz w:val="24"/>
          <w:szCs w:val="24"/>
        </w:rPr>
      </w:pPr>
      <w:r>
        <w:rPr>
          <w:noProof/>
        </w:rPr>
        <w:drawing>
          <wp:inline distT="0" distB="0" distL="0" distR="0" wp14:anchorId="66DFBE4B" wp14:editId="309424BB">
            <wp:extent cx="5274310" cy="2653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2653030"/>
                    </a:xfrm>
                    <a:prstGeom prst="rect">
                      <a:avLst/>
                    </a:prstGeom>
                  </pic:spPr>
                </pic:pic>
              </a:graphicData>
            </a:graphic>
          </wp:inline>
        </w:drawing>
      </w:r>
    </w:p>
    <w:p w14:paraId="05E281A0" w14:textId="77777777"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fldChar w:fldCharType="begin"/>
      </w:r>
      <w:r>
        <w:rPr>
          <w:rFonts w:ascii="仿宋" w:eastAsia="仿宋" w:hAnsi="仿宋" w:cs="Times New Roman"/>
          <w:bCs/>
          <w:iCs/>
          <w:sz w:val="28"/>
          <w:szCs w:val="28"/>
        </w:rPr>
        <w:instrText xml:space="preserve"> INCLUDEPICTURE "C:\\var\\folders\\wr\\h0sn_8jn68z2dspwdyxhvnqh0000gn\\T\\com.microsoft.Word\\WebArchiveCopyPasteTempFiles\\page15image214216480" \* MERGEFORMAT </w:instrText>
      </w:r>
      <w:r>
        <w:rPr>
          <w:rFonts w:ascii="仿宋" w:eastAsia="仿宋" w:hAnsi="仿宋" w:cs="Times New Roman"/>
          <w:bCs/>
          <w:iCs/>
          <w:sz w:val="28"/>
          <w:szCs w:val="28"/>
        </w:rPr>
        <w:fldChar w:fldCharType="end"/>
      </w:r>
      <w:r>
        <w:rPr>
          <w:rFonts w:ascii="仿宋" w:eastAsia="仿宋" w:hAnsi="仿宋" w:cs="Times New Roman"/>
          <w:bCs/>
          <w:iCs/>
          <w:sz w:val="28"/>
          <w:szCs w:val="28"/>
        </w:rPr>
        <w:t>图3-</w:t>
      </w:r>
      <w:r w:rsidR="00AD7CF0">
        <w:rPr>
          <w:rFonts w:ascii="仿宋" w:eastAsia="仿宋" w:hAnsi="仿宋" w:cs="Times New Roman"/>
          <w:bCs/>
          <w:iCs/>
          <w:sz w:val="28"/>
          <w:szCs w:val="28"/>
        </w:rPr>
        <w:t>6</w:t>
      </w:r>
      <w:r>
        <w:rPr>
          <w:rFonts w:ascii="仿宋" w:eastAsia="仿宋" w:hAnsi="仿宋" w:cs="Times New Roman"/>
          <w:bCs/>
          <w:iCs/>
          <w:sz w:val="28"/>
          <w:szCs w:val="28"/>
        </w:rPr>
        <w:t>切片性能管理流程</w:t>
      </w:r>
      <w:r>
        <w:rPr>
          <w:rFonts w:ascii="仿宋" w:eastAsia="仿宋" w:hAnsi="仿宋" w:cs="Times New Roman" w:hint="eastAsia"/>
          <w:bCs/>
          <w:iCs/>
          <w:sz w:val="28"/>
          <w:szCs w:val="28"/>
        </w:rPr>
        <w:t>图</w:t>
      </w:r>
    </w:p>
    <w:p w14:paraId="5D939B62"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（7）</w:t>
      </w:r>
      <w:r>
        <w:rPr>
          <w:rFonts w:ascii="仿宋" w:eastAsia="仿宋" w:hAnsi="仿宋" w:cs="Times New Roman"/>
          <w:sz w:val="28"/>
          <w:szCs w:val="28"/>
          <w:lang w:eastAsia="zh-Hans"/>
        </w:rPr>
        <w:t>切片告警管理</w:t>
      </w:r>
    </w:p>
    <w:p w14:paraId="02BCEAA7"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切片告警管理实现对所有</w:t>
      </w:r>
      <w:r>
        <w:rPr>
          <w:rFonts w:ascii="仿宋" w:eastAsia="仿宋" w:hAnsi="仿宋" w:cs="Times New Roman" w:hint="eastAsia"/>
          <w:sz w:val="28"/>
          <w:szCs w:val="28"/>
        </w:rPr>
        <w:t>切片实例的告警信息的管理。整个过程由电力通信业务用户或上层切片管理系统逐级下发</w:t>
      </w:r>
      <w:r>
        <w:rPr>
          <w:rFonts w:ascii="仿宋" w:eastAsia="仿宋" w:hAnsi="仿宋" w:cs="Times New Roman"/>
          <w:sz w:val="28"/>
          <w:szCs w:val="28"/>
        </w:rPr>
        <w:t>告警订阅</w:t>
      </w:r>
      <w:r>
        <w:rPr>
          <w:rFonts w:ascii="仿宋" w:eastAsia="仿宋" w:hAnsi="仿宋" w:cs="Times New Roman" w:hint="eastAsia"/>
          <w:sz w:val="28"/>
          <w:szCs w:val="28"/>
        </w:rPr>
        <w:t>通知，接收到通知的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设备会</w:t>
      </w:r>
      <w:r>
        <w:rPr>
          <w:rFonts w:ascii="仿宋" w:eastAsia="仿宋" w:hAnsi="仿宋" w:cs="Times New Roman" w:hint="eastAsia"/>
          <w:sz w:val="28"/>
          <w:szCs w:val="28"/>
          <w:lang w:eastAsia="zh-Hans"/>
        </w:rPr>
        <w:t>上报全部切片实例的告警信息。</w:t>
      </w:r>
    </w:p>
    <w:p w14:paraId="2482B94C" w14:textId="77777777"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告警上报</w:t>
      </w:r>
    </w:p>
    <w:p w14:paraId="460B6E08"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切片编排系统下发</w:t>
      </w:r>
      <w:r>
        <w:rPr>
          <w:rFonts w:ascii="仿宋" w:eastAsia="仿宋" w:hAnsi="仿宋" w:cs="Times New Roman"/>
          <w:sz w:val="28"/>
          <w:szCs w:val="28"/>
          <w:lang w:eastAsia="zh-Hans"/>
        </w:rPr>
        <w:t>告警订阅</w:t>
      </w:r>
      <w:r>
        <w:rPr>
          <w:rFonts w:ascii="仿宋" w:eastAsia="仿宋" w:hAnsi="仿宋" w:cs="Times New Roman" w:hint="eastAsia"/>
          <w:sz w:val="28"/>
          <w:szCs w:val="28"/>
          <w:lang w:eastAsia="zh-Hans"/>
        </w:rPr>
        <w:t>通知</w:t>
      </w:r>
      <w:r>
        <w:rPr>
          <w:rFonts w:ascii="仿宋" w:eastAsia="仿宋" w:hAnsi="仿宋" w:cs="Times New Roman"/>
          <w:sz w:val="28"/>
          <w:szCs w:val="28"/>
          <w:lang w:eastAsia="zh-Hans"/>
        </w:rPr>
        <w:t>。</w:t>
      </w:r>
    </w:p>
    <w:p w14:paraId="3F88F615"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控制器下发告警订阅通知。</w:t>
      </w:r>
    </w:p>
    <w:p w14:paraId="045560EB"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控制器</w:t>
      </w:r>
      <w:r>
        <w:rPr>
          <w:rFonts w:ascii="仿宋" w:eastAsia="仿宋" w:hAnsi="仿宋" w:cs="Times New Roman"/>
          <w:sz w:val="28"/>
          <w:szCs w:val="28"/>
          <w:lang w:eastAsia="zh-Hans"/>
        </w:rPr>
        <w:t>向</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设备</w:t>
      </w:r>
      <w:r>
        <w:rPr>
          <w:rFonts w:ascii="仿宋" w:eastAsia="仿宋" w:hAnsi="仿宋" w:cs="Times New Roman"/>
          <w:sz w:val="28"/>
          <w:szCs w:val="28"/>
          <w:lang w:eastAsia="zh-Hans"/>
        </w:rPr>
        <w:t>下发告警订阅通知。</w:t>
      </w:r>
    </w:p>
    <w:p w14:paraId="5A73D051"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步骤4：</w:t>
      </w:r>
      <w:r>
        <w:rPr>
          <w:rFonts w:ascii="仿宋" w:eastAsia="仿宋" w:hAnsi="仿宋" w:cs="Times New Roman" w:hint="eastAsia"/>
          <w:sz w:val="28"/>
          <w:szCs w:val="28"/>
          <w:lang w:eastAsia="zh-Hans"/>
        </w:rPr>
        <w:t>发生事件时，</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设备</w:t>
      </w:r>
      <w:r>
        <w:rPr>
          <w:rFonts w:ascii="仿宋" w:eastAsia="仿宋" w:hAnsi="仿宋" w:cs="Times New Roman" w:hint="eastAsia"/>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lang w:eastAsia="zh-Hans"/>
        </w:rPr>
        <w:t>控制器发送告警信息。</w:t>
      </w:r>
    </w:p>
    <w:p w14:paraId="280B8F11"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步骤5：</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控制器</w:t>
      </w:r>
      <w:r>
        <w:rPr>
          <w:rFonts w:ascii="仿宋" w:eastAsia="仿宋" w:hAnsi="仿宋" w:cs="Times New Roman" w:hint="eastAsia"/>
          <w:sz w:val="28"/>
          <w:szCs w:val="28"/>
        </w:rPr>
        <w:t>向</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切片编排系统上报</w:t>
      </w:r>
      <w:r>
        <w:rPr>
          <w:rFonts w:ascii="仿宋" w:eastAsia="仿宋" w:hAnsi="仿宋" w:cs="Times New Roman" w:hint="eastAsia"/>
          <w:sz w:val="28"/>
          <w:szCs w:val="28"/>
        </w:rPr>
        <w:t>接收到</w:t>
      </w:r>
      <w:r>
        <w:rPr>
          <w:rFonts w:ascii="仿宋" w:eastAsia="仿宋" w:hAnsi="仿宋" w:cs="Times New Roman"/>
          <w:sz w:val="28"/>
          <w:szCs w:val="28"/>
          <w:lang w:eastAsia="zh-Hans"/>
        </w:rPr>
        <w:t>的告警信息。</w:t>
      </w:r>
    </w:p>
    <w:p w14:paraId="5E7C3845"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步骤6：</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切片编排系统对该告警信息进行处理，转换成切片实例相关的告警。</w:t>
      </w:r>
    </w:p>
    <w:p w14:paraId="5E8798A4"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w:t>
      </w:r>
      <w:r>
        <w:rPr>
          <w:rFonts w:ascii="仿宋" w:eastAsia="仿宋" w:hAnsi="仿宋" w:cs="Times New Roman"/>
          <w:sz w:val="28"/>
          <w:szCs w:val="28"/>
        </w:rPr>
        <w:t>系统向电力通信业务用户或上层切片管理系统上报</w:t>
      </w:r>
      <w:r>
        <w:rPr>
          <w:rFonts w:ascii="仿宋" w:eastAsia="仿宋" w:hAnsi="仿宋" w:cs="Times New Roman" w:hint="eastAsia"/>
          <w:sz w:val="28"/>
          <w:szCs w:val="28"/>
        </w:rPr>
        <w:t>并呈现</w:t>
      </w:r>
      <w:r>
        <w:rPr>
          <w:rFonts w:ascii="仿宋" w:eastAsia="仿宋" w:hAnsi="仿宋" w:cs="Times New Roman"/>
          <w:sz w:val="28"/>
          <w:szCs w:val="28"/>
        </w:rPr>
        <w:t>切片实例</w:t>
      </w:r>
      <w:r>
        <w:rPr>
          <w:rFonts w:ascii="仿宋" w:eastAsia="仿宋" w:hAnsi="仿宋" w:cs="Times New Roman"/>
          <w:sz w:val="28"/>
          <w:szCs w:val="28"/>
          <w:lang w:eastAsia="zh-Hans"/>
        </w:rPr>
        <w:t>的告警信息。</w:t>
      </w:r>
    </w:p>
    <w:p w14:paraId="12F7A2CC" w14:textId="77777777" w:rsidR="00A33298" w:rsidRDefault="00221EDB">
      <w:pPr>
        <w:spacing w:after="0" w:line="240" w:lineRule="auto"/>
        <w:jc w:val="center"/>
        <w:rPr>
          <w:rFonts w:ascii="宋体" w:eastAsia="宋体" w:hAnsi="宋体" w:cs="宋体"/>
          <w:sz w:val="24"/>
          <w:szCs w:val="24"/>
        </w:rPr>
      </w:pPr>
      <w:r>
        <w:rPr>
          <w:noProof/>
        </w:rPr>
        <w:lastRenderedPageBreak/>
        <w:drawing>
          <wp:inline distT="0" distB="0" distL="0" distR="0" wp14:anchorId="3E51E4F0" wp14:editId="66C89E35">
            <wp:extent cx="5274310" cy="26797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274310" cy="2679700"/>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"C:\\var\\folders\\wr\\h0sn_8jn68z2dspwdyxhvnqh0000gn\\T\\com.microsoft.Word\\WebArchiveCopyPasteTempFiles\\page16image214371584" \* MERGEFORMAT </w:instrText>
      </w:r>
      <w:r>
        <w:rPr>
          <w:rFonts w:ascii="宋体" w:eastAsia="宋体" w:hAnsi="宋体" w:cs="宋体"/>
          <w:sz w:val="24"/>
          <w:szCs w:val="24"/>
        </w:rPr>
        <w:fldChar w:fldCharType="end"/>
      </w:r>
    </w:p>
    <w:p w14:paraId="412D3012" w14:textId="77777777"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7</w:t>
      </w:r>
      <w:r>
        <w:rPr>
          <w:rFonts w:ascii="仿宋" w:eastAsia="仿宋" w:hAnsi="仿宋" w:cs="Times New Roman" w:hint="eastAsia"/>
          <w:bCs/>
          <w:iCs/>
          <w:sz w:val="28"/>
          <w:szCs w:val="28"/>
        </w:rPr>
        <w:t>切片告警上报流程图</w:t>
      </w:r>
    </w:p>
    <w:p w14:paraId="7D99F2B5" w14:textId="77777777" w:rsidR="00A33298" w:rsidRDefault="00221EDB">
      <w:pPr>
        <w:numPr>
          <w:ilvl w:val="0"/>
          <w:numId w:val="37"/>
        </w:numPr>
        <w:spacing w:before="100" w:beforeAutospacing="1" w:after="100" w:afterAutospacing="1" w:line="240" w:lineRule="auto"/>
        <w:ind w:firstLineChars="200" w:firstLine="560"/>
        <w:rPr>
          <w:rFonts w:ascii="仿宋" w:eastAsia="仿宋" w:hAnsi="仿宋" w:cs="Times New Roman"/>
          <w:sz w:val="28"/>
          <w:szCs w:val="28"/>
        </w:rPr>
      </w:pPr>
      <w:r>
        <w:rPr>
          <w:rFonts w:ascii="仿宋" w:eastAsia="仿宋" w:hAnsi="仿宋" w:cs="Times New Roman" w:hint="eastAsia"/>
          <w:sz w:val="28"/>
          <w:szCs w:val="28"/>
        </w:rPr>
        <w:t>告警查询</w:t>
      </w:r>
    </w:p>
    <w:p w14:paraId="16011799"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步骤1</w:t>
      </w:r>
      <w:r>
        <w:rPr>
          <w:rFonts w:ascii="仿宋" w:eastAsia="仿宋" w:hAnsi="仿宋" w:cs="Times New Roman"/>
          <w:sz w:val="28"/>
          <w:szCs w:val="28"/>
        </w:rPr>
        <w:t>：电力通信业务用户或上层切片管理系统向</w:t>
      </w:r>
      <w:proofErr w:type="spellStart"/>
      <w:r>
        <w:rPr>
          <w:rFonts w:ascii="仿宋" w:eastAsia="仿宋" w:hAnsi="仿宋" w:cs="Times New Roman"/>
          <w:sz w:val="28"/>
          <w:szCs w:val="28"/>
        </w:rPr>
        <w:t>FlexE</w:t>
      </w:r>
      <w:proofErr w:type="spellEnd"/>
      <w:r>
        <w:rPr>
          <w:rFonts w:ascii="仿宋" w:eastAsia="仿宋" w:hAnsi="仿宋" w:cs="Times New Roman"/>
          <w:sz w:val="28"/>
          <w:szCs w:val="28"/>
        </w:rPr>
        <w:t>切片编排系统发</w:t>
      </w:r>
      <w:r>
        <w:rPr>
          <w:rFonts w:ascii="仿宋" w:eastAsia="仿宋" w:hAnsi="仿宋" w:cs="Times New Roman"/>
          <w:sz w:val="28"/>
          <w:szCs w:val="28"/>
          <w:lang w:eastAsia="zh-Hans"/>
        </w:rPr>
        <w:t>送告警查询请求。</w:t>
      </w:r>
    </w:p>
    <w:p w14:paraId="42F2F637" w14:textId="77777777" w:rsidR="00A33298" w:rsidRDefault="00221EDB">
      <w:pPr>
        <w:spacing w:before="100" w:beforeAutospacing="1" w:after="100" w:afterAutospacing="1" w:line="240" w:lineRule="auto"/>
        <w:ind w:firstLineChars="200" w:firstLine="560"/>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切片编排系统基于告警查询的参数，向电力通信业务用户或上层切片管理系统返回</w:t>
      </w:r>
      <w:r>
        <w:rPr>
          <w:rFonts w:ascii="仿宋" w:eastAsia="仿宋" w:hAnsi="仿宋" w:cs="Times New Roman" w:hint="eastAsia"/>
          <w:sz w:val="28"/>
          <w:szCs w:val="28"/>
        </w:rPr>
        <w:t>并呈现</w:t>
      </w:r>
      <w:r>
        <w:rPr>
          <w:rFonts w:ascii="仿宋" w:eastAsia="仿宋" w:hAnsi="仿宋" w:cs="Times New Roman"/>
          <w:sz w:val="28"/>
          <w:szCs w:val="28"/>
          <w:lang w:eastAsia="zh-Hans"/>
        </w:rPr>
        <w:t>相应的告警信息。</w:t>
      </w:r>
    </w:p>
    <w:p w14:paraId="7DDC6734" w14:textId="77777777" w:rsidR="00A33298" w:rsidRDefault="00221EDB">
      <w:pPr>
        <w:spacing w:before="100" w:beforeAutospacing="1" w:after="100" w:afterAutospacing="1" w:line="240" w:lineRule="auto"/>
        <w:jc w:val="center"/>
        <w:rPr>
          <w:rFonts w:ascii="仿宋" w:eastAsia="仿宋" w:hAnsi="仿宋" w:cs="Times New Roman"/>
          <w:sz w:val="28"/>
          <w:szCs w:val="28"/>
          <w:lang w:eastAsia="zh-Hans"/>
        </w:rPr>
      </w:pPr>
      <w:r>
        <w:rPr>
          <w:noProof/>
        </w:rPr>
        <w:drawing>
          <wp:inline distT="0" distB="0" distL="0" distR="0" wp14:anchorId="396A3AFC" wp14:editId="3B65A652">
            <wp:extent cx="3726180" cy="1676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3726503" cy="1676545"/>
                    </a:xfrm>
                    <a:prstGeom prst="rect">
                      <a:avLst/>
                    </a:prstGeom>
                  </pic:spPr>
                </pic:pic>
              </a:graphicData>
            </a:graphic>
          </wp:inline>
        </w:drawing>
      </w:r>
      <w:r>
        <w:rPr>
          <w:rFonts w:ascii="宋体" w:eastAsia="宋体" w:hAnsi="宋体" w:cs="宋体"/>
          <w:sz w:val="24"/>
          <w:szCs w:val="24"/>
        </w:rPr>
        <w:fldChar w:fldCharType="begin"/>
      </w:r>
      <w:r>
        <w:rPr>
          <w:rFonts w:ascii="宋体" w:eastAsia="宋体" w:hAnsi="宋体" w:cs="宋体"/>
          <w:sz w:val="24"/>
          <w:szCs w:val="24"/>
        </w:rPr>
        <w:instrText xml:space="preserve"> INCLUDEPICTURE "C:\\var\\folders\\wr\\h0sn_8jn68z2dspwdyxhvnqh0000gn\\T\\com.microsoft.Word\\WebArchiveCopyPasteTempFiles\\page16image214374704" \* MERGEFORMAT </w:instrText>
      </w:r>
      <w:r>
        <w:rPr>
          <w:rFonts w:ascii="宋体" w:eastAsia="宋体" w:hAnsi="宋体" w:cs="宋体"/>
          <w:sz w:val="24"/>
          <w:szCs w:val="24"/>
        </w:rPr>
        <w:fldChar w:fldCharType="end"/>
      </w:r>
    </w:p>
    <w:p w14:paraId="0B70442F" w14:textId="77777777" w:rsidR="00A33298" w:rsidRDefault="00221EDB">
      <w:pPr>
        <w:jc w:val="center"/>
        <w:rPr>
          <w:rFonts w:ascii="仿宋" w:eastAsia="仿宋" w:hAnsi="仿宋" w:cs="Times New Roman"/>
          <w:bCs/>
          <w:iCs/>
          <w:sz w:val="28"/>
          <w:szCs w:val="28"/>
        </w:rPr>
      </w:pPr>
      <w:r>
        <w:rPr>
          <w:rFonts w:ascii="仿宋" w:eastAsia="仿宋" w:hAnsi="仿宋" w:cs="Times New Roman"/>
          <w:bCs/>
          <w:iCs/>
          <w:sz w:val="28"/>
          <w:szCs w:val="28"/>
        </w:rPr>
        <w:t>图3-</w:t>
      </w:r>
      <w:r w:rsidR="00AD7CF0">
        <w:rPr>
          <w:rFonts w:ascii="仿宋" w:eastAsia="仿宋" w:hAnsi="仿宋" w:cs="Times New Roman"/>
          <w:bCs/>
          <w:iCs/>
          <w:sz w:val="28"/>
          <w:szCs w:val="28"/>
        </w:rPr>
        <w:t>8</w:t>
      </w:r>
      <w:r>
        <w:rPr>
          <w:rFonts w:ascii="仿宋" w:eastAsia="仿宋" w:hAnsi="仿宋" w:cs="Times New Roman" w:hint="eastAsia"/>
          <w:bCs/>
          <w:iCs/>
          <w:sz w:val="28"/>
          <w:szCs w:val="28"/>
        </w:rPr>
        <w:t>切片</w:t>
      </w:r>
      <w:r>
        <w:rPr>
          <w:rFonts w:ascii="仿宋" w:eastAsia="仿宋" w:hAnsi="仿宋" w:cs="Times New Roman"/>
          <w:bCs/>
          <w:iCs/>
          <w:sz w:val="28"/>
          <w:szCs w:val="28"/>
        </w:rPr>
        <w:t>告警查询流程</w:t>
      </w:r>
      <w:r>
        <w:rPr>
          <w:rFonts w:ascii="仿宋" w:eastAsia="仿宋" w:hAnsi="仿宋" w:cs="Times New Roman" w:hint="eastAsia"/>
          <w:bCs/>
          <w:iCs/>
          <w:sz w:val="28"/>
          <w:szCs w:val="28"/>
        </w:rPr>
        <w:t>图</w:t>
      </w:r>
    </w:p>
    <w:p w14:paraId="6CF47026"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（8）切片终止</w:t>
      </w:r>
    </w:p>
    <w:p w14:paraId="787F6108" w14:textId="77777777"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lastRenderedPageBreak/>
        <w:t>FlexE</w:t>
      </w:r>
      <w:proofErr w:type="spellEnd"/>
      <w:r>
        <w:rPr>
          <w:rFonts w:ascii="仿宋" w:eastAsia="仿宋" w:hAnsi="仿宋" w:cs="Times New Roman" w:hint="eastAsia"/>
          <w:sz w:val="28"/>
          <w:szCs w:val="28"/>
        </w:rPr>
        <w:t>切片编排系统</w:t>
      </w:r>
      <w:r>
        <w:rPr>
          <w:rFonts w:ascii="仿宋" w:eastAsia="仿宋" w:hAnsi="仿宋" w:cs="Times New Roman" w:hint="eastAsia"/>
          <w:sz w:val="28"/>
          <w:szCs w:val="28"/>
          <w:lang w:eastAsia="zh-Hans"/>
        </w:rPr>
        <w:t>应支持在终止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前基于</w:t>
      </w:r>
      <w:r>
        <w:rPr>
          <w:rFonts w:ascii="仿宋" w:eastAsia="仿宋" w:hAnsi="仿宋" w:cs="Times New Roman" w:hint="eastAsia"/>
          <w:sz w:val="28"/>
          <w:szCs w:val="28"/>
        </w:rPr>
        <w:t>切片选择辅助信息列表</w:t>
      </w:r>
      <w:r>
        <w:rPr>
          <w:rFonts w:ascii="仿宋" w:eastAsia="仿宋" w:hAnsi="仿宋" w:cs="Times New Roman" w:hint="eastAsia"/>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是否承载端到端网络切片业务，当确定没有承载端到端网络切片业务时，终止该</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；当仍有端到端网络切片业务存在时，则终止</w:t>
      </w:r>
      <w:r>
        <w:rPr>
          <w:rFonts w:ascii="仿宋" w:eastAsia="仿宋" w:hAnsi="仿宋" w:cs="Times New Roman" w:hint="eastAsia"/>
          <w:sz w:val="28"/>
          <w:szCs w:val="28"/>
        </w:rPr>
        <w:t>切片实例</w:t>
      </w:r>
      <w:r>
        <w:rPr>
          <w:rFonts w:ascii="仿宋" w:eastAsia="仿宋" w:hAnsi="仿宋" w:cs="Times New Roman" w:hint="eastAsia"/>
          <w:sz w:val="28"/>
          <w:szCs w:val="28"/>
          <w:lang w:eastAsia="zh-Hans"/>
        </w:rPr>
        <w:t>失败并反馈原因。</w:t>
      </w:r>
    </w:p>
    <w:p w14:paraId="49BA5A3B" w14:textId="77777777" w:rsidR="00A33298" w:rsidRDefault="00221EDB">
      <w:pPr>
        <w:ind w:firstLineChars="200" w:firstLine="560"/>
        <w:jc w:val="both"/>
        <w:rPr>
          <w:rFonts w:ascii="宋体" w:eastAsia="宋体" w:hAnsi="宋体" w:cs="宋体"/>
          <w:sz w:val="24"/>
          <w:szCs w:val="24"/>
        </w:rPr>
      </w:pPr>
      <w:r>
        <w:rPr>
          <w:rFonts w:ascii="仿宋" w:eastAsia="仿宋" w:hAnsi="仿宋" w:cs="Times New Roman"/>
          <w:sz w:val="28"/>
          <w:szCs w:val="28"/>
          <w:lang w:eastAsia="zh-Hans"/>
        </w:rPr>
        <w:t>步骤</w:t>
      </w:r>
      <w:r>
        <w:rPr>
          <w:rFonts w:ascii="仿宋" w:eastAsia="仿宋" w:hAnsi="仿宋" w:cs="Times New Roman"/>
          <w:sz w:val="28"/>
          <w:szCs w:val="28"/>
        </w:rPr>
        <w:t>1：</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发送</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的终止请求，消息中携带待终止的</w:t>
      </w:r>
      <w:r>
        <w:rPr>
          <w:rFonts w:ascii="仿宋" w:eastAsia="仿宋" w:hAnsi="仿宋" w:cs="Times New Roman" w:hint="eastAsia"/>
          <w:sz w:val="28"/>
          <w:szCs w:val="28"/>
        </w:rPr>
        <w:t>切片实例的服务配置信息</w:t>
      </w:r>
      <w:r>
        <w:rPr>
          <w:rFonts w:ascii="仿宋" w:eastAsia="仿宋" w:hAnsi="仿宋" w:cs="Times New Roman"/>
          <w:sz w:val="28"/>
          <w:szCs w:val="28"/>
          <w:lang w:eastAsia="zh-Hans"/>
        </w:rPr>
        <w:t>。</w:t>
      </w:r>
    </w:p>
    <w:p w14:paraId="0D2459AF"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基于</w:t>
      </w:r>
      <w:r>
        <w:rPr>
          <w:rFonts w:ascii="仿宋" w:eastAsia="仿宋" w:hAnsi="仿宋" w:cs="Times New Roman" w:hint="eastAsia"/>
          <w:sz w:val="28"/>
          <w:szCs w:val="28"/>
        </w:rPr>
        <w:t>切片选择辅助信息列表</w:t>
      </w:r>
      <w:r>
        <w:rPr>
          <w:rFonts w:ascii="仿宋" w:eastAsia="仿宋" w:hAnsi="仿宋" w:cs="Times New Roman"/>
          <w:sz w:val="28"/>
          <w:szCs w:val="28"/>
          <w:lang w:eastAsia="zh-Hans"/>
        </w:rPr>
        <w:t>校验该</w:t>
      </w:r>
      <w:r>
        <w:rPr>
          <w:rFonts w:ascii="仿宋" w:eastAsia="仿宋" w:hAnsi="仿宋" w:cs="Times New Roman" w:hint="eastAsia"/>
          <w:sz w:val="28"/>
          <w:szCs w:val="28"/>
        </w:rPr>
        <w:t>切片实例</w:t>
      </w:r>
      <w:r>
        <w:rPr>
          <w:rFonts w:ascii="仿宋" w:eastAsia="仿宋" w:hAnsi="仿宋" w:cs="Times New Roman"/>
          <w:sz w:val="28"/>
          <w:szCs w:val="28"/>
          <w:lang w:eastAsia="zh-Hans"/>
        </w:rPr>
        <w:t>是否承载端到端网络切片业务，当无端到端网络切片业务时，执行步骤4;当仍存在端到端网络切片业务时，执行步骤3。</w:t>
      </w:r>
    </w:p>
    <w:p w14:paraId="469156A8"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lang w:eastAsia="zh-Hans"/>
        </w:rPr>
        <w:t>返回</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切片实例</w:t>
      </w:r>
      <w:r>
        <w:rPr>
          <w:rFonts w:ascii="仿宋" w:eastAsia="仿宋" w:hAnsi="仿宋" w:cs="Times New Roman"/>
          <w:sz w:val="28"/>
          <w:szCs w:val="28"/>
          <w:lang w:eastAsia="zh-Hans"/>
        </w:rPr>
        <w:t>终止失败及失败原因。</w:t>
      </w:r>
    </w:p>
    <w:p w14:paraId="50B63AD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步骤4：</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w:t>
      </w:r>
      <w:r>
        <w:rPr>
          <w:rFonts w:ascii="仿宋" w:eastAsia="仿宋" w:hAnsi="仿宋" w:cs="Times New Roman"/>
          <w:sz w:val="28"/>
          <w:szCs w:val="28"/>
          <w:lang w:eastAsia="zh-Hans"/>
        </w:rPr>
        <w:t>根据切片服务类型，</w:t>
      </w:r>
      <w:r>
        <w:rPr>
          <w:rFonts w:ascii="仿宋" w:eastAsia="仿宋" w:hAnsi="仿宋" w:cs="Times New Roman" w:hint="eastAsia"/>
          <w:sz w:val="28"/>
          <w:szCs w:val="28"/>
        </w:rPr>
        <w:t>通知</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控制器</w:t>
      </w:r>
      <w:r>
        <w:rPr>
          <w:rFonts w:ascii="仿宋" w:eastAsia="仿宋" w:hAnsi="仿宋" w:cs="Times New Roman"/>
          <w:sz w:val="28"/>
          <w:szCs w:val="28"/>
          <w:lang w:eastAsia="zh-Hans"/>
        </w:rPr>
        <w:t>释放</w:t>
      </w:r>
      <w:r>
        <w:rPr>
          <w:rFonts w:ascii="仿宋" w:eastAsia="仿宋" w:hAnsi="仿宋" w:cs="Times New Roman" w:hint="eastAsia"/>
          <w:sz w:val="28"/>
          <w:szCs w:val="28"/>
        </w:rPr>
        <w:t>切片实例</w:t>
      </w:r>
      <w:r>
        <w:rPr>
          <w:rFonts w:ascii="仿宋" w:eastAsia="仿宋" w:hAnsi="仿宋" w:cs="Times New Roman"/>
          <w:sz w:val="28"/>
          <w:szCs w:val="28"/>
          <w:lang w:eastAsia="zh-Hans"/>
        </w:rPr>
        <w:t>占用的资源。</w:t>
      </w:r>
    </w:p>
    <w:p w14:paraId="79FBC203"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步骤5：</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sz w:val="28"/>
          <w:szCs w:val="28"/>
          <w:lang w:eastAsia="zh-Hans"/>
        </w:rPr>
        <w:t>控制器向</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返回资源释放结果。</w:t>
      </w:r>
    </w:p>
    <w:p w14:paraId="4A4ED59D" w14:textId="77777777" w:rsidR="00A33298" w:rsidRDefault="00221EDB">
      <w:pPr>
        <w:ind w:leftChars="250" w:left="550"/>
        <w:jc w:val="both"/>
        <w:rPr>
          <w:rFonts w:ascii="仿宋" w:eastAsia="仿宋" w:hAnsi="仿宋" w:cs="Times New Roman"/>
          <w:sz w:val="28"/>
          <w:szCs w:val="28"/>
        </w:rPr>
      </w:pPr>
      <w:r>
        <w:rPr>
          <w:rFonts w:ascii="仿宋" w:eastAsia="仿宋" w:hAnsi="仿宋" w:cs="Times New Roman"/>
          <w:sz w:val="28"/>
          <w:szCs w:val="28"/>
          <w:lang w:eastAsia="zh-Hans"/>
        </w:rPr>
        <w:t>步骤6：</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删除</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的信息。</w:t>
      </w:r>
    </w:p>
    <w:p w14:paraId="4D65D0DC"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步骤7：</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切片编排系统</w:t>
      </w:r>
      <w:r>
        <w:rPr>
          <w:rFonts w:ascii="仿宋" w:eastAsia="仿宋" w:hAnsi="仿宋" w:cs="Times New Roman"/>
          <w:sz w:val="28"/>
          <w:szCs w:val="28"/>
          <w:lang w:eastAsia="zh-Hans"/>
        </w:rPr>
        <w:t>向</w:t>
      </w:r>
      <w:r>
        <w:rPr>
          <w:rFonts w:ascii="仿宋" w:eastAsia="仿宋" w:hAnsi="仿宋" w:cs="Times New Roman" w:hint="eastAsia"/>
          <w:sz w:val="28"/>
          <w:szCs w:val="28"/>
          <w:lang w:eastAsia="zh-Hans"/>
        </w:rPr>
        <w:t>电力通信业务用户或上层切片管理系统</w:t>
      </w:r>
      <w:r>
        <w:rPr>
          <w:rFonts w:ascii="仿宋" w:eastAsia="仿宋" w:hAnsi="仿宋" w:cs="Times New Roman"/>
          <w:sz w:val="28"/>
          <w:szCs w:val="28"/>
          <w:lang w:eastAsia="zh-Hans"/>
        </w:rPr>
        <w:t>返回</w:t>
      </w:r>
      <w:r>
        <w:rPr>
          <w:rFonts w:ascii="仿宋" w:eastAsia="仿宋" w:hAnsi="仿宋" w:cs="Times New Roman" w:hint="eastAsia"/>
          <w:sz w:val="28"/>
          <w:szCs w:val="28"/>
          <w:lang w:eastAsia="zh-Hans"/>
        </w:rPr>
        <w:t>切片实例</w:t>
      </w:r>
      <w:r>
        <w:rPr>
          <w:rFonts w:ascii="仿宋" w:eastAsia="仿宋" w:hAnsi="仿宋" w:cs="Times New Roman"/>
          <w:sz w:val="28"/>
          <w:szCs w:val="28"/>
          <w:lang w:eastAsia="zh-Hans"/>
        </w:rPr>
        <w:t>终止结果。</w:t>
      </w:r>
    </w:p>
    <w:p w14:paraId="560A662E" w14:textId="77777777" w:rsidR="00A33298" w:rsidRDefault="00221EDB">
      <w:pPr>
        <w:jc w:val="center"/>
        <w:rPr>
          <w:rFonts w:ascii="仿宋" w:eastAsia="仿宋" w:hAnsi="仿宋" w:cs="Times New Roman"/>
          <w:sz w:val="28"/>
          <w:szCs w:val="28"/>
          <w:lang w:eastAsia="zh-Hans"/>
        </w:rPr>
      </w:pPr>
      <w:r>
        <w:rPr>
          <w:noProof/>
        </w:rPr>
        <w:lastRenderedPageBreak/>
        <w:drawing>
          <wp:inline distT="0" distB="0" distL="0" distR="0" wp14:anchorId="45AA6A49" wp14:editId="35BC4BD6">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74310" cy="3335655"/>
                    </a:xfrm>
                    <a:prstGeom prst="rect">
                      <a:avLst/>
                    </a:prstGeom>
                  </pic:spPr>
                </pic:pic>
              </a:graphicData>
            </a:graphic>
          </wp:inline>
        </w:drawing>
      </w:r>
    </w:p>
    <w:p w14:paraId="67FEDFE1"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w:t>
      </w:r>
      <w:r w:rsidR="00AD7CF0">
        <w:rPr>
          <w:rFonts w:ascii="仿宋" w:eastAsia="仿宋" w:hAnsi="仿宋" w:cs="Times New Roman"/>
          <w:bCs/>
          <w:iCs/>
          <w:sz w:val="28"/>
          <w:szCs w:val="28"/>
        </w:rPr>
        <w:t>9</w:t>
      </w:r>
      <w:r>
        <w:rPr>
          <w:rFonts w:ascii="仿宋" w:eastAsia="仿宋" w:hAnsi="仿宋" w:cs="Times New Roman" w:hint="eastAsia"/>
          <w:bCs/>
          <w:iCs/>
          <w:sz w:val="28"/>
          <w:szCs w:val="28"/>
        </w:rPr>
        <w:t>切片终止流程图</w:t>
      </w:r>
    </w:p>
    <w:p w14:paraId="37DFAD87" w14:textId="77777777"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lang w:eastAsia="zh-Hans"/>
        </w:rPr>
        <w:t>（9）</w:t>
      </w:r>
      <w:r>
        <w:rPr>
          <w:rFonts w:ascii="仿宋" w:eastAsia="仿宋" w:hAnsi="仿宋" w:cs="Times New Roman" w:hint="eastAsia"/>
          <w:sz w:val="28"/>
          <w:szCs w:val="28"/>
        </w:rPr>
        <w:t>通道管理</w:t>
      </w:r>
    </w:p>
    <w:p w14:paraId="1B10F860" w14:textId="77777777"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sz w:val="28"/>
          <w:szCs w:val="28"/>
        </w:rPr>
        <w:t>FlexE</w:t>
      </w:r>
      <w:proofErr w:type="spellEnd"/>
      <w:r>
        <w:rPr>
          <w:rFonts w:ascii="仿宋" w:eastAsia="仿宋" w:hAnsi="仿宋" w:cs="Times New Roman" w:hint="eastAsia"/>
          <w:sz w:val="28"/>
          <w:szCs w:val="28"/>
        </w:rPr>
        <w:t>通道是基于网络切片需求为用户建立独立的物理隔离通道，</w:t>
      </w:r>
      <w:r>
        <w:rPr>
          <w:rFonts w:ascii="仿宋" w:eastAsia="仿宋" w:hAnsi="仿宋" w:cs="Times New Roman"/>
          <w:sz w:val="28"/>
          <w:szCs w:val="28"/>
        </w:rPr>
        <w:t>每个连接都作为具有确定性性能的专用数据路径。为</w:t>
      </w:r>
      <w:r>
        <w:rPr>
          <w:rFonts w:ascii="仿宋" w:eastAsia="仿宋" w:hAnsi="仿宋" w:cs="Times New Roman" w:hint="eastAsia"/>
          <w:sz w:val="28"/>
          <w:szCs w:val="28"/>
        </w:rPr>
        <w:t>电力通信业务用户或上层切片管理系统</w:t>
      </w:r>
      <w:r>
        <w:rPr>
          <w:rFonts w:ascii="仿宋" w:eastAsia="仿宋" w:hAnsi="仿宋" w:cs="Times New Roman"/>
          <w:sz w:val="28"/>
          <w:szCs w:val="28"/>
        </w:rPr>
        <w:t>提供确定的延迟和保证的带宽，以及用于隐私和安全的总数据分离。</w:t>
      </w:r>
    </w:p>
    <w:p w14:paraId="751536AA" w14:textId="77777777" w:rsidR="00A33298" w:rsidRDefault="00221EDB">
      <w:pPr>
        <w:ind w:firstLineChars="200" w:firstLine="560"/>
        <w:rPr>
          <w:rFonts w:ascii="仿宋" w:eastAsia="仿宋" w:hAnsi="仿宋" w:cs="Times New Roman"/>
          <w:sz w:val="28"/>
          <w:szCs w:val="28"/>
          <w:lang w:eastAsia="zh-Hans"/>
        </w:rPr>
      </w:pPr>
      <w:r>
        <w:rPr>
          <w:rFonts w:ascii="仿宋" w:eastAsia="仿宋" w:hAnsi="仿宋" w:cs="Times New Roman" w:hint="eastAsia"/>
          <w:sz w:val="28"/>
          <w:szCs w:val="28"/>
        </w:rPr>
        <w:t>步骤1：</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rPr>
        <w:t xml:space="preserve"> </w:t>
      </w:r>
      <w:r>
        <w:rPr>
          <w:rFonts w:ascii="仿宋" w:eastAsia="仿宋" w:hAnsi="仿宋" w:cs="Times New Roman" w:hint="eastAsia"/>
          <w:sz w:val="28"/>
          <w:szCs w:val="28"/>
        </w:rPr>
        <w:t>Client</w:t>
      </w:r>
      <w:r>
        <w:rPr>
          <w:rFonts w:ascii="仿宋" w:eastAsia="仿宋" w:hAnsi="仿宋" w:cs="Times New Roman" w:hint="eastAsia"/>
          <w:sz w:val="28"/>
          <w:szCs w:val="28"/>
          <w:lang w:eastAsia="zh-Hans"/>
        </w:rPr>
        <w:t>向</w:t>
      </w: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切片编排系统发起</w:t>
      </w:r>
      <w:r>
        <w:rPr>
          <w:rFonts w:ascii="仿宋" w:eastAsia="仿宋" w:hAnsi="仿宋" w:cs="Times New Roman" w:hint="eastAsia"/>
          <w:sz w:val="28"/>
          <w:szCs w:val="28"/>
        </w:rPr>
        <w:t>通道建立</w:t>
      </w:r>
      <w:r>
        <w:rPr>
          <w:rFonts w:ascii="仿宋" w:eastAsia="仿宋" w:hAnsi="仿宋" w:cs="Times New Roman" w:hint="eastAsia"/>
          <w:sz w:val="28"/>
          <w:szCs w:val="28"/>
          <w:lang w:eastAsia="zh-Hans"/>
        </w:rPr>
        <w:t>请求</w:t>
      </w:r>
      <w:r>
        <w:rPr>
          <w:rFonts w:ascii="仿宋" w:eastAsia="仿宋" w:hAnsi="仿宋" w:cs="Times New Roman"/>
          <w:sz w:val="28"/>
          <w:szCs w:val="28"/>
          <w:lang w:eastAsia="zh-Hans"/>
        </w:rPr>
        <w:t>。</w:t>
      </w:r>
    </w:p>
    <w:p w14:paraId="49DF1603"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步骤2：</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编排系统根据用户的带宽需求等信息设定目标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设备上的上下行通道。</w:t>
      </w:r>
    </w:p>
    <w:p w14:paraId="0E5C4D7B"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编排系统将通道建立的指令发送到目标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设备上。</w:t>
      </w:r>
    </w:p>
    <w:p w14:paraId="061519BD"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4</w:t>
      </w:r>
      <w:r>
        <w:rPr>
          <w:rFonts w:ascii="仿宋" w:eastAsia="仿宋" w:hAnsi="仿宋" w:cs="Times New Roman" w:hint="eastAsia"/>
          <w:sz w:val="28"/>
          <w:szCs w:val="28"/>
        </w:rPr>
        <w:t>：两个</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设备节点之间按照</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编排系统下发的指令信息建立</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w:t>
      </w:r>
    </w:p>
    <w:p w14:paraId="72892805"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w:t>
      </w:r>
      <w:r>
        <w:rPr>
          <w:rFonts w:ascii="仿宋" w:eastAsia="仿宋" w:hAnsi="仿宋" w:cs="Times New Roman"/>
          <w:sz w:val="28"/>
          <w:szCs w:val="28"/>
        </w:rPr>
        <w:t>5</w:t>
      </w:r>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切片编排系统发送通道信息。</w:t>
      </w:r>
    </w:p>
    <w:p w14:paraId="12D14925"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步骤6：</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切片编排系向</w:t>
      </w:r>
      <w:proofErr w:type="spellStart"/>
      <w:r>
        <w:rPr>
          <w:rFonts w:ascii="仿宋" w:eastAsia="仿宋" w:hAnsi="仿宋" w:cs="Times New Roman" w:hint="eastAsia"/>
          <w:sz w:val="28"/>
          <w:szCs w:val="28"/>
        </w:rPr>
        <w:t>FlexE</w:t>
      </w:r>
      <w:proofErr w:type="spellEnd"/>
      <w:r>
        <w:rPr>
          <w:rFonts w:ascii="仿宋" w:eastAsia="仿宋" w:hAnsi="仿宋" w:cs="Times New Roman"/>
          <w:sz w:val="28"/>
          <w:szCs w:val="28"/>
        </w:rPr>
        <w:t xml:space="preserve"> </w:t>
      </w:r>
      <w:r>
        <w:rPr>
          <w:rFonts w:ascii="仿宋" w:eastAsia="仿宋" w:hAnsi="仿宋" w:cs="Times New Roman" w:hint="eastAsia"/>
          <w:sz w:val="28"/>
          <w:szCs w:val="28"/>
        </w:rPr>
        <w:t>Client返回通道建立成功信息。</w:t>
      </w:r>
    </w:p>
    <w:p w14:paraId="01EFD7B4" w14:textId="77777777" w:rsidR="00A33298" w:rsidRDefault="00221EDB">
      <w:pPr>
        <w:jc w:val="center"/>
        <w:rPr>
          <w:rFonts w:ascii="仿宋" w:eastAsia="仿宋" w:hAnsi="仿宋" w:cs="Times New Roman"/>
          <w:bCs/>
          <w:iCs/>
          <w:sz w:val="28"/>
          <w:szCs w:val="28"/>
        </w:rPr>
      </w:pPr>
      <w:r>
        <w:rPr>
          <w:noProof/>
        </w:rPr>
        <w:drawing>
          <wp:inline distT="0" distB="0" distL="0" distR="0" wp14:anchorId="13B61801" wp14:editId="4BC387E0">
            <wp:extent cx="5274310" cy="2286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2286635"/>
                    </a:xfrm>
                    <a:prstGeom prst="rect">
                      <a:avLst/>
                    </a:prstGeom>
                  </pic:spPr>
                </pic:pic>
              </a:graphicData>
            </a:graphic>
          </wp:inline>
        </w:drawing>
      </w:r>
    </w:p>
    <w:p w14:paraId="6932BDE6"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0</w:t>
      </w:r>
      <w:r>
        <w:rPr>
          <w:rFonts w:ascii="仿宋" w:eastAsia="仿宋" w:hAnsi="仿宋" w:cs="Times New Roman"/>
          <w:bCs/>
          <w:iCs/>
          <w:sz w:val="28"/>
          <w:szCs w:val="28"/>
        </w:rPr>
        <w:t>通道管理流程图</w:t>
      </w:r>
    </w:p>
    <w:p w14:paraId="5AAC1286"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（1</w:t>
      </w:r>
      <w:r>
        <w:rPr>
          <w:rFonts w:ascii="仿宋" w:eastAsia="仿宋" w:hAnsi="仿宋" w:cs="Times New Roman"/>
          <w:sz w:val="28"/>
          <w:szCs w:val="28"/>
        </w:rPr>
        <w:t>0</w:t>
      </w:r>
      <w:r>
        <w:rPr>
          <w:rFonts w:ascii="仿宋" w:eastAsia="仿宋" w:hAnsi="仿宋" w:cs="Times New Roman" w:hint="eastAsia"/>
          <w:sz w:val="28"/>
          <w:szCs w:val="28"/>
        </w:rPr>
        <w:t>）设备管理</w:t>
      </w:r>
    </w:p>
    <w:p w14:paraId="164F73BA" w14:textId="77777777" w:rsidR="00A33298" w:rsidRDefault="00221EDB">
      <w:pPr>
        <w:ind w:firstLineChars="200" w:firstLine="560"/>
        <w:rPr>
          <w:rFonts w:ascii="仿宋" w:eastAsia="仿宋" w:hAnsi="仿宋" w:cs="Times New Roman"/>
          <w:sz w:val="28"/>
          <w:szCs w:val="28"/>
        </w:rPr>
      </w:pP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设备适配于</w:t>
      </w:r>
      <w:proofErr w:type="spellStart"/>
      <w:r>
        <w:rPr>
          <w:rFonts w:ascii="仿宋" w:eastAsia="仿宋" w:hAnsi="仿宋" w:cs="Times New Roman"/>
          <w:sz w:val="28"/>
          <w:szCs w:val="28"/>
        </w:rPr>
        <w:t>OIF2.0</w:t>
      </w:r>
      <w:proofErr w:type="spellEnd"/>
      <w:r>
        <w:rPr>
          <w:rFonts w:ascii="仿宋" w:eastAsia="仿宋" w:hAnsi="仿宋" w:cs="Times New Roman" w:hint="eastAsia"/>
          <w:sz w:val="28"/>
          <w:szCs w:val="28"/>
        </w:rPr>
        <w:t>标准，通过时隙交叉技术实现单跳业务低时延转发。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切片编排系统的设备管理功能实现对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设备的配置管理、故障管理、性能管理和安全管理等功能，并通过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通道实现管理协议信息传送。</w:t>
      </w:r>
    </w:p>
    <w:p w14:paraId="01176045"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步骤1：</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向切片编排系统发送设备的配置、状态等相关信息。</w:t>
      </w:r>
    </w:p>
    <w:p w14:paraId="78D4E54B"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lastRenderedPageBreak/>
        <w:t>步骤</w:t>
      </w:r>
      <w:r>
        <w:rPr>
          <w:rFonts w:ascii="仿宋" w:eastAsia="仿宋" w:hAnsi="仿宋" w:cs="Times New Roman"/>
          <w:sz w:val="28"/>
          <w:szCs w:val="28"/>
        </w:rPr>
        <w:t>2</w:t>
      </w:r>
      <w:r>
        <w:rPr>
          <w:rFonts w:ascii="仿宋" w:eastAsia="仿宋" w:hAnsi="仿宋" w:cs="Times New Roman" w:hint="eastAsia"/>
          <w:sz w:val="28"/>
          <w:szCs w:val="28"/>
        </w:rPr>
        <w:t>：通过</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切片编排系统设备管理功能实现对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设备增删改查的操作。</w:t>
      </w:r>
    </w:p>
    <w:p w14:paraId="1A6D7139"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步骤3：</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设备发送增删改查等操作指令。</w:t>
      </w:r>
    </w:p>
    <w:p w14:paraId="739D6A33"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步骤4：</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设备根据</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切片编排系统的指令更新设备状态。</w:t>
      </w:r>
    </w:p>
    <w:p w14:paraId="79002634" w14:textId="77777777" w:rsidR="00A33298" w:rsidRDefault="00221EDB">
      <w:pPr>
        <w:ind w:firstLineChars="200" w:firstLine="560"/>
        <w:rPr>
          <w:rFonts w:ascii="仿宋" w:eastAsia="仿宋" w:hAnsi="仿宋" w:cs="Times New Roman"/>
          <w:sz w:val="28"/>
          <w:szCs w:val="28"/>
        </w:rPr>
      </w:pPr>
      <w:r>
        <w:rPr>
          <w:rFonts w:ascii="仿宋" w:eastAsia="仿宋" w:hAnsi="仿宋" w:cs="Times New Roman" w:hint="eastAsia"/>
          <w:sz w:val="28"/>
          <w:szCs w:val="28"/>
        </w:rPr>
        <w:t>步骤5：</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设备向</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切片编排系统上报设备状态更新成功的信息。</w:t>
      </w:r>
    </w:p>
    <w:p w14:paraId="15C68683" w14:textId="77777777" w:rsidR="00A33298" w:rsidRDefault="00221EDB">
      <w:pPr>
        <w:jc w:val="center"/>
        <w:rPr>
          <w:rFonts w:ascii="仿宋" w:eastAsia="仿宋" w:hAnsi="仿宋" w:cs="Times New Roman"/>
          <w:bCs/>
          <w:iCs/>
          <w:sz w:val="28"/>
          <w:szCs w:val="28"/>
        </w:rPr>
      </w:pPr>
      <w:r>
        <w:rPr>
          <w:noProof/>
        </w:rPr>
        <w:drawing>
          <wp:inline distT="0" distB="0" distL="0" distR="0" wp14:anchorId="274067FB" wp14:editId="6CE1C639">
            <wp:extent cx="4160520" cy="2221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4207333" cy="2246511"/>
                    </a:xfrm>
                    <a:prstGeom prst="rect">
                      <a:avLst/>
                    </a:prstGeom>
                  </pic:spPr>
                </pic:pic>
              </a:graphicData>
            </a:graphic>
          </wp:inline>
        </w:drawing>
      </w:r>
    </w:p>
    <w:p w14:paraId="7C231F89"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Pr>
          <w:rFonts w:ascii="仿宋" w:eastAsia="仿宋" w:hAnsi="仿宋" w:cs="Times New Roman"/>
          <w:bCs/>
          <w:iCs/>
          <w:sz w:val="28"/>
          <w:szCs w:val="28"/>
        </w:rPr>
        <w:t>3-1</w:t>
      </w:r>
      <w:r w:rsidR="00AD7CF0">
        <w:rPr>
          <w:rFonts w:ascii="仿宋" w:eastAsia="仿宋" w:hAnsi="仿宋" w:cs="Times New Roman"/>
          <w:bCs/>
          <w:iCs/>
          <w:sz w:val="28"/>
          <w:szCs w:val="28"/>
        </w:rPr>
        <w:t>1</w:t>
      </w:r>
      <w:r>
        <w:rPr>
          <w:rFonts w:ascii="仿宋" w:eastAsia="仿宋" w:hAnsi="仿宋" w:cs="Times New Roman" w:hint="eastAsia"/>
          <w:bCs/>
          <w:iCs/>
          <w:sz w:val="28"/>
          <w:szCs w:val="28"/>
        </w:rPr>
        <w:t>设备管理流程图</w:t>
      </w:r>
    </w:p>
    <w:p w14:paraId="6A7DC3B4" w14:textId="77777777" w:rsidR="00A33298" w:rsidRDefault="00221EDB">
      <w:pPr>
        <w:pStyle w:val="21"/>
        <w:rPr>
          <w:lang w:eastAsia="zh-Hans"/>
        </w:rPr>
      </w:pPr>
      <w:bookmarkStart w:id="36" w:name="_Toc87276154"/>
      <w:bookmarkEnd w:id="32"/>
      <w:bookmarkEnd w:id="33"/>
      <w:bookmarkEnd w:id="34"/>
      <w:bookmarkEnd w:id="35"/>
      <w:r>
        <w:rPr>
          <w:rFonts w:hint="eastAsia"/>
          <w:lang w:eastAsia="zh-Hans"/>
        </w:rPr>
        <w:t>网络切片管理信息模型</w:t>
      </w:r>
    </w:p>
    <w:p w14:paraId="75C9B0D2"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rPr>
        <w:t>为了刻画</w:t>
      </w:r>
      <w:r>
        <w:rPr>
          <w:rFonts w:ascii="仿宋" w:eastAsia="仿宋" w:hAnsi="仿宋" w:cs="Times New Roman" w:hint="eastAsia"/>
          <w:sz w:val="28"/>
          <w:szCs w:val="28"/>
          <w:lang w:eastAsia="zh-Hans"/>
        </w:rPr>
        <w:t>切片管理</w:t>
      </w:r>
      <w:r>
        <w:rPr>
          <w:rFonts w:ascii="仿宋" w:eastAsia="仿宋" w:hAnsi="仿宋" w:cs="Times New Roman" w:hint="eastAsia"/>
          <w:sz w:val="28"/>
          <w:szCs w:val="28"/>
        </w:rPr>
        <w:t>系统</w:t>
      </w:r>
      <w:r>
        <w:rPr>
          <w:rFonts w:ascii="仿宋" w:eastAsia="仿宋" w:hAnsi="仿宋" w:cs="Times New Roman" w:hint="eastAsia"/>
          <w:sz w:val="28"/>
          <w:szCs w:val="28"/>
          <w:lang w:eastAsia="zh-Hans"/>
        </w:rPr>
        <w:t>和相关的资源，本报告综合</w:t>
      </w:r>
      <w:proofErr w:type="spellStart"/>
      <w:r>
        <w:rPr>
          <w:rFonts w:ascii="仿宋" w:eastAsia="仿宋" w:hAnsi="仿宋" w:cs="Times New Roman" w:hint="eastAsia"/>
          <w:sz w:val="28"/>
          <w:szCs w:val="28"/>
          <w:lang w:eastAsia="zh-Hans"/>
        </w:rPr>
        <w:t>3GPP</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ETSI</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IETF</w:t>
      </w:r>
      <w:proofErr w:type="spellEnd"/>
      <w:r>
        <w:rPr>
          <w:rFonts w:ascii="仿宋" w:eastAsia="仿宋" w:hAnsi="仿宋" w:cs="Times New Roman" w:hint="eastAsia"/>
          <w:sz w:val="28"/>
          <w:szCs w:val="28"/>
          <w:lang w:eastAsia="zh-Hans"/>
        </w:rPr>
        <w:t>等多个标准化组织的信息建模成果，提出切片管理信息模型，对切片管理关键对象进行建模，为切片管控的决策和切片管控系统的开发提供信息基础。核心的管理信息对象包括</w:t>
      </w:r>
      <w:r>
        <w:rPr>
          <w:rFonts w:ascii="仿宋" w:eastAsia="仿宋" w:hAnsi="仿宋" w:cs="Times New Roman" w:hint="eastAsia"/>
          <w:sz w:val="28"/>
          <w:szCs w:val="28"/>
        </w:rPr>
        <w:t>网络、网络切片子网模板、网络切片子网、切片选择辅助信息、</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w:t>
      </w:r>
      <w:proofErr w:type="spellStart"/>
      <w:r>
        <w:rPr>
          <w:rFonts w:ascii="仿宋" w:eastAsia="仿宋" w:hAnsi="仿宋" w:cs="Times New Roman" w:hint="eastAsia"/>
          <w:sz w:val="28"/>
          <w:szCs w:val="28"/>
        </w:rPr>
        <w:lastRenderedPageBreak/>
        <w:t>FlexEClient</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等等。</w:t>
      </w:r>
    </w:p>
    <w:p w14:paraId="55915FB9" w14:textId="77777777"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rPr>
        <w:t>网络切片管理信息模型如</w:t>
      </w:r>
      <w:r>
        <w:rPr>
          <w:rFonts w:ascii="仿宋" w:eastAsia="仿宋" w:hAnsi="仿宋" w:cs="Times New Roman" w:hint="eastAsia"/>
          <w:sz w:val="28"/>
          <w:szCs w:val="28"/>
          <w:lang w:eastAsia="zh-Hans"/>
        </w:rPr>
        <w:t>图</w:t>
      </w:r>
      <w:r w:rsidR="001D55B4">
        <w:rPr>
          <w:rFonts w:ascii="仿宋" w:eastAsia="仿宋" w:hAnsi="仿宋" w:cs="Times New Roman"/>
          <w:sz w:val="28"/>
          <w:szCs w:val="28"/>
        </w:rPr>
        <w:t>3</w:t>
      </w:r>
      <w:r>
        <w:rPr>
          <w:rFonts w:ascii="仿宋" w:eastAsia="仿宋" w:hAnsi="仿宋" w:cs="Times New Roman"/>
          <w:sz w:val="28"/>
          <w:szCs w:val="28"/>
          <w:lang w:eastAsia="zh-Hans"/>
        </w:rPr>
        <w:t>-</w:t>
      </w:r>
      <w:r>
        <w:rPr>
          <w:rFonts w:ascii="仿宋" w:eastAsia="仿宋" w:hAnsi="仿宋" w:cs="Times New Roman" w:hint="eastAsia"/>
          <w:sz w:val="28"/>
          <w:szCs w:val="28"/>
        </w:rPr>
        <w:t>1</w:t>
      </w:r>
      <w:r w:rsidR="001D55B4">
        <w:rPr>
          <w:rFonts w:ascii="仿宋" w:eastAsia="仿宋" w:hAnsi="仿宋" w:cs="Times New Roman"/>
          <w:sz w:val="28"/>
          <w:szCs w:val="28"/>
        </w:rPr>
        <w:t>2</w:t>
      </w:r>
      <w:r>
        <w:rPr>
          <w:rFonts w:ascii="仿宋" w:eastAsia="仿宋" w:hAnsi="仿宋" w:cs="Times New Roman" w:hint="eastAsia"/>
          <w:sz w:val="28"/>
          <w:szCs w:val="28"/>
          <w:lang w:eastAsia="zh-Hans"/>
        </w:rPr>
        <w:t>所示，图中描述了关键管理对象类及其包含和关联关系。</w:t>
      </w:r>
    </w:p>
    <w:p w14:paraId="45122ABA" w14:textId="77777777"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考虑到全局网络需要时钟同步，为了便于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的统一管理使用，所以将</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设置为一个全局的管理对象。网络包含网络切片子网模板、网络切片子网实例、切片选择辅助信息和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设备四个对象。其中切片子网模板可以派生出切片子网的实例，而每个子网的实例都应该关联一个切片选择辅助信息，这样</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就可以通过这个切片选择辅助信息来注册使用切片子网。网络切片子网包含多个</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通道，从而达到端到端的连接目的。一对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设备之间通过多个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的捆绑并对端连接后，能够构成多个</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，这样</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就可以通过映射机制在特定的</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上实现捆绑传输。在由</w:t>
      </w: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捆绑的</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上通过</w:t>
      </w:r>
      <w:proofErr w:type="spellStart"/>
      <w:r>
        <w:rPr>
          <w:rFonts w:ascii="仿宋" w:eastAsia="仿宋" w:hAnsi="仿宋" w:cs="Times New Roman" w:hint="eastAsia"/>
          <w:sz w:val="28"/>
          <w:szCs w:val="28"/>
        </w:rPr>
        <w:t>TDM</w:t>
      </w:r>
      <w:proofErr w:type="spellEnd"/>
      <w:r>
        <w:rPr>
          <w:rFonts w:ascii="仿宋" w:eastAsia="仿宋" w:hAnsi="仿宋" w:cs="Times New Roman" w:hint="eastAsia"/>
          <w:sz w:val="28"/>
          <w:szCs w:val="28"/>
        </w:rPr>
        <w:t>分配到的多个slot进行多端口多时隙的灵活传输，而多个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就构成了</w:t>
      </w: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的二维概念。</w:t>
      </w:r>
    </w:p>
    <w:p w14:paraId="64FDF856" w14:textId="77777777" w:rsidR="00A33298" w:rsidRPr="008A652C" w:rsidRDefault="00221EDB">
      <w:del w:id="37" w:author="cy650" w:date="2022-01-13T15:42:00Z">
        <w:r w:rsidDel="008A652C">
          <w:rPr>
            <w:rFonts w:hint="eastAsia"/>
            <w:noProof/>
          </w:rPr>
          <w:lastRenderedPageBreak/>
          <w:drawing>
            <wp:inline distT="0" distB="0" distL="114300" distR="114300" wp14:anchorId="7E015FE0" wp14:editId="15C81614">
              <wp:extent cx="5271770" cy="3780155"/>
              <wp:effectExtent l="0" t="0" r="1270" b="14605"/>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34"/>
                      <a:stretch>
                        <a:fillRect/>
                      </a:stretch>
                    </pic:blipFill>
                    <pic:spPr>
                      <a:xfrm>
                        <a:off x="0" y="0"/>
                        <a:ext cx="5271770" cy="3780155"/>
                      </a:xfrm>
                      <a:prstGeom prst="rect">
                        <a:avLst/>
                      </a:prstGeom>
                    </pic:spPr>
                  </pic:pic>
                </a:graphicData>
              </a:graphic>
            </wp:inline>
          </w:drawing>
        </w:r>
      </w:del>
      <w:ins w:id="38" w:author="cy650" w:date="2022-01-13T15:43:00Z">
        <w:r w:rsidR="008A652C">
          <w:rPr>
            <w:noProof/>
          </w:rPr>
          <w:drawing>
            <wp:inline distT="0" distB="0" distL="114300" distR="114300" wp14:anchorId="3A87FA5D" wp14:editId="0D9C8B98">
              <wp:extent cx="5271135" cy="3764915"/>
              <wp:effectExtent l="0" t="0" r="1905" b="14605"/>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271135" cy="3764915"/>
                      </a:xfrm>
                      <a:prstGeom prst="rect">
                        <a:avLst/>
                      </a:prstGeom>
                      <a:noFill/>
                      <a:ln>
                        <a:noFill/>
                      </a:ln>
                    </pic:spPr>
                  </pic:pic>
                </a:graphicData>
              </a:graphic>
            </wp:inline>
          </w:drawing>
        </w:r>
      </w:ins>
    </w:p>
    <w:p w14:paraId="7E2CE21E"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AD7CF0">
        <w:rPr>
          <w:rFonts w:ascii="仿宋" w:eastAsia="仿宋" w:hAnsi="仿宋" w:cs="Times New Roman"/>
          <w:bCs/>
          <w:iCs/>
          <w:sz w:val="28"/>
          <w:szCs w:val="28"/>
        </w:rPr>
        <w:t>3</w:t>
      </w:r>
      <w:r>
        <w:rPr>
          <w:rFonts w:ascii="仿宋" w:eastAsia="仿宋" w:hAnsi="仿宋" w:cs="Times New Roman"/>
          <w:bCs/>
          <w:iCs/>
          <w:sz w:val="28"/>
          <w:szCs w:val="28"/>
        </w:rPr>
        <w:t>-1</w:t>
      </w:r>
      <w:r w:rsidR="00AD7CF0">
        <w:rPr>
          <w:rFonts w:ascii="仿宋" w:eastAsia="仿宋" w:hAnsi="仿宋" w:cs="Times New Roman"/>
          <w:bCs/>
          <w:iCs/>
          <w:sz w:val="28"/>
          <w:szCs w:val="28"/>
        </w:rPr>
        <w:t>2</w:t>
      </w:r>
      <w:r>
        <w:rPr>
          <w:rFonts w:ascii="仿宋" w:eastAsia="仿宋" w:hAnsi="仿宋" w:cs="Times New Roman" w:hint="eastAsia"/>
          <w:bCs/>
          <w:iCs/>
          <w:sz w:val="28"/>
          <w:szCs w:val="28"/>
        </w:rPr>
        <w:t xml:space="preserve"> </w:t>
      </w:r>
      <w:proofErr w:type="spellStart"/>
      <w:r>
        <w:rPr>
          <w:rFonts w:ascii="仿宋" w:eastAsia="仿宋" w:hAnsi="仿宋" w:cs="Times New Roman" w:hint="eastAsia"/>
          <w:bCs/>
          <w:iCs/>
          <w:sz w:val="28"/>
          <w:szCs w:val="28"/>
        </w:rPr>
        <w:t>FlexE</w:t>
      </w:r>
      <w:proofErr w:type="spellEnd"/>
      <w:r>
        <w:rPr>
          <w:rFonts w:ascii="仿宋" w:eastAsia="仿宋" w:hAnsi="仿宋" w:cs="Times New Roman" w:hint="eastAsia"/>
          <w:bCs/>
          <w:iCs/>
          <w:sz w:val="28"/>
          <w:szCs w:val="28"/>
        </w:rPr>
        <w:t>网络切片信息模型</w:t>
      </w:r>
    </w:p>
    <w:p w14:paraId="1AEB81CD" w14:textId="77777777" w:rsidR="00A33298" w:rsidRDefault="00221EDB">
      <w:pPr>
        <w:ind w:firstLine="42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主要管理对象及其定义如下：</w:t>
      </w:r>
    </w:p>
    <w:p w14:paraId="57DF5456" w14:textId="77777777"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网络：表示物理网络，由</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物理设备构成。基于该物理网络可以划分出多个网络切片。包含</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和</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设备，其中</w:t>
      </w:r>
      <w:proofErr w:type="spellStart"/>
      <w:r>
        <w:rPr>
          <w:rFonts w:ascii="仿宋" w:eastAsia="仿宋" w:hAnsi="仿宋" w:cs="Times New Roman" w:hint="eastAsia"/>
          <w:sz w:val="28"/>
          <w:szCs w:val="28"/>
        </w:rPr>
        <w:t>FlexECliet</w:t>
      </w:r>
      <w:proofErr w:type="spellEnd"/>
      <w:r>
        <w:rPr>
          <w:rFonts w:ascii="仿宋" w:eastAsia="仿宋" w:hAnsi="仿宋" w:cs="Times New Roman" w:hint="eastAsia"/>
          <w:sz w:val="28"/>
          <w:szCs w:val="28"/>
        </w:rPr>
        <w:t>与切片子网关联。</w:t>
      </w:r>
    </w:p>
    <w:p w14:paraId="2DB3504B" w14:textId="77777777"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网络切片子网模板：表示划分不同类型的虚拟子网切片网络的模板，便于新建切片子网实例。</w:t>
      </w:r>
    </w:p>
    <w:p w14:paraId="531C1A0C" w14:textId="77777777"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t>网络切片子网：表示已经创建在实际物理网络中的切片子网实例，每个切片子网通过特定的切片选择辅助信息与一个</w:t>
      </w: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对应，Client通过这个子网实例搭建的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通道进行端到端的网络传输。</w:t>
      </w:r>
    </w:p>
    <w:p w14:paraId="78201F2A" w14:textId="77777777" w:rsidR="00A33298" w:rsidRDefault="00221EDB">
      <w:pPr>
        <w:ind w:firstLine="420"/>
        <w:jc w:val="both"/>
        <w:rPr>
          <w:rFonts w:ascii="仿宋" w:eastAsia="仿宋" w:hAnsi="仿宋" w:cs="Times New Roman"/>
          <w:sz w:val="28"/>
          <w:szCs w:val="28"/>
        </w:rPr>
      </w:pPr>
      <w:r>
        <w:rPr>
          <w:rFonts w:ascii="仿宋" w:eastAsia="仿宋" w:hAnsi="仿宋" w:cs="Times New Roman" w:hint="eastAsia"/>
          <w:sz w:val="28"/>
          <w:szCs w:val="28"/>
        </w:rPr>
        <w:lastRenderedPageBreak/>
        <w:t>切片选择辅助信息：用于识别网络子网切片实例的对象。</w:t>
      </w:r>
    </w:p>
    <w:p w14:paraId="0358822D" w14:textId="77777777" w:rsidR="00A33298" w:rsidRDefault="00221EDB">
      <w:pPr>
        <w:ind w:firstLine="420"/>
        <w:jc w:val="both"/>
        <w:rPr>
          <w:rFonts w:ascii="仿宋" w:eastAsia="仿宋" w:hAnsi="仿宋" w:cs="Times New Roman"/>
          <w:sz w:val="28"/>
          <w:szCs w:val="28"/>
        </w:rPr>
      </w:pPr>
      <w:proofErr w:type="spellStart"/>
      <w:r>
        <w:rPr>
          <w:rFonts w:ascii="仿宋" w:eastAsia="仿宋" w:hAnsi="仿宋" w:cs="Times New Roman" w:hint="eastAsia"/>
          <w:sz w:val="28"/>
          <w:szCs w:val="28"/>
        </w:rPr>
        <w:t>FlexEClient</w:t>
      </w:r>
      <w:proofErr w:type="spellEnd"/>
      <w:r>
        <w:rPr>
          <w:rFonts w:ascii="仿宋" w:eastAsia="仿宋" w:hAnsi="仿宋" w:cs="Times New Roman" w:hint="eastAsia"/>
          <w:sz w:val="28"/>
          <w:szCs w:val="28"/>
        </w:rPr>
        <w:t>：在本报告中，特指电力通信业务用户或上层切片管理系统。</w:t>
      </w:r>
    </w:p>
    <w:p w14:paraId="7586ABD2" w14:textId="77777777" w:rsidR="00A33298" w:rsidRDefault="00221EDB">
      <w:pPr>
        <w:ind w:firstLine="420"/>
        <w:jc w:val="both"/>
        <w:rPr>
          <w:rFonts w:ascii="仿宋" w:eastAsia="仿宋" w:hAnsi="仿宋" w:cs="Times New Roman"/>
          <w:sz w:val="28"/>
          <w:szCs w:val="28"/>
        </w:rPr>
      </w:pPr>
      <w:proofErr w:type="spellStart"/>
      <w:r>
        <w:rPr>
          <w:rFonts w:ascii="仿宋" w:eastAsia="仿宋" w:hAnsi="仿宋" w:cs="Times New Roman" w:hint="eastAsia"/>
          <w:sz w:val="28"/>
          <w:szCs w:val="28"/>
        </w:rPr>
        <w:t>FlexEGroup</w:t>
      </w:r>
      <w:proofErr w:type="spellEnd"/>
      <w:r>
        <w:rPr>
          <w:rFonts w:ascii="仿宋" w:eastAsia="仿宋" w:hAnsi="仿宋" w:cs="Times New Roman" w:hint="eastAsia"/>
          <w:sz w:val="28"/>
          <w:szCs w:val="28"/>
        </w:rPr>
        <w:t>：一对</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设备之间捆绑多个PHY的传输组。</w:t>
      </w:r>
    </w:p>
    <w:p w14:paraId="4A7A8F53" w14:textId="77777777" w:rsidR="00A33298" w:rsidRDefault="00221EDB">
      <w:pPr>
        <w:ind w:firstLine="420"/>
        <w:jc w:val="both"/>
        <w:rPr>
          <w:ins w:id="39" w:author="cy650" w:date="2022-01-13T15:43:00Z"/>
          <w:rFonts w:ascii="仿宋" w:eastAsia="仿宋" w:hAnsi="仿宋" w:cs="Times New Roman"/>
          <w:sz w:val="28"/>
          <w:szCs w:val="28"/>
        </w:rPr>
      </w:pPr>
      <w:proofErr w:type="spellStart"/>
      <w:r>
        <w:rPr>
          <w:rFonts w:ascii="仿宋" w:eastAsia="仿宋" w:hAnsi="仿宋" w:cs="Times New Roman" w:hint="eastAsia"/>
          <w:sz w:val="28"/>
          <w:szCs w:val="28"/>
        </w:rPr>
        <w:t>FlexECalendar</w:t>
      </w:r>
      <w:proofErr w:type="spellEnd"/>
      <w:r>
        <w:rPr>
          <w:rFonts w:ascii="仿宋" w:eastAsia="仿宋" w:hAnsi="仿宋" w:cs="Times New Roman" w:hint="eastAsia"/>
          <w:sz w:val="28"/>
          <w:szCs w:val="28"/>
        </w:rPr>
        <w:t>：多个</w:t>
      </w:r>
      <w:proofErr w:type="spellStart"/>
      <w:r>
        <w:rPr>
          <w:rFonts w:ascii="仿宋" w:eastAsia="仿宋" w:hAnsi="仿宋" w:cs="Times New Roman" w:hint="eastAsia"/>
          <w:sz w:val="28"/>
          <w:szCs w:val="28"/>
        </w:rPr>
        <w:t>FlexEPHY</w:t>
      </w:r>
      <w:proofErr w:type="spellEnd"/>
      <w:r>
        <w:rPr>
          <w:rFonts w:ascii="仿宋" w:eastAsia="仿宋" w:hAnsi="仿宋" w:cs="Times New Roman" w:hint="eastAsia"/>
          <w:sz w:val="28"/>
          <w:szCs w:val="28"/>
        </w:rPr>
        <w:t>与</w:t>
      </w:r>
      <w:proofErr w:type="spellStart"/>
      <w:r>
        <w:rPr>
          <w:rFonts w:ascii="仿宋" w:eastAsia="仿宋" w:hAnsi="仿宋" w:cs="Times New Roman" w:hint="eastAsia"/>
          <w:sz w:val="28"/>
          <w:szCs w:val="28"/>
        </w:rPr>
        <w:t>FlexESlot</w:t>
      </w:r>
      <w:proofErr w:type="spellEnd"/>
      <w:r>
        <w:rPr>
          <w:rFonts w:ascii="仿宋" w:eastAsia="仿宋" w:hAnsi="仿宋" w:cs="Times New Roman" w:hint="eastAsia"/>
          <w:sz w:val="28"/>
          <w:szCs w:val="28"/>
        </w:rPr>
        <w:t>构成的二维时隙分配表。</w:t>
      </w:r>
    </w:p>
    <w:p w14:paraId="5AD93CB1" w14:textId="77777777" w:rsidR="008A652C" w:rsidRDefault="008A652C" w:rsidP="008A652C">
      <w:pPr>
        <w:ind w:firstLine="420"/>
        <w:jc w:val="both"/>
        <w:rPr>
          <w:rFonts w:ascii="仿宋" w:eastAsia="仿宋" w:hAnsi="仿宋" w:cs="Times New Roman" w:hint="eastAsia"/>
          <w:sz w:val="28"/>
          <w:szCs w:val="28"/>
        </w:rPr>
      </w:pPr>
      <w:commentRangeStart w:id="40"/>
      <w:proofErr w:type="spellStart"/>
      <w:ins w:id="41" w:author="cy650" w:date="2022-01-13T15:43:00Z">
        <w:r>
          <w:rPr>
            <w:rFonts w:ascii="仿宋" w:eastAsia="仿宋" w:hAnsi="仿宋" w:cs="Times New Roman" w:hint="eastAsia"/>
            <w:sz w:val="28"/>
            <w:szCs w:val="28"/>
          </w:rPr>
          <w:t>FlexEChannel</w:t>
        </w:r>
        <w:proofErr w:type="spellEnd"/>
        <w:r>
          <w:rPr>
            <w:rFonts w:ascii="仿宋" w:eastAsia="仿宋" w:hAnsi="仿宋" w:cs="Times New Roman" w:hint="eastAsia"/>
            <w:sz w:val="28"/>
            <w:szCs w:val="28"/>
          </w:rPr>
          <w:t>：某时隙上分配的端到端链路隧道</w:t>
        </w:r>
        <w:commentRangeEnd w:id="40"/>
        <w:r>
          <w:commentReference w:id="40"/>
        </w:r>
        <w:r>
          <w:rPr>
            <w:rFonts w:ascii="仿宋" w:eastAsia="仿宋" w:hAnsi="仿宋" w:cs="Times New Roman" w:hint="eastAsia"/>
            <w:sz w:val="28"/>
            <w:szCs w:val="28"/>
          </w:rPr>
          <w:t>。</w:t>
        </w:r>
      </w:ins>
    </w:p>
    <w:p w14:paraId="5AFA2E76" w14:textId="77777777" w:rsidR="00A33298" w:rsidRDefault="00221EDB">
      <w:pPr>
        <w:spacing w:beforeLines="50" w:before="156" w:after="120" w:line="360" w:lineRule="auto"/>
        <w:rPr>
          <w:rFonts w:asciiTheme="minorEastAsia" w:hAnsiTheme="minorEastAsia" w:cs="Times New Roman"/>
          <w:b/>
          <w:sz w:val="24"/>
          <w:szCs w:val="24"/>
          <w:lang w:val="en-GB"/>
        </w:rPr>
      </w:pPr>
      <w:r>
        <w:rPr>
          <w:rFonts w:asciiTheme="minorEastAsia" w:hAnsiTheme="minorEastAsia" w:cs="Times New Roman"/>
          <w:b/>
          <w:sz w:val="24"/>
          <w:szCs w:val="24"/>
          <w:lang w:val="en-GB"/>
        </w:rPr>
        <w:t>（1）</w:t>
      </w:r>
      <w:r>
        <w:rPr>
          <w:rFonts w:asciiTheme="minorEastAsia" w:hAnsiTheme="minorEastAsia" w:cs="Times New Roman" w:hint="eastAsia"/>
          <w:b/>
          <w:sz w:val="24"/>
          <w:szCs w:val="24"/>
        </w:rPr>
        <w:t>网络</w:t>
      </w:r>
      <w:r>
        <w:rPr>
          <w:rFonts w:asciiTheme="minorEastAsia" w:hAnsiTheme="minorEastAsia" w:cs="Times New Roman" w:hint="eastAsia"/>
          <w:sz w:val="24"/>
          <w:szCs w:val="24"/>
        </w:rPr>
        <w:t>(</w:t>
      </w:r>
      <w:r>
        <w:rPr>
          <w:rFonts w:asciiTheme="minorEastAsia" w:hAnsiTheme="minorEastAsia" w:cs="Times New Roman" w:hint="eastAsia"/>
          <w:b/>
          <w:sz w:val="24"/>
          <w:szCs w:val="24"/>
        </w:rPr>
        <w:t>Network</w:t>
      </w:r>
      <w:r>
        <w:rPr>
          <w:rFonts w:asciiTheme="minorEastAsia" w:hAnsiTheme="minorEastAsia" w:cs="Times New Roman"/>
          <w:b/>
          <w:sz w:val="24"/>
          <w:szCs w:val="24"/>
          <w:lang w:val="en-GB"/>
        </w:rPr>
        <w:t>)</w:t>
      </w:r>
    </w:p>
    <w:p w14:paraId="4AD54EBE"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全局控制的网络管理对象</w:t>
      </w:r>
      <w:r>
        <w:rPr>
          <w:rFonts w:asciiTheme="minorEastAsia" w:hAnsiTheme="minorEastAsia" w:cs="Times New Roman"/>
          <w:sz w:val="24"/>
          <w:szCs w:val="24"/>
          <w:lang w:val="en-GB"/>
        </w:rPr>
        <w:t>，其中</w:t>
      </w:r>
      <w:r>
        <w:rPr>
          <w:rFonts w:asciiTheme="minorEastAsia" w:hAnsiTheme="minorEastAsia" w:cs="Times New Roman" w:hint="eastAsia"/>
          <w:sz w:val="24"/>
          <w:szCs w:val="24"/>
        </w:rPr>
        <w:t>的</w:t>
      </w:r>
      <w:r>
        <w:rPr>
          <w:rFonts w:asciiTheme="minorEastAsia" w:hAnsiTheme="minorEastAsia" w:cs="Times New Roman"/>
          <w:sz w:val="24"/>
          <w:szCs w:val="24"/>
          <w:lang w:val="en-GB"/>
        </w:rPr>
        <w:t>资源</w:t>
      </w:r>
      <w:r>
        <w:rPr>
          <w:rFonts w:asciiTheme="minorEastAsia" w:hAnsiTheme="minorEastAsia" w:cs="Times New Roman" w:hint="eastAsia"/>
          <w:sz w:val="24"/>
          <w:szCs w:val="24"/>
        </w:rPr>
        <w:t>应该包含子网切片模板和已经创建的子网实例及其相关联的切片选择辅助信息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743A9BBF"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bookmarkStart w:id="42" w:name="_Ref39926749"/>
      <w:bookmarkStart w:id="43" w:name="_Toc14550439"/>
      <w:bookmarkStart w:id="44" w:name="_Toc39925976"/>
      <w:r>
        <w:rPr>
          <w:rFonts w:ascii="黑体" w:eastAsia="黑体" w:hAnsi="黑体" w:cs="Times New Roman" w:hint="eastAsia"/>
          <w:i w:val="0"/>
          <w:color w:val="000000" w:themeColor="text1"/>
          <w:sz w:val="20"/>
          <w:szCs w:val="20"/>
        </w:rPr>
        <w:t>表</w:t>
      </w:r>
      <w:bookmarkStart w:id="45" w:name="_Ref39926743"/>
      <w:bookmarkEnd w:id="42"/>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w:t>
      </w:r>
      <w:r>
        <w:rPr>
          <w:rFonts w:ascii="黑体" w:eastAsia="黑体" w:hAnsi="黑体" w:cs="Times New Roman"/>
          <w:i w:val="0"/>
          <w:color w:val="000000" w:themeColor="text1"/>
          <w:sz w:val="20"/>
          <w:szCs w:val="20"/>
        </w:rPr>
        <w:t>1</w:t>
      </w:r>
      <w:r>
        <w:rPr>
          <w:rFonts w:ascii="黑体" w:eastAsia="黑体" w:hAnsi="黑体" w:cs="Times New Roman" w:hint="eastAsia"/>
          <w:i w:val="0"/>
          <w:color w:val="000000" w:themeColor="text1"/>
          <w:sz w:val="20"/>
          <w:szCs w:val="20"/>
        </w:rPr>
        <w:t>网络切片</w:t>
      </w:r>
      <w:r>
        <w:rPr>
          <w:rFonts w:ascii="黑体" w:eastAsia="黑体" w:hAnsi="黑体" w:cs="Times New Roman"/>
          <w:i w:val="0"/>
          <w:color w:val="000000" w:themeColor="text1"/>
          <w:sz w:val="20"/>
          <w:szCs w:val="20"/>
        </w:rPr>
        <w:t>主要属性</w:t>
      </w:r>
      <w:bookmarkEnd w:id="43"/>
      <w:bookmarkEnd w:id="44"/>
      <w:bookmarkEnd w:id="45"/>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7447292D"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0775EE98"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524EE89A"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383E3C4E"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469C4671"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44C3B268"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903922A"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sInstance</w:t>
            </w:r>
            <w:r>
              <w:rPr>
                <w:rFonts w:ascii="Times New Roman" w:hAnsi="Times New Roman" w:cs="Times New Roman" w:hint="eastAsia"/>
                <w:color w:val="000000" w:themeColor="text1"/>
              </w:rPr>
              <w:t>s</w:t>
            </w:r>
            <w:proofErr w:type="spellEnd"/>
          </w:p>
        </w:tc>
        <w:tc>
          <w:tcPr>
            <w:tcW w:w="1564" w:type="dxa"/>
            <w:tcBorders>
              <w:top w:val="single" w:sz="4" w:space="0" w:color="auto"/>
              <w:left w:val="single" w:sz="4" w:space="0" w:color="auto"/>
              <w:bottom w:val="single" w:sz="4" w:space="0" w:color="auto"/>
              <w:right w:val="single" w:sz="4" w:space="0" w:color="auto"/>
            </w:tcBorders>
          </w:tcPr>
          <w:p w14:paraId="490B47F9" w14:textId="77777777"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网络切片实例</w:t>
            </w:r>
          </w:p>
        </w:tc>
        <w:tc>
          <w:tcPr>
            <w:tcW w:w="3600" w:type="dxa"/>
            <w:tcBorders>
              <w:top w:val="single" w:sz="4" w:space="0" w:color="auto"/>
              <w:left w:val="single" w:sz="4" w:space="0" w:color="auto"/>
              <w:bottom w:val="single" w:sz="4" w:space="0" w:color="auto"/>
              <w:right w:val="single" w:sz="4" w:space="0" w:color="auto"/>
            </w:tcBorders>
          </w:tcPr>
          <w:p w14:paraId="50D4F8D1"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存储已经创建的网络切片实例对象。</w:t>
            </w:r>
          </w:p>
        </w:tc>
        <w:tc>
          <w:tcPr>
            <w:tcW w:w="1831" w:type="dxa"/>
            <w:tcBorders>
              <w:top w:val="single" w:sz="4" w:space="0" w:color="auto"/>
              <w:left w:val="single" w:sz="4" w:space="0" w:color="auto"/>
              <w:bottom w:val="single" w:sz="4" w:space="0" w:color="auto"/>
              <w:right w:val="single" w:sz="4" w:space="0" w:color="auto"/>
            </w:tcBorders>
          </w:tcPr>
          <w:p w14:paraId="155A5035"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数组类型</w:t>
            </w:r>
          </w:p>
        </w:tc>
      </w:tr>
      <w:tr w:rsidR="00A33298" w14:paraId="4CFE5FE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2A01F9E"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ns</w:t>
            </w:r>
            <w:r>
              <w:rPr>
                <w:rFonts w:ascii="Times New Roman" w:hAnsi="Times New Roman" w:cs="Times New Roman" w:hint="eastAsia"/>
                <w:color w:val="000000" w:themeColor="text1"/>
              </w:rPr>
              <w:t>Assist</w:t>
            </w:r>
            <w:proofErr w:type="spellEnd"/>
          </w:p>
        </w:tc>
        <w:tc>
          <w:tcPr>
            <w:tcW w:w="1564" w:type="dxa"/>
            <w:tcBorders>
              <w:top w:val="single" w:sz="4" w:space="0" w:color="auto"/>
              <w:left w:val="single" w:sz="4" w:space="0" w:color="auto"/>
              <w:bottom w:val="single" w:sz="4" w:space="0" w:color="auto"/>
              <w:right w:val="single" w:sz="4" w:space="0" w:color="auto"/>
            </w:tcBorders>
          </w:tcPr>
          <w:p w14:paraId="73E9B016"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切片选择辅助信息</w:t>
            </w:r>
          </w:p>
        </w:tc>
        <w:tc>
          <w:tcPr>
            <w:tcW w:w="3600" w:type="dxa"/>
            <w:tcBorders>
              <w:top w:val="single" w:sz="4" w:space="0" w:color="auto"/>
              <w:left w:val="single" w:sz="4" w:space="0" w:color="auto"/>
              <w:bottom w:val="single" w:sz="4" w:space="0" w:color="auto"/>
              <w:right w:val="single" w:sz="4" w:space="0" w:color="auto"/>
            </w:tcBorders>
          </w:tcPr>
          <w:p w14:paraId="671524F7"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用于识别网络子网切片实例。</w:t>
            </w:r>
          </w:p>
        </w:tc>
        <w:tc>
          <w:tcPr>
            <w:tcW w:w="1831" w:type="dxa"/>
            <w:tcBorders>
              <w:top w:val="single" w:sz="4" w:space="0" w:color="auto"/>
              <w:left w:val="single" w:sz="4" w:space="0" w:color="auto"/>
              <w:bottom w:val="single" w:sz="4" w:space="0" w:color="auto"/>
              <w:right w:val="single" w:sz="4" w:space="0" w:color="auto"/>
            </w:tcBorders>
          </w:tcPr>
          <w:p w14:paraId="31380401"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0D5AE58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5B1C39C"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stId</w:t>
            </w:r>
            <w:proofErr w:type="spellEnd"/>
          </w:p>
        </w:tc>
        <w:tc>
          <w:tcPr>
            <w:tcW w:w="1564" w:type="dxa"/>
            <w:tcBorders>
              <w:top w:val="single" w:sz="4" w:space="0" w:color="auto"/>
              <w:left w:val="single" w:sz="4" w:space="0" w:color="auto"/>
              <w:bottom w:val="single" w:sz="4" w:space="0" w:color="auto"/>
              <w:right w:val="single" w:sz="4" w:space="0" w:color="auto"/>
            </w:tcBorders>
          </w:tcPr>
          <w:p w14:paraId="1FAA1556"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网络切片模板唯一标识</w:t>
            </w:r>
          </w:p>
        </w:tc>
        <w:tc>
          <w:tcPr>
            <w:tcW w:w="3600" w:type="dxa"/>
            <w:tcBorders>
              <w:top w:val="single" w:sz="4" w:space="0" w:color="auto"/>
              <w:left w:val="single" w:sz="4" w:space="0" w:color="auto"/>
              <w:bottom w:val="single" w:sz="4" w:space="0" w:color="auto"/>
              <w:right w:val="single" w:sz="4" w:space="0" w:color="auto"/>
            </w:tcBorders>
          </w:tcPr>
          <w:p w14:paraId="5B0139AA"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标识不同的网络切片子网模板</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590E1C27"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1319816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3233777"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nsstList</w:t>
            </w:r>
            <w:proofErr w:type="spellEnd"/>
          </w:p>
        </w:tc>
        <w:tc>
          <w:tcPr>
            <w:tcW w:w="1564" w:type="dxa"/>
            <w:tcBorders>
              <w:top w:val="single" w:sz="4" w:space="0" w:color="auto"/>
              <w:left w:val="single" w:sz="4" w:space="0" w:color="auto"/>
              <w:bottom w:val="single" w:sz="4" w:space="0" w:color="auto"/>
              <w:right w:val="single" w:sz="4" w:space="0" w:color="auto"/>
            </w:tcBorders>
          </w:tcPr>
          <w:p w14:paraId="2913B383"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网络切片子网模板列表信息</w:t>
            </w:r>
          </w:p>
        </w:tc>
        <w:tc>
          <w:tcPr>
            <w:tcW w:w="3600" w:type="dxa"/>
            <w:tcBorders>
              <w:top w:val="single" w:sz="4" w:space="0" w:color="auto"/>
              <w:left w:val="single" w:sz="4" w:space="0" w:color="auto"/>
              <w:bottom w:val="single" w:sz="4" w:space="0" w:color="auto"/>
              <w:right w:val="single" w:sz="4" w:space="0" w:color="auto"/>
            </w:tcBorders>
          </w:tcPr>
          <w:p w14:paraId="73DA75FD"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记录该网络切片对象拥有的子网模板信息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1EED5D1A"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数组类型</w:t>
            </w:r>
          </w:p>
        </w:tc>
      </w:tr>
      <w:tr w:rsidR="00A33298" w14:paraId="71F2B13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485B617"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devices</w:t>
            </w:r>
          </w:p>
        </w:tc>
        <w:tc>
          <w:tcPr>
            <w:tcW w:w="1564" w:type="dxa"/>
            <w:tcBorders>
              <w:top w:val="single" w:sz="4" w:space="0" w:color="auto"/>
              <w:left w:val="single" w:sz="4" w:space="0" w:color="auto"/>
              <w:bottom w:val="single" w:sz="4" w:space="0" w:color="auto"/>
              <w:right w:val="single" w:sz="4" w:space="0" w:color="auto"/>
            </w:tcBorders>
          </w:tcPr>
          <w:p w14:paraId="28A76540" w14:textId="77777777"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w:t>
            </w:r>
            <w:proofErr w:type="spellEnd"/>
            <w:r>
              <w:rPr>
                <w:rFonts w:asciiTheme="minorEastAsia" w:hAnsiTheme="minorEastAsia" w:cs="Times New Roman" w:hint="eastAsia"/>
                <w:szCs w:val="21"/>
              </w:rPr>
              <w:t>设备列表信息</w:t>
            </w:r>
          </w:p>
        </w:tc>
        <w:tc>
          <w:tcPr>
            <w:tcW w:w="3600" w:type="dxa"/>
            <w:tcBorders>
              <w:top w:val="single" w:sz="4" w:space="0" w:color="auto"/>
              <w:left w:val="single" w:sz="4" w:space="0" w:color="auto"/>
              <w:bottom w:val="single" w:sz="4" w:space="0" w:color="auto"/>
              <w:right w:val="single" w:sz="4" w:space="0" w:color="auto"/>
            </w:tcBorders>
          </w:tcPr>
          <w:p w14:paraId="38E41A5F"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记录物理网络中拥有的</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设备信息</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21D48B5A"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75A9CF7D"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684992B"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slot</w:t>
            </w:r>
          </w:p>
        </w:tc>
        <w:tc>
          <w:tcPr>
            <w:tcW w:w="1564" w:type="dxa"/>
            <w:tcBorders>
              <w:top w:val="single" w:sz="4" w:space="0" w:color="auto"/>
              <w:left w:val="single" w:sz="4" w:space="0" w:color="auto"/>
              <w:bottom w:val="single" w:sz="4" w:space="0" w:color="auto"/>
              <w:right w:val="single" w:sz="4" w:space="0" w:color="auto"/>
            </w:tcBorders>
          </w:tcPr>
          <w:p w14:paraId="27F4BD8C" w14:textId="77777777"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FlexESlot</w:t>
            </w:r>
            <w:proofErr w:type="spellEnd"/>
          </w:p>
        </w:tc>
        <w:tc>
          <w:tcPr>
            <w:tcW w:w="3600" w:type="dxa"/>
            <w:tcBorders>
              <w:top w:val="single" w:sz="4" w:space="0" w:color="auto"/>
              <w:left w:val="single" w:sz="4" w:space="0" w:color="auto"/>
              <w:bottom w:val="single" w:sz="4" w:space="0" w:color="auto"/>
              <w:right w:val="single" w:sz="4" w:space="0" w:color="auto"/>
            </w:tcBorders>
          </w:tcPr>
          <w:p w14:paraId="73185CCD"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全局网络时钟，包括时隙的规格。</w:t>
            </w:r>
          </w:p>
        </w:tc>
        <w:tc>
          <w:tcPr>
            <w:tcW w:w="1831" w:type="dxa"/>
            <w:tcBorders>
              <w:top w:val="single" w:sz="4" w:space="0" w:color="auto"/>
              <w:left w:val="single" w:sz="4" w:space="0" w:color="auto"/>
              <w:bottom w:val="single" w:sz="4" w:space="0" w:color="auto"/>
              <w:right w:val="single" w:sz="4" w:space="0" w:color="auto"/>
            </w:tcBorders>
          </w:tcPr>
          <w:p w14:paraId="08AD267A"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8A652C" w14:paraId="755A1428" w14:textId="77777777">
        <w:trPr>
          <w:jc w:val="center"/>
          <w:ins w:id="46" w:author="cy650" w:date="2022-01-13T15:43:00Z"/>
        </w:trPr>
        <w:tc>
          <w:tcPr>
            <w:tcW w:w="1555" w:type="dxa"/>
            <w:tcBorders>
              <w:top w:val="single" w:sz="4" w:space="0" w:color="auto"/>
              <w:left w:val="single" w:sz="4" w:space="0" w:color="auto"/>
              <w:bottom w:val="single" w:sz="4" w:space="0" w:color="auto"/>
              <w:right w:val="single" w:sz="4" w:space="0" w:color="auto"/>
            </w:tcBorders>
          </w:tcPr>
          <w:p w14:paraId="0E89DEF5" w14:textId="77777777" w:rsidR="008A652C" w:rsidRDefault="008A652C" w:rsidP="008A652C">
            <w:pPr>
              <w:ind w:firstLine="2"/>
              <w:rPr>
                <w:ins w:id="47" w:author="cy650" w:date="2022-01-13T15:43:00Z"/>
                <w:rFonts w:ascii="Times New Roman" w:hAnsi="Times New Roman" w:cs="Times New Roman" w:hint="eastAsia"/>
                <w:color w:val="000000" w:themeColor="text1"/>
              </w:rPr>
            </w:pPr>
            <w:proofErr w:type="spellStart"/>
            <w:ins w:id="48" w:author="cy650" w:date="2022-01-13T15:43:00Z">
              <w:r>
                <w:rPr>
                  <w:rFonts w:ascii="Times New Roman" w:hAnsi="Times New Roman" w:cs="Times New Roman" w:hint="eastAsia"/>
                  <w:color w:val="000000" w:themeColor="text1"/>
                </w:rPr>
                <w:t>topoLink</w:t>
              </w:r>
              <w:proofErr w:type="spellEnd"/>
            </w:ins>
          </w:p>
        </w:tc>
        <w:tc>
          <w:tcPr>
            <w:tcW w:w="1564" w:type="dxa"/>
            <w:tcBorders>
              <w:top w:val="single" w:sz="4" w:space="0" w:color="auto"/>
              <w:left w:val="single" w:sz="4" w:space="0" w:color="auto"/>
              <w:bottom w:val="single" w:sz="4" w:space="0" w:color="auto"/>
              <w:right w:val="single" w:sz="4" w:space="0" w:color="auto"/>
            </w:tcBorders>
          </w:tcPr>
          <w:p w14:paraId="5A3B09E2" w14:textId="77777777" w:rsidR="008A652C" w:rsidRDefault="008A652C" w:rsidP="008A652C">
            <w:pPr>
              <w:ind w:firstLine="2"/>
              <w:rPr>
                <w:ins w:id="49" w:author="cy650" w:date="2022-01-13T15:43:00Z"/>
                <w:rFonts w:asciiTheme="minorEastAsia" w:hAnsiTheme="minorEastAsia" w:cs="Times New Roman" w:hint="eastAsia"/>
                <w:szCs w:val="21"/>
              </w:rPr>
            </w:pPr>
            <w:ins w:id="50" w:author="cy650" w:date="2022-01-13T15:43:00Z">
              <w:r>
                <w:rPr>
                  <w:rFonts w:asciiTheme="minorEastAsia" w:hAnsiTheme="minorEastAsia" w:cs="Times New Roman" w:hint="eastAsia"/>
                  <w:szCs w:val="21"/>
                </w:rPr>
                <w:t>网络拓扑链路</w:t>
              </w:r>
            </w:ins>
          </w:p>
        </w:tc>
        <w:tc>
          <w:tcPr>
            <w:tcW w:w="3600" w:type="dxa"/>
            <w:tcBorders>
              <w:top w:val="single" w:sz="4" w:space="0" w:color="auto"/>
              <w:left w:val="single" w:sz="4" w:space="0" w:color="auto"/>
              <w:bottom w:val="single" w:sz="4" w:space="0" w:color="auto"/>
              <w:right w:val="single" w:sz="4" w:space="0" w:color="auto"/>
            </w:tcBorders>
          </w:tcPr>
          <w:p w14:paraId="25F71BBD" w14:textId="77777777" w:rsidR="008A652C" w:rsidRDefault="008A652C" w:rsidP="008A652C">
            <w:pPr>
              <w:ind w:firstLine="2"/>
              <w:rPr>
                <w:ins w:id="51" w:author="cy650" w:date="2022-01-13T15:43:00Z"/>
                <w:rFonts w:asciiTheme="minorEastAsia" w:hAnsiTheme="minorEastAsia" w:hint="eastAsia"/>
                <w:sz w:val="21"/>
                <w:szCs w:val="21"/>
              </w:rPr>
            </w:pPr>
            <w:ins w:id="52" w:author="cy650" w:date="2022-01-13T15:43:00Z">
              <w:r>
                <w:rPr>
                  <w:rFonts w:asciiTheme="minorEastAsia" w:hAnsiTheme="minorEastAsia" w:hint="eastAsia"/>
                  <w:sz w:val="21"/>
                  <w:szCs w:val="21"/>
                </w:rPr>
                <w:t>描述全局网络拓扑链路的标识及属性</w:t>
              </w:r>
            </w:ins>
          </w:p>
        </w:tc>
        <w:tc>
          <w:tcPr>
            <w:tcW w:w="1831" w:type="dxa"/>
            <w:tcBorders>
              <w:top w:val="single" w:sz="4" w:space="0" w:color="auto"/>
              <w:left w:val="single" w:sz="4" w:space="0" w:color="auto"/>
              <w:bottom w:val="single" w:sz="4" w:space="0" w:color="auto"/>
              <w:right w:val="single" w:sz="4" w:space="0" w:color="auto"/>
            </w:tcBorders>
          </w:tcPr>
          <w:p w14:paraId="13EFE613" w14:textId="77777777" w:rsidR="008A652C" w:rsidRDefault="008A652C" w:rsidP="008A652C">
            <w:pPr>
              <w:rPr>
                <w:ins w:id="53" w:author="cy650" w:date="2022-01-13T15:43:00Z"/>
                <w:rFonts w:asciiTheme="minorEastAsia" w:hAnsiTheme="minorEastAsia" w:cs="Times New Roman" w:hint="eastAsia"/>
                <w:szCs w:val="21"/>
              </w:rPr>
            </w:pPr>
            <w:ins w:id="54" w:author="cy650" w:date="2022-01-13T15:43:00Z">
              <w:r>
                <w:rPr>
                  <w:rFonts w:asciiTheme="minorEastAsia" w:hAnsiTheme="minorEastAsia" w:cs="Times New Roman" w:hint="eastAsia"/>
                  <w:szCs w:val="21"/>
                </w:rPr>
                <w:t>对象类型</w:t>
              </w:r>
              <w:r>
                <w:commentReference w:id="55"/>
              </w:r>
            </w:ins>
          </w:p>
        </w:tc>
      </w:tr>
    </w:tbl>
    <w:p w14:paraId="1BC437A6"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2</w:t>
      </w:r>
      <w:r>
        <w:rPr>
          <w:rFonts w:asciiTheme="minorEastAsia" w:hAnsiTheme="minorEastAsia" w:cs="Times New Roman"/>
          <w:b/>
          <w:sz w:val="24"/>
          <w:szCs w:val="24"/>
          <w:lang w:val="en-GB"/>
        </w:rPr>
        <w:t>）</w:t>
      </w:r>
      <w:r>
        <w:rPr>
          <w:rFonts w:asciiTheme="minorEastAsia" w:hAnsiTheme="minorEastAsia" w:cs="Times New Roman" w:hint="eastAsia"/>
          <w:b/>
          <w:sz w:val="24"/>
          <w:szCs w:val="24"/>
        </w:rPr>
        <w:t>网络切片子网</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Network_Slice_Subnet</w:t>
      </w:r>
      <w:proofErr w:type="spellEnd"/>
      <w:r>
        <w:rPr>
          <w:rFonts w:asciiTheme="minorEastAsia" w:hAnsiTheme="minorEastAsia" w:cs="Times New Roman"/>
          <w:b/>
          <w:sz w:val="24"/>
          <w:szCs w:val="24"/>
          <w:lang w:val="en-GB"/>
        </w:rPr>
        <w:t>)</w:t>
      </w:r>
    </w:p>
    <w:p w14:paraId="51978B2F"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lastRenderedPageBreak/>
        <w:t>表示</w:t>
      </w:r>
      <w:r>
        <w:rPr>
          <w:rFonts w:asciiTheme="minorEastAsia" w:hAnsiTheme="minorEastAsia" w:cs="Times New Roman" w:hint="eastAsia"/>
          <w:sz w:val="24"/>
          <w:szCs w:val="24"/>
        </w:rPr>
        <w:t>切片网络划分的一个虚拟子网管理对象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包含在实际物理网络上虚拟出的具有隔离性的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通道</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3DC36689"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-2网络切片子网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41A67283"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0C417528"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46383BC6"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7659F644"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744978A6"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3600EC36"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983EF52"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n</w:t>
            </w:r>
            <w:r>
              <w:rPr>
                <w:rFonts w:ascii="Times New Roman" w:hAnsi="Times New Roman" w:cs="Times New Roman"/>
                <w:color w:val="000000" w:themeColor="text1"/>
              </w:rPr>
              <w:t>s</w:t>
            </w:r>
            <w:r>
              <w:rPr>
                <w:rFonts w:ascii="Times New Roman" w:hAnsi="Times New Roman" w:cs="Times New Roman" w:hint="eastAsia"/>
                <w:color w:val="000000" w:themeColor="text1"/>
              </w:rPr>
              <w:t>sTemplate</w:t>
            </w:r>
            <w:proofErr w:type="spellEnd"/>
          </w:p>
        </w:tc>
        <w:tc>
          <w:tcPr>
            <w:tcW w:w="1564" w:type="dxa"/>
            <w:tcBorders>
              <w:top w:val="single" w:sz="4" w:space="0" w:color="auto"/>
              <w:left w:val="single" w:sz="4" w:space="0" w:color="auto"/>
              <w:bottom w:val="single" w:sz="4" w:space="0" w:color="auto"/>
              <w:right w:val="single" w:sz="4" w:space="0" w:color="auto"/>
            </w:tcBorders>
          </w:tcPr>
          <w:p w14:paraId="4580ED90" w14:textId="77777777"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网络切片子网模板</w:t>
            </w:r>
          </w:p>
        </w:tc>
        <w:tc>
          <w:tcPr>
            <w:tcW w:w="3600" w:type="dxa"/>
            <w:tcBorders>
              <w:top w:val="single" w:sz="4" w:space="0" w:color="auto"/>
              <w:left w:val="single" w:sz="4" w:space="0" w:color="auto"/>
              <w:bottom w:val="single" w:sz="4" w:space="0" w:color="auto"/>
              <w:right w:val="single" w:sz="4" w:space="0" w:color="auto"/>
            </w:tcBorders>
          </w:tcPr>
          <w:p w14:paraId="7E267FCE"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表示子网实例化时所使用的子网模板</w:t>
            </w:r>
          </w:p>
        </w:tc>
        <w:tc>
          <w:tcPr>
            <w:tcW w:w="1831" w:type="dxa"/>
            <w:tcBorders>
              <w:top w:val="single" w:sz="4" w:space="0" w:color="auto"/>
              <w:left w:val="single" w:sz="4" w:space="0" w:color="auto"/>
              <w:bottom w:val="single" w:sz="4" w:space="0" w:color="auto"/>
              <w:right w:val="single" w:sz="4" w:space="0" w:color="auto"/>
            </w:tcBorders>
          </w:tcPr>
          <w:p w14:paraId="26020184"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14:paraId="2D4E1A38"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C72A37D"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ns</w:t>
            </w:r>
            <w:r>
              <w:rPr>
                <w:rFonts w:ascii="Times New Roman" w:hAnsi="Times New Roman" w:cs="Times New Roman" w:hint="eastAsia"/>
                <w:color w:val="000000" w:themeColor="text1"/>
              </w:rPr>
              <w:t>sInstances</w:t>
            </w:r>
            <w:proofErr w:type="spellEnd"/>
          </w:p>
        </w:tc>
        <w:tc>
          <w:tcPr>
            <w:tcW w:w="1564" w:type="dxa"/>
            <w:tcBorders>
              <w:top w:val="single" w:sz="4" w:space="0" w:color="auto"/>
              <w:left w:val="single" w:sz="4" w:space="0" w:color="auto"/>
              <w:bottom w:val="single" w:sz="4" w:space="0" w:color="auto"/>
              <w:right w:val="single" w:sz="4" w:space="0" w:color="auto"/>
            </w:tcBorders>
          </w:tcPr>
          <w:p w14:paraId="34F6E461"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网络切片子网实例</w:t>
            </w:r>
          </w:p>
        </w:tc>
        <w:tc>
          <w:tcPr>
            <w:tcW w:w="3600" w:type="dxa"/>
            <w:tcBorders>
              <w:top w:val="single" w:sz="4" w:space="0" w:color="auto"/>
              <w:left w:val="single" w:sz="4" w:space="0" w:color="auto"/>
              <w:bottom w:val="single" w:sz="4" w:space="0" w:color="auto"/>
              <w:right w:val="single" w:sz="4" w:space="0" w:color="auto"/>
            </w:tcBorders>
          </w:tcPr>
          <w:p w14:paraId="7EA41B47"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存储已经创建的网络切片子网实例对象。</w:t>
            </w:r>
          </w:p>
        </w:tc>
        <w:tc>
          <w:tcPr>
            <w:tcW w:w="1831" w:type="dxa"/>
            <w:tcBorders>
              <w:top w:val="single" w:sz="4" w:space="0" w:color="auto"/>
              <w:left w:val="single" w:sz="4" w:space="0" w:color="auto"/>
              <w:bottom w:val="single" w:sz="4" w:space="0" w:color="auto"/>
              <w:right w:val="single" w:sz="4" w:space="0" w:color="auto"/>
            </w:tcBorders>
          </w:tcPr>
          <w:p w14:paraId="78B75BEA"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字符串列表</w:t>
            </w:r>
          </w:p>
        </w:tc>
      </w:tr>
      <w:tr w:rsidR="00A33298" w14:paraId="2FB75DDA"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85093B6"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channels</w:t>
            </w:r>
          </w:p>
        </w:tc>
        <w:tc>
          <w:tcPr>
            <w:tcW w:w="1564" w:type="dxa"/>
            <w:tcBorders>
              <w:top w:val="single" w:sz="4" w:space="0" w:color="auto"/>
              <w:left w:val="single" w:sz="4" w:space="0" w:color="auto"/>
              <w:bottom w:val="single" w:sz="4" w:space="0" w:color="auto"/>
              <w:right w:val="single" w:sz="4" w:space="0" w:color="auto"/>
            </w:tcBorders>
          </w:tcPr>
          <w:p w14:paraId="363F7DE4" w14:textId="77777777" w:rsidR="00A33298" w:rsidRDefault="00221EDB">
            <w:pPr>
              <w:ind w:firstLine="2"/>
              <w:rPr>
                <w:rFonts w:asciiTheme="minorEastAsia" w:hAnsiTheme="minorEastAsia" w:cs="Times New Roman"/>
                <w:szCs w:val="21"/>
              </w:rPr>
            </w:pPr>
            <w:proofErr w:type="spellStart"/>
            <w:r>
              <w:rPr>
                <w:rFonts w:asciiTheme="minorEastAsia" w:hAnsiTheme="minorEastAsia" w:cs="Times New Roman" w:hint="eastAsia"/>
                <w:szCs w:val="21"/>
              </w:rPr>
              <w:t>FlexE</w:t>
            </w:r>
            <w:proofErr w:type="spellEnd"/>
            <w:r>
              <w:rPr>
                <w:rFonts w:asciiTheme="minorEastAsia" w:hAnsiTheme="minorEastAsia" w:cs="Times New Roman" w:hint="eastAsia"/>
                <w:szCs w:val="21"/>
              </w:rPr>
              <w:t>通道列表</w:t>
            </w:r>
          </w:p>
        </w:tc>
        <w:tc>
          <w:tcPr>
            <w:tcW w:w="3600" w:type="dxa"/>
            <w:tcBorders>
              <w:top w:val="single" w:sz="4" w:space="0" w:color="auto"/>
              <w:left w:val="single" w:sz="4" w:space="0" w:color="auto"/>
              <w:bottom w:val="single" w:sz="4" w:space="0" w:color="auto"/>
              <w:right w:val="single" w:sz="4" w:space="0" w:color="auto"/>
            </w:tcBorders>
          </w:tcPr>
          <w:p w14:paraId="3CCD6653"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记录网络切片子网对象包含的</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2EDB5778"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字符串列表</w:t>
            </w:r>
          </w:p>
        </w:tc>
      </w:tr>
    </w:tbl>
    <w:p w14:paraId="28984412"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3</w:t>
      </w:r>
      <w:r>
        <w:rPr>
          <w:rFonts w:asciiTheme="minorEastAsia" w:hAnsiTheme="minorEastAsia" w:cs="Times New Roman"/>
          <w:b/>
          <w:sz w:val="24"/>
          <w:szCs w:val="24"/>
          <w:lang w:val="en-GB"/>
        </w:rPr>
        <w:t>）</w:t>
      </w:r>
      <w:r>
        <w:rPr>
          <w:rFonts w:asciiTheme="minorEastAsia" w:hAnsiTheme="minorEastAsia" w:cs="Times New Roman" w:hint="eastAsia"/>
          <w:b/>
          <w:sz w:val="24"/>
          <w:szCs w:val="24"/>
        </w:rPr>
        <w:t>切片特征</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Characteristics_Of_Slice</w:t>
      </w:r>
      <w:proofErr w:type="spellEnd"/>
      <w:r>
        <w:rPr>
          <w:rFonts w:asciiTheme="minorEastAsia" w:hAnsiTheme="minorEastAsia" w:cs="Times New Roman"/>
          <w:b/>
          <w:sz w:val="24"/>
          <w:szCs w:val="24"/>
          <w:lang w:val="en-GB"/>
        </w:rPr>
        <w:t>)</w:t>
      </w:r>
    </w:p>
    <w:p w14:paraId="74783224"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切片网络子网的特征</w:t>
      </w:r>
      <w:r>
        <w:rPr>
          <w:rFonts w:asciiTheme="minorEastAsia" w:hAnsiTheme="minorEastAsia" w:cs="Times New Roman"/>
          <w:sz w:val="24"/>
          <w:szCs w:val="24"/>
          <w:lang w:val="en-GB"/>
        </w:rPr>
        <w:t>，</w:t>
      </w:r>
      <w:r>
        <w:rPr>
          <w:rFonts w:asciiTheme="minorEastAsia" w:hAnsiTheme="minorEastAsia" w:cs="Times New Roman" w:hint="eastAsia"/>
          <w:sz w:val="24"/>
          <w:szCs w:val="24"/>
        </w:rPr>
        <w:t>用于存储记录切片资源的特征信息等参数</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4228737B"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-3切片特征</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24DE8460"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24E31ECF"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3821BEF8"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01A80CC9"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26FF2295"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158DD5BE"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789187A"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resourceIsolationLevel</w:t>
            </w:r>
            <w:proofErr w:type="spellEnd"/>
          </w:p>
        </w:tc>
        <w:tc>
          <w:tcPr>
            <w:tcW w:w="1564" w:type="dxa"/>
            <w:tcBorders>
              <w:top w:val="single" w:sz="4" w:space="0" w:color="auto"/>
              <w:left w:val="single" w:sz="4" w:space="0" w:color="auto"/>
              <w:bottom w:val="single" w:sz="4" w:space="0" w:color="auto"/>
              <w:right w:val="single" w:sz="4" w:space="0" w:color="auto"/>
            </w:tcBorders>
          </w:tcPr>
          <w:p w14:paraId="317CC7FE" w14:textId="77777777"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资源隔离等级</w:t>
            </w:r>
          </w:p>
        </w:tc>
        <w:tc>
          <w:tcPr>
            <w:tcW w:w="3600" w:type="dxa"/>
            <w:tcBorders>
              <w:top w:val="single" w:sz="4" w:space="0" w:color="auto"/>
              <w:left w:val="single" w:sz="4" w:space="0" w:color="auto"/>
              <w:bottom w:val="single" w:sz="4" w:space="0" w:color="auto"/>
              <w:right w:val="single" w:sz="4" w:space="0" w:color="auto"/>
            </w:tcBorders>
          </w:tcPr>
          <w:p w14:paraId="1B1117EE"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隔离等级至少包括三个：</w:t>
            </w:r>
          </w:p>
          <w:p w14:paraId="79CFCD94" w14:textId="77777777"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独享硬切片</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340E8D3B" w14:textId="77777777"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共享集客硬切片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p w14:paraId="2D4CE63A" w14:textId="77777777" w:rsidR="00A33298" w:rsidRDefault="00221EDB">
            <w:pPr>
              <w:numPr>
                <w:ilvl w:val="0"/>
                <w:numId w:val="38"/>
              </w:numPr>
              <w:ind w:firstLine="2"/>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共享大网切片</w:t>
            </w:r>
            <w:r>
              <w:rPr>
                <w:rFonts w:ascii="Times New Roman" w:eastAsia="宋体" w:hAnsi="Times New Roman" w:cs="Times New Roman" w:hint="eastAsia"/>
                <w:color w:val="000000" w:themeColor="text1"/>
              </w:rPr>
              <w:t>+VPN</w:t>
            </w:r>
            <w:r>
              <w:rPr>
                <w:rFonts w:ascii="Times New Roman" w:eastAsia="宋体" w:hAnsi="Times New Roman" w:cs="Times New Roman" w:hint="eastAsia"/>
                <w:color w:val="000000" w:themeColor="text1"/>
              </w:rPr>
              <w:t>隔离</w:t>
            </w:r>
            <w:r>
              <w:rPr>
                <w:rFonts w:ascii="Times New Roman" w:eastAsia="宋体" w:hAnsi="Times New Roman" w:cs="Times New Roman" w:hint="eastAsia"/>
                <w:color w:val="000000" w:themeColor="text1"/>
              </w:rPr>
              <w:t>-</w:t>
            </w:r>
            <w:r>
              <w:rPr>
                <w:rFonts w:ascii="Times New Roman" w:eastAsia="宋体" w:hAnsi="Times New Roman" w:cs="Times New Roman" w:hint="eastAsia"/>
                <w:color w:val="000000" w:themeColor="text1"/>
              </w:rPr>
              <w:t>独立</w:t>
            </w:r>
            <w:r>
              <w:rPr>
                <w:rFonts w:ascii="Times New Roman" w:eastAsia="宋体" w:hAnsi="Times New Roman" w:cs="Times New Roman" w:hint="eastAsia"/>
                <w:color w:val="000000" w:themeColor="text1"/>
              </w:rPr>
              <w:t>VLAN ID</w:t>
            </w:r>
          </w:p>
        </w:tc>
        <w:tc>
          <w:tcPr>
            <w:tcW w:w="1831" w:type="dxa"/>
            <w:tcBorders>
              <w:top w:val="single" w:sz="4" w:space="0" w:color="auto"/>
              <w:left w:val="single" w:sz="4" w:space="0" w:color="auto"/>
              <w:bottom w:val="single" w:sz="4" w:space="0" w:color="auto"/>
              <w:right w:val="single" w:sz="4" w:space="0" w:color="auto"/>
            </w:tcBorders>
          </w:tcPr>
          <w:p w14:paraId="7A291815"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346A309A"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D4D9417"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latency</w:t>
            </w:r>
          </w:p>
        </w:tc>
        <w:tc>
          <w:tcPr>
            <w:tcW w:w="1564" w:type="dxa"/>
            <w:tcBorders>
              <w:top w:val="single" w:sz="4" w:space="0" w:color="auto"/>
              <w:left w:val="single" w:sz="4" w:space="0" w:color="auto"/>
              <w:bottom w:val="single" w:sz="4" w:space="0" w:color="auto"/>
              <w:right w:val="single" w:sz="4" w:space="0" w:color="auto"/>
            </w:tcBorders>
          </w:tcPr>
          <w:p w14:paraId="24372DCB"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时延，单位(us)</w:t>
            </w:r>
          </w:p>
        </w:tc>
        <w:tc>
          <w:tcPr>
            <w:tcW w:w="3600" w:type="dxa"/>
            <w:tcBorders>
              <w:top w:val="single" w:sz="4" w:space="0" w:color="auto"/>
              <w:left w:val="single" w:sz="4" w:space="0" w:color="auto"/>
              <w:bottom w:val="single" w:sz="4" w:space="0" w:color="auto"/>
              <w:right w:val="single" w:sz="4" w:space="0" w:color="auto"/>
            </w:tcBorders>
          </w:tcPr>
          <w:p w14:paraId="73E48CE6"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切片网络的时延。</w:t>
            </w:r>
          </w:p>
        </w:tc>
        <w:tc>
          <w:tcPr>
            <w:tcW w:w="1831" w:type="dxa"/>
            <w:tcBorders>
              <w:top w:val="single" w:sz="4" w:space="0" w:color="auto"/>
              <w:left w:val="single" w:sz="4" w:space="0" w:color="auto"/>
              <w:bottom w:val="single" w:sz="4" w:space="0" w:color="auto"/>
              <w:right w:val="single" w:sz="4" w:space="0" w:color="auto"/>
            </w:tcBorders>
          </w:tcPr>
          <w:p w14:paraId="21FE50B0"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14:paraId="17FA95A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8D7546B"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jitter</w:t>
            </w:r>
          </w:p>
        </w:tc>
        <w:tc>
          <w:tcPr>
            <w:tcW w:w="1564" w:type="dxa"/>
            <w:tcBorders>
              <w:top w:val="single" w:sz="4" w:space="0" w:color="auto"/>
              <w:left w:val="single" w:sz="4" w:space="0" w:color="auto"/>
              <w:bottom w:val="single" w:sz="4" w:space="0" w:color="auto"/>
              <w:right w:val="single" w:sz="4" w:space="0" w:color="auto"/>
            </w:tcBorders>
          </w:tcPr>
          <w:p w14:paraId="27CE69DC"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抖动，单位(us)</w:t>
            </w:r>
          </w:p>
        </w:tc>
        <w:tc>
          <w:tcPr>
            <w:tcW w:w="3600" w:type="dxa"/>
            <w:tcBorders>
              <w:top w:val="single" w:sz="4" w:space="0" w:color="auto"/>
              <w:left w:val="single" w:sz="4" w:space="0" w:color="auto"/>
              <w:bottom w:val="single" w:sz="4" w:space="0" w:color="auto"/>
              <w:right w:val="single" w:sz="4" w:space="0" w:color="auto"/>
            </w:tcBorders>
          </w:tcPr>
          <w:p w14:paraId="34BFE05C"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切片网络的抖动。</w:t>
            </w:r>
          </w:p>
        </w:tc>
        <w:tc>
          <w:tcPr>
            <w:tcW w:w="1831" w:type="dxa"/>
            <w:tcBorders>
              <w:top w:val="single" w:sz="4" w:space="0" w:color="auto"/>
              <w:left w:val="single" w:sz="4" w:space="0" w:color="auto"/>
              <w:bottom w:val="single" w:sz="4" w:space="0" w:color="auto"/>
              <w:right w:val="single" w:sz="4" w:space="0" w:color="auto"/>
            </w:tcBorders>
          </w:tcPr>
          <w:p w14:paraId="400EEF2E"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14:paraId="5F7918B0"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34CB8C9"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bandwidth</w:t>
            </w:r>
          </w:p>
        </w:tc>
        <w:tc>
          <w:tcPr>
            <w:tcW w:w="1564" w:type="dxa"/>
            <w:tcBorders>
              <w:top w:val="single" w:sz="4" w:space="0" w:color="auto"/>
              <w:left w:val="single" w:sz="4" w:space="0" w:color="auto"/>
              <w:bottom w:val="single" w:sz="4" w:space="0" w:color="auto"/>
              <w:right w:val="single" w:sz="4" w:space="0" w:color="auto"/>
            </w:tcBorders>
          </w:tcPr>
          <w:p w14:paraId="3159AD92"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带宽，单位(Kbps)</w:t>
            </w:r>
          </w:p>
        </w:tc>
        <w:tc>
          <w:tcPr>
            <w:tcW w:w="3600" w:type="dxa"/>
            <w:tcBorders>
              <w:top w:val="single" w:sz="4" w:space="0" w:color="auto"/>
              <w:left w:val="single" w:sz="4" w:space="0" w:color="auto"/>
              <w:bottom w:val="single" w:sz="4" w:space="0" w:color="auto"/>
              <w:right w:val="single" w:sz="4" w:space="0" w:color="auto"/>
            </w:tcBorders>
          </w:tcPr>
          <w:p w14:paraId="58647682"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切片网络的带宽。</w:t>
            </w:r>
          </w:p>
        </w:tc>
        <w:tc>
          <w:tcPr>
            <w:tcW w:w="1831" w:type="dxa"/>
            <w:tcBorders>
              <w:top w:val="single" w:sz="4" w:space="0" w:color="auto"/>
              <w:left w:val="single" w:sz="4" w:space="0" w:color="auto"/>
              <w:bottom w:val="single" w:sz="4" w:space="0" w:color="auto"/>
              <w:right w:val="single" w:sz="4" w:space="0" w:color="auto"/>
            </w:tcBorders>
          </w:tcPr>
          <w:p w14:paraId="21233A1C"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14:paraId="4734636D"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43B513F2"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packetLossRate</w:t>
            </w:r>
            <w:proofErr w:type="spellEnd"/>
          </w:p>
        </w:tc>
        <w:tc>
          <w:tcPr>
            <w:tcW w:w="1564" w:type="dxa"/>
            <w:tcBorders>
              <w:top w:val="single" w:sz="4" w:space="0" w:color="auto"/>
              <w:left w:val="single" w:sz="4" w:space="0" w:color="auto"/>
              <w:bottom w:val="single" w:sz="4" w:space="0" w:color="auto"/>
              <w:right w:val="single" w:sz="4" w:space="0" w:color="auto"/>
            </w:tcBorders>
          </w:tcPr>
          <w:p w14:paraId="14CAF5FF"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丢包率</w:t>
            </w:r>
          </w:p>
        </w:tc>
        <w:tc>
          <w:tcPr>
            <w:tcW w:w="3600" w:type="dxa"/>
            <w:tcBorders>
              <w:top w:val="single" w:sz="4" w:space="0" w:color="auto"/>
              <w:left w:val="single" w:sz="4" w:space="0" w:color="auto"/>
              <w:bottom w:val="single" w:sz="4" w:space="0" w:color="auto"/>
              <w:right w:val="single" w:sz="4" w:space="0" w:color="auto"/>
            </w:tcBorders>
          </w:tcPr>
          <w:p w14:paraId="494BEB43" w14:textId="77777777" w:rsidR="00A33298" w:rsidRDefault="00221EDB">
            <w:pPr>
              <w:ind w:firstLine="2"/>
              <w:rPr>
                <w:rFonts w:asciiTheme="minorEastAsia" w:hAnsiTheme="minorEastAsia"/>
                <w:sz w:val="21"/>
                <w:szCs w:val="21"/>
              </w:rPr>
            </w:pPr>
            <w:r>
              <w:rPr>
                <w:rFonts w:ascii="Times New Roman" w:hAnsi="Times New Roman" w:cs="Times New Roman" w:hint="eastAsia"/>
                <w:color w:val="000000" w:themeColor="text1"/>
              </w:rPr>
              <w:t>丢包率要求</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如</w:t>
            </w:r>
            <w:r>
              <w:rPr>
                <w:rFonts w:ascii="Times New Roman" w:hAnsi="Times New Roman" w:cs="Times New Roman" w:hint="eastAsia"/>
                <w:color w:val="000000" w:themeColor="text1"/>
              </w:rPr>
              <w:t>0.1%</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008D48F4"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14:paraId="0CF3B2A8"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FD71B93"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lastRenderedPageBreak/>
              <w:t>reliablity</w:t>
            </w:r>
            <w:proofErr w:type="spellEnd"/>
          </w:p>
        </w:tc>
        <w:tc>
          <w:tcPr>
            <w:tcW w:w="1564" w:type="dxa"/>
            <w:tcBorders>
              <w:top w:val="single" w:sz="4" w:space="0" w:color="auto"/>
              <w:left w:val="single" w:sz="4" w:space="0" w:color="auto"/>
              <w:bottom w:val="single" w:sz="4" w:space="0" w:color="auto"/>
              <w:right w:val="single" w:sz="4" w:space="0" w:color="auto"/>
            </w:tcBorders>
          </w:tcPr>
          <w:p w14:paraId="3A49A694"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服务可靠性</w:t>
            </w:r>
          </w:p>
        </w:tc>
        <w:tc>
          <w:tcPr>
            <w:tcW w:w="3600" w:type="dxa"/>
            <w:tcBorders>
              <w:top w:val="single" w:sz="4" w:space="0" w:color="auto"/>
              <w:left w:val="single" w:sz="4" w:space="0" w:color="auto"/>
              <w:bottom w:val="single" w:sz="4" w:space="0" w:color="auto"/>
              <w:right w:val="single" w:sz="4" w:space="0" w:color="auto"/>
            </w:tcBorders>
          </w:tcPr>
          <w:p w14:paraId="36883CE1"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服务可靠性，例如：</w:t>
            </w:r>
            <w:r>
              <w:rPr>
                <w:rFonts w:ascii="Times New Roman" w:hAnsi="Times New Roman" w:cs="Times New Roman" w:hint="eastAsia"/>
                <w:color w:val="000000" w:themeColor="text1"/>
              </w:rPr>
              <w:t>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99.999%</w:t>
            </w:r>
          </w:p>
        </w:tc>
        <w:tc>
          <w:tcPr>
            <w:tcW w:w="1831" w:type="dxa"/>
            <w:tcBorders>
              <w:top w:val="single" w:sz="4" w:space="0" w:color="auto"/>
              <w:left w:val="single" w:sz="4" w:space="0" w:color="auto"/>
              <w:bottom w:val="single" w:sz="4" w:space="0" w:color="auto"/>
              <w:right w:val="single" w:sz="4" w:space="0" w:color="auto"/>
            </w:tcBorders>
          </w:tcPr>
          <w:p w14:paraId="239457A9"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r w:rsidR="00A33298" w14:paraId="321E6942"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C199CB6"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user</w:t>
            </w:r>
          </w:p>
        </w:tc>
        <w:tc>
          <w:tcPr>
            <w:tcW w:w="1564" w:type="dxa"/>
            <w:tcBorders>
              <w:top w:val="single" w:sz="4" w:space="0" w:color="auto"/>
              <w:left w:val="single" w:sz="4" w:space="0" w:color="auto"/>
              <w:bottom w:val="single" w:sz="4" w:space="0" w:color="auto"/>
              <w:right w:val="single" w:sz="4" w:space="0" w:color="auto"/>
            </w:tcBorders>
          </w:tcPr>
          <w:p w14:paraId="7D9DEF78"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切片用户</w:t>
            </w:r>
          </w:p>
        </w:tc>
        <w:tc>
          <w:tcPr>
            <w:tcW w:w="3600" w:type="dxa"/>
            <w:tcBorders>
              <w:top w:val="single" w:sz="4" w:space="0" w:color="auto"/>
              <w:left w:val="single" w:sz="4" w:space="0" w:color="auto"/>
              <w:bottom w:val="single" w:sz="4" w:space="0" w:color="auto"/>
              <w:right w:val="single" w:sz="4" w:space="0" w:color="auto"/>
            </w:tcBorders>
          </w:tcPr>
          <w:p w14:paraId="2EF8CA74"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切片从属使用者信息。</w:t>
            </w:r>
          </w:p>
        </w:tc>
        <w:tc>
          <w:tcPr>
            <w:tcW w:w="1831" w:type="dxa"/>
            <w:tcBorders>
              <w:top w:val="single" w:sz="4" w:space="0" w:color="auto"/>
              <w:left w:val="single" w:sz="4" w:space="0" w:color="auto"/>
              <w:bottom w:val="single" w:sz="4" w:space="0" w:color="auto"/>
              <w:right w:val="single" w:sz="4" w:space="0" w:color="auto"/>
            </w:tcBorders>
          </w:tcPr>
          <w:p w14:paraId="197B815C"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07B48AA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3B8E3B7"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authority</w:t>
            </w:r>
          </w:p>
        </w:tc>
        <w:tc>
          <w:tcPr>
            <w:tcW w:w="1564" w:type="dxa"/>
            <w:tcBorders>
              <w:top w:val="single" w:sz="4" w:space="0" w:color="auto"/>
              <w:left w:val="single" w:sz="4" w:space="0" w:color="auto"/>
              <w:bottom w:val="single" w:sz="4" w:space="0" w:color="auto"/>
              <w:right w:val="single" w:sz="4" w:space="0" w:color="auto"/>
            </w:tcBorders>
          </w:tcPr>
          <w:p w14:paraId="7704BC0B"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切片权限</w:t>
            </w:r>
          </w:p>
        </w:tc>
        <w:tc>
          <w:tcPr>
            <w:tcW w:w="3600" w:type="dxa"/>
            <w:tcBorders>
              <w:top w:val="single" w:sz="4" w:space="0" w:color="auto"/>
              <w:left w:val="single" w:sz="4" w:space="0" w:color="auto"/>
              <w:bottom w:val="single" w:sz="4" w:space="0" w:color="auto"/>
              <w:right w:val="single" w:sz="4" w:space="0" w:color="auto"/>
            </w:tcBorders>
          </w:tcPr>
          <w:p w14:paraId="0BAEE6AA"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切片权限信息。</w:t>
            </w:r>
          </w:p>
        </w:tc>
        <w:tc>
          <w:tcPr>
            <w:tcW w:w="1831" w:type="dxa"/>
            <w:tcBorders>
              <w:top w:val="single" w:sz="4" w:space="0" w:color="auto"/>
              <w:left w:val="single" w:sz="4" w:space="0" w:color="auto"/>
              <w:bottom w:val="single" w:sz="4" w:space="0" w:color="auto"/>
              <w:right w:val="single" w:sz="4" w:space="0" w:color="auto"/>
            </w:tcBorders>
          </w:tcPr>
          <w:p w14:paraId="4FD3B431"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字符串</w:t>
            </w:r>
          </w:p>
        </w:tc>
      </w:tr>
    </w:tbl>
    <w:p w14:paraId="3436F943"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4</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设备</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FlexE_Devices</w:t>
      </w:r>
      <w:proofErr w:type="spellEnd"/>
      <w:r>
        <w:rPr>
          <w:rFonts w:asciiTheme="minorEastAsia" w:hAnsiTheme="minorEastAsia" w:cs="Times New Roman"/>
          <w:b/>
          <w:sz w:val="24"/>
          <w:szCs w:val="24"/>
          <w:lang w:val="en-GB"/>
        </w:rPr>
        <w:t>)</w:t>
      </w:r>
    </w:p>
    <w:p w14:paraId="3C0550B6" w14:textId="77777777" w:rsidR="00A33298" w:rsidRDefault="00221EDB">
      <w:pPr>
        <w:spacing w:line="360" w:lineRule="auto"/>
        <w:ind w:firstLine="480"/>
        <w:jc w:val="both"/>
        <w:rPr>
          <w:rFonts w:asciiTheme="minorEastAsia" w:hAnsiTheme="minorEastAsia" w:cs="Times New Roman"/>
          <w:sz w:val="24"/>
          <w:szCs w:val="24"/>
        </w:rPr>
      </w:pPr>
      <w:r>
        <w:rPr>
          <w:rFonts w:asciiTheme="minorEastAsia" w:hAnsiTheme="minorEastAsia" w:cs="Times New Roman" w:hint="eastAsia"/>
          <w:sz w:val="24"/>
          <w:szCs w:val="24"/>
          <w:lang w:val="en-GB"/>
        </w:rPr>
        <w:t>表示</w:t>
      </w:r>
      <w:r>
        <w:rPr>
          <w:rFonts w:asciiTheme="minorEastAsia" w:hAnsiTheme="minorEastAsia" w:cs="Times New Roman" w:hint="eastAsia"/>
          <w:sz w:val="24"/>
          <w:szCs w:val="24"/>
        </w:rPr>
        <w:t>网络中的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设备管理对象</w:t>
      </w:r>
      <w:r>
        <w:rPr>
          <w:rFonts w:asciiTheme="minorEastAsia" w:hAnsiTheme="minorEastAsia" w:cs="Times New Roman" w:hint="eastAsia"/>
          <w:sz w:val="24"/>
          <w:szCs w:val="24"/>
          <w:lang w:val="en-GB"/>
        </w:rPr>
        <w:t>，</w:t>
      </w:r>
      <w:r>
        <w:rPr>
          <w:rFonts w:asciiTheme="minorEastAsia" w:hAnsiTheme="minorEastAsia" w:cs="Times New Roman" w:hint="eastAsia"/>
          <w:sz w:val="24"/>
          <w:szCs w:val="24"/>
        </w:rPr>
        <w:t>相关的管理对象包括挂载的客户端、</w:t>
      </w:r>
      <w:proofErr w:type="spellStart"/>
      <w:r>
        <w:rPr>
          <w:rFonts w:asciiTheme="minorEastAsia" w:hAnsiTheme="minorEastAsia" w:cs="Times New Roman" w:hint="eastAsia"/>
          <w:sz w:val="24"/>
          <w:szCs w:val="24"/>
        </w:rPr>
        <w:t>FlexEPHY</w:t>
      </w:r>
      <w:proofErr w:type="spellEnd"/>
      <w:r>
        <w:rPr>
          <w:rFonts w:asciiTheme="minorEastAsia" w:hAnsiTheme="minorEastAsia" w:cs="Times New Roman" w:hint="eastAsia"/>
          <w:sz w:val="24"/>
          <w:szCs w:val="24"/>
        </w:rPr>
        <w:t>物理端口组以及虚拟化的时隙分配表等信息</w:t>
      </w:r>
      <w:r>
        <w:rPr>
          <w:rFonts w:asciiTheme="minorEastAsia" w:hAnsiTheme="minorEastAsia" w:cs="Times New Roman" w:hint="eastAsia"/>
          <w:sz w:val="24"/>
          <w:szCs w:val="24"/>
          <w:lang w:val="en-GB"/>
        </w:rPr>
        <w:t>。本管理对象主要属性如下：</w:t>
      </w:r>
    </w:p>
    <w:p w14:paraId="32F639FF"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w:t>
      </w:r>
      <w:proofErr w:type="spellStart"/>
      <w:r>
        <w:rPr>
          <w:rFonts w:ascii="黑体" w:eastAsia="黑体" w:hAnsi="黑体" w:cs="Times New Roman" w:hint="eastAsia"/>
          <w:i w:val="0"/>
          <w:color w:val="000000" w:themeColor="text1"/>
          <w:sz w:val="20"/>
          <w:szCs w:val="20"/>
        </w:rPr>
        <w:t>4</w:t>
      </w:r>
      <w:r>
        <w:rPr>
          <w:rFonts w:asciiTheme="minorEastAsia" w:hAnsiTheme="minorEastAsia" w:cs="Times New Roman" w:hint="eastAsia"/>
          <w:b/>
          <w:i w:val="0"/>
          <w:iCs w:val="0"/>
          <w:color w:val="000000" w:themeColor="text1"/>
          <w:sz w:val="24"/>
          <w:szCs w:val="24"/>
        </w:rPr>
        <w:t>FlexE</w:t>
      </w:r>
      <w:proofErr w:type="spellEnd"/>
      <w:r>
        <w:rPr>
          <w:rFonts w:asciiTheme="minorEastAsia" w:hAnsiTheme="minorEastAsia" w:cs="Times New Roman" w:hint="eastAsia"/>
          <w:b/>
          <w:i w:val="0"/>
          <w:iCs w:val="0"/>
          <w:color w:val="000000" w:themeColor="text1"/>
          <w:sz w:val="24"/>
          <w:szCs w:val="24"/>
        </w:rPr>
        <w:t>设备</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098B4C4A"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2B1BCA59"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642E8296"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67548E8E"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31EDC42A"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147B3327"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FFA5BDE"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unInterface</w:t>
            </w:r>
            <w:proofErr w:type="spellEnd"/>
          </w:p>
        </w:tc>
        <w:tc>
          <w:tcPr>
            <w:tcW w:w="1564" w:type="dxa"/>
            <w:tcBorders>
              <w:top w:val="single" w:sz="4" w:space="0" w:color="auto"/>
              <w:left w:val="single" w:sz="4" w:space="0" w:color="auto"/>
              <w:bottom w:val="single" w:sz="4" w:space="0" w:color="auto"/>
              <w:right w:val="single" w:sz="4" w:space="0" w:color="auto"/>
            </w:tcBorders>
          </w:tcPr>
          <w:p w14:paraId="02A33B34" w14:textId="77777777" w:rsidR="00A33298" w:rsidRDefault="00221EDB">
            <w:pPr>
              <w:rPr>
                <w:rFonts w:asciiTheme="minorEastAsia" w:hAnsiTheme="minorEastAsia" w:cs="Times New Roman"/>
                <w:szCs w:val="21"/>
              </w:rPr>
            </w:pPr>
            <w:r>
              <w:rPr>
                <w:rFonts w:ascii="Times New Roman" w:hAnsi="Times New Roman" w:cs="Times New Roman"/>
                <w:color w:val="000000" w:themeColor="text1"/>
              </w:rPr>
              <w:t>客户网络接口</w:t>
            </w:r>
          </w:p>
        </w:tc>
        <w:tc>
          <w:tcPr>
            <w:tcW w:w="3600" w:type="dxa"/>
            <w:tcBorders>
              <w:top w:val="single" w:sz="4" w:space="0" w:color="auto"/>
              <w:left w:val="single" w:sz="4" w:space="0" w:color="auto"/>
              <w:bottom w:val="single" w:sz="4" w:space="0" w:color="auto"/>
              <w:right w:val="single" w:sz="4" w:space="0" w:color="auto"/>
            </w:tcBorders>
          </w:tcPr>
          <w:p w14:paraId="4B22EE6A"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用于与</w:t>
            </w:r>
            <w:proofErr w:type="spellStart"/>
            <w:r>
              <w:rPr>
                <w:rFonts w:asciiTheme="minorEastAsia" w:hAnsiTheme="minorEastAsia" w:hint="eastAsia"/>
                <w:sz w:val="21"/>
                <w:szCs w:val="21"/>
              </w:rPr>
              <w:t>FlexEClient</w:t>
            </w:r>
            <w:proofErr w:type="spellEnd"/>
            <w:r>
              <w:rPr>
                <w:rFonts w:asciiTheme="minorEastAsia" w:hAnsiTheme="minorEastAsia" w:hint="eastAsia"/>
                <w:sz w:val="21"/>
                <w:szCs w:val="21"/>
              </w:rPr>
              <w:t>进行网络交互。</w:t>
            </w:r>
          </w:p>
        </w:tc>
        <w:tc>
          <w:tcPr>
            <w:tcW w:w="1831" w:type="dxa"/>
            <w:tcBorders>
              <w:top w:val="single" w:sz="4" w:space="0" w:color="auto"/>
              <w:left w:val="single" w:sz="4" w:space="0" w:color="auto"/>
              <w:bottom w:val="single" w:sz="4" w:space="0" w:color="auto"/>
              <w:right w:val="single" w:sz="4" w:space="0" w:color="auto"/>
            </w:tcBorders>
          </w:tcPr>
          <w:p w14:paraId="16213F04"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14:paraId="758B595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5662992"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nnInterface</w:t>
            </w:r>
            <w:proofErr w:type="spellEnd"/>
          </w:p>
        </w:tc>
        <w:tc>
          <w:tcPr>
            <w:tcW w:w="1564" w:type="dxa"/>
            <w:tcBorders>
              <w:top w:val="single" w:sz="4" w:space="0" w:color="auto"/>
              <w:left w:val="single" w:sz="4" w:space="0" w:color="auto"/>
              <w:bottom w:val="single" w:sz="4" w:space="0" w:color="auto"/>
              <w:right w:val="single" w:sz="4" w:space="0" w:color="auto"/>
            </w:tcBorders>
          </w:tcPr>
          <w:p w14:paraId="4B55AE0A" w14:textId="77777777"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网络网络接口</w:t>
            </w:r>
          </w:p>
        </w:tc>
        <w:tc>
          <w:tcPr>
            <w:tcW w:w="3600" w:type="dxa"/>
            <w:tcBorders>
              <w:top w:val="single" w:sz="4" w:space="0" w:color="auto"/>
              <w:left w:val="single" w:sz="4" w:space="0" w:color="auto"/>
              <w:bottom w:val="single" w:sz="4" w:space="0" w:color="auto"/>
              <w:right w:val="single" w:sz="4" w:space="0" w:color="auto"/>
            </w:tcBorders>
          </w:tcPr>
          <w:p w14:paraId="310293F8"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用于控制</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设备的联网信息。</w:t>
            </w:r>
          </w:p>
        </w:tc>
        <w:tc>
          <w:tcPr>
            <w:tcW w:w="1831" w:type="dxa"/>
            <w:tcBorders>
              <w:top w:val="single" w:sz="4" w:space="0" w:color="auto"/>
              <w:left w:val="single" w:sz="4" w:space="0" w:color="auto"/>
              <w:bottom w:val="single" w:sz="4" w:space="0" w:color="auto"/>
              <w:right w:val="single" w:sz="4" w:space="0" w:color="auto"/>
            </w:tcBorders>
          </w:tcPr>
          <w:p w14:paraId="4AF35EDE"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函数类型</w:t>
            </w:r>
          </w:p>
        </w:tc>
      </w:tr>
      <w:tr w:rsidR="00A33298" w14:paraId="4CDF3A9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DEE5D20"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lang w:val="en-GB"/>
              </w:rPr>
              <w:t>functionStructure</w:t>
            </w:r>
            <w:proofErr w:type="spellEnd"/>
          </w:p>
        </w:tc>
        <w:tc>
          <w:tcPr>
            <w:tcW w:w="1564" w:type="dxa"/>
            <w:tcBorders>
              <w:top w:val="single" w:sz="4" w:space="0" w:color="auto"/>
              <w:left w:val="single" w:sz="4" w:space="0" w:color="auto"/>
              <w:bottom w:val="single" w:sz="4" w:space="0" w:color="auto"/>
              <w:right w:val="single" w:sz="4" w:space="0" w:color="auto"/>
            </w:tcBorders>
          </w:tcPr>
          <w:p w14:paraId="3C7799A0" w14:textId="77777777"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功能结构</w:t>
            </w:r>
          </w:p>
        </w:tc>
        <w:tc>
          <w:tcPr>
            <w:tcW w:w="3600" w:type="dxa"/>
            <w:tcBorders>
              <w:top w:val="single" w:sz="4" w:space="0" w:color="auto"/>
              <w:left w:val="single" w:sz="4" w:space="0" w:color="auto"/>
              <w:bottom w:val="single" w:sz="4" w:space="0" w:color="auto"/>
              <w:right w:val="single" w:sz="4" w:space="0" w:color="auto"/>
            </w:tcBorders>
          </w:tcPr>
          <w:p w14:paraId="534D527C"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包括</w:t>
            </w:r>
            <w:r>
              <w:rPr>
                <w:rFonts w:ascii="Times New Roman" w:hAnsi="Times New Roman" w:cs="Times New Roman"/>
                <w:color w:val="000000" w:themeColor="text1"/>
              </w:rPr>
              <w:t>管理和控制平面</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58624433"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26CF5DBD"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AD84399"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omInterface</w:t>
            </w:r>
            <w:proofErr w:type="spellEnd"/>
          </w:p>
        </w:tc>
        <w:tc>
          <w:tcPr>
            <w:tcW w:w="1564" w:type="dxa"/>
            <w:tcBorders>
              <w:top w:val="single" w:sz="4" w:space="0" w:color="auto"/>
              <w:left w:val="single" w:sz="4" w:space="0" w:color="auto"/>
              <w:bottom w:val="single" w:sz="4" w:space="0" w:color="auto"/>
              <w:right w:val="single" w:sz="4" w:space="0" w:color="auto"/>
            </w:tcBorders>
          </w:tcPr>
          <w:p w14:paraId="45A5FEA7" w14:textId="77777777"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带外管理接口</w:t>
            </w:r>
          </w:p>
        </w:tc>
        <w:tc>
          <w:tcPr>
            <w:tcW w:w="3600" w:type="dxa"/>
            <w:tcBorders>
              <w:top w:val="single" w:sz="4" w:space="0" w:color="auto"/>
              <w:left w:val="single" w:sz="4" w:space="0" w:color="auto"/>
              <w:bottom w:val="single" w:sz="4" w:space="0" w:color="auto"/>
              <w:right w:val="single" w:sz="4" w:space="0" w:color="auto"/>
            </w:tcBorders>
          </w:tcPr>
          <w:p w14:paraId="0C271DBE"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用于设置专门的网管通道</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53ACCA07"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14:paraId="0F6B4000"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C4BE46A"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color w:val="000000" w:themeColor="text1"/>
              </w:rPr>
              <w:t>cInterface</w:t>
            </w:r>
            <w:proofErr w:type="spellEnd"/>
          </w:p>
        </w:tc>
        <w:tc>
          <w:tcPr>
            <w:tcW w:w="1564" w:type="dxa"/>
            <w:tcBorders>
              <w:top w:val="single" w:sz="4" w:space="0" w:color="auto"/>
              <w:left w:val="single" w:sz="4" w:space="0" w:color="auto"/>
              <w:bottom w:val="single" w:sz="4" w:space="0" w:color="auto"/>
              <w:right w:val="single" w:sz="4" w:space="0" w:color="auto"/>
            </w:tcBorders>
          </w:tcPr>
          <w:p w14:paraId="06869EA9" w14:textId="77777777" w:rsidR="00A33298" w:rsidRDefault="00221EDB">
            <w:pPr>
              <w:ind w:firstLine="2"/>
              <w:rPr>
                <w:rFonts w:asciiTheme="minorEastAsia" w:hAnsiTheme="minorEastAsia" w:cs="Times New Roman"/>
                <w:szCs w:val="21"/>
              </w:rPr>
            </w:pPr>
            <w:r>
              <w:rPr>
                <w:rFonts w:ascii="Times New Roman" w:hAnsi="Times New Roman" w:cs="Times New Roman"/>
                <w:color w:val="000000" w:themeColor="text1"/>
              </w:rPr>
              <w:t>控制接口</w:t>
            </w:r>
          </w:p>
        </w:tc>
        <w:tc>
          <w:tcPr>
            <w:tcW w:w="3600" w:type="dxa"/>
            <w:tcBorders>
              <w:top w:val="single" w:sz="4" w:space="0" w:color="auto"/>
              <w:left w:val="single" w:sz="4" w:space="0" w:color="auto"/>
              <w:bottom w:val="single" w:sz="4" w:space="0" w:color="auto"/>
              <w:right w:val="single" w:sz="4" w:space="0" w:color="auto"/>
            </w:tcBorders>
          </w:tcPr>
          <w:p w14:paraId="75817F73"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用于控制管理</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w:t>
            </w:r>
            <w:r>
              <w:rPr>
                <w:rFonts w:asciiTheme="minorEastAsia" w:hAnsiTheme="minor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0403589D"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14:paraId="5CA2F784"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08305F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calendar</w:t>
            </w:r>
          </w:p>
        </w:tc>
        <w:tc>
          <w:tcPr>
            <w:tcW w:w="1564" w:type="dxa"/>
            <w:tcBorders>
              <w:top w:val="single" w:sz="4" w:space="0" w:color="auto"/>
              <w:left w:val="single" w:sz="4" w:space="0" w:color="auto"/>
              <w:bottom w:val="single" w:sz="4" w:space="0" w:color="auto"/>
              <w:right w:val="single" w:sz="4" w:space="0" w:color="auto"/>
            </w:tcBorders>
          </w:tcPr>
          <w:p w14:paraId="5D89610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时序表管理接口</w:t>
            </w:r>
          </w:p>
        </w:tc>
        <w:tc>
          <w:tcPr>
            <w:tcW w:w="3600" w:type="dxa"/>
            <w:tcBorders>
              <w:top w:val="single" w:sz="4" w:space="0" w:color="auto"/>
              <w:left w:val="single" w:sz="4" w:space="0" w:color="auto"/>
              <w:bottom w:val="single" w:sz="4" w:space="0" w:color="auto"/>
              <w:right w:val="single" w:sz="4" w:space="0" w:color="auto"/>
            </w:tcBorders>
          </w:tcPr>
          <w:p w14:paraId="7A5CF4A7"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用于设置时隙分配表。</w:t>
            </w:r>
          </w:p>
        </w:tc>
        <w:tc>
          <w:tcPr>
            <w:tcW w:w="1831" w:type="dxa"/>
            <w:tcBorders>
              <w:top w:val="single" w:sz="4" w:space="0" w:color="auto"/>
              <w:left w:val="single" w:sz="4" w:space="0" w:color="auto"/>
              <w:bottom w:val="single" w:sz="4" w:space="0" w:color="auto"/>
              <w:right w:val="single" w:sz="4" w:space="0" w:color="auto"/>
            </w:tcBorders>
          </w:tcPr>
          <w:p w14:paraId="5B22AF11"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A33298" w14:paraId="5A1C9D78"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2FE62B5"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group</w:t>
            </w:r>
          </w:p>
        </w:tc>
        <w:tc>
          <w:tcPr>
            <w:tcW w:w="1564" w:type="dxa"/>
            <w:tcBorders>
              <w:top w:val="single" w:sz="4" w:space="0" w:color="auto"/>
              <w:left w:val="single" w:sz="4" w:space="0" w:color="auto"/>
              <w:bottom w:val="single" w:sz="4" w:space="0" w:color="auto"/>
              <w:right w:val="single" w:sz="4" w:space="0" w:color="auto"/>
            </w:tcBorders>
          </w:tcPr>
          <w:p w14:paraId="241DBF34"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组管理接口</w:t>
            </w:r>
          </w:p>
        </w:tc>
        <w:tc>
          <w:tcPr>
            <w:tcW w:w="3600" w:type="dxa"/>
            <w:tcBorders>
              <w:top w:val="single" w:sz="4" w:space="0" w:color="auto"/>
              <w:left w:val="single" w:sz="4" w:space="0" w:color="auto"/>
              <w:bottom w:val="single" w:sz="4" w:space="0" w:color="auto"/>
              <w:right w:val="single" w:sz="4" w:space="0" w:color="auto"/>
            </w:tcBorders>
          </w:tcPr>
          <w:p w14:paraId="243CF4B3" w14:textId="77777777" w:rsidR="00A33298" w:rsidRDefault="00221EDB">
            <w:pPr>
              <w:ind w:firstLine="2"/>
              <w:rPr>
                <w:rFonts w:asciiTheme="minorEastAsia" w:hAnsiTheme="minorEastAsia"/>
                <w:sz w:val="21"/>
                <w:szCs w:val="21"/>
              </w:rPr>
            </w:pPr>
            <w:r>
              <w:rPr>
                <w:rFonts w:asciiTheme="minorEastAsia" w:hAnsiTheme="minorEastAsia" w:hint="eastAsia"/>
                <w:sz w:val="21"/>
                <w:szCs w:val="21"/>
              </w:rPr>
              <w:t>用于管理</w:t>
            </w:r>
            <w:proofErr w:type="spellStart"/>
            <w:r>
              <w:rPr>
                <w:rFonts w:asciiTheme="minorEastAsia" w:hAnsiTheme="minorEastAsia" w:hint="eastAsia"/>
                <w:sz w:val="21"/>
                <w:szCs w:val="21"/>
              </w:rPr>
              <w:t>FlexEGroup</w:t>
            </w:r>
            <w:proofErr w:type="spellEnd"/>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51844374" w14:textId="77777777" w:rsidR="00A33298" w:rsidRDefault="00221EDB">
            <w:pPr>
              <w:rPr>
                <w:rFonts w:asciiTheme="minorEastAsia" w:hAnsiTheme="minorEastAsia" w:cs="Times New Roman"/>
                <w:szCs w:val="21"/>
              </w:rPr>
            </w:pPr>
            <w:r>
              <w:rPr>
                <w:rFonts w:asciiTheme="minorEastAsia" w:hAnsiTheme="minorEastAsia" w:cs="Times New Roman" w:hint="eastAsia"/>
                <w:szCs w:val="21"/>
              </w:rPr>
              <w:t>函数类型</w:t>
            </w:r>
          </w:p>
        </w:tc>
      </w:tr>
      <w:tr w:rsidR="008A652C" w14:paraId="7F46F246" w14:textId="77777777">
        <w:trPr>
          <w:jc w:val="center"/>
          <w:ins w:id="56" w:author="cy650" w:date="2022-01-13T15:44:00Z"/>
        </w:trPr>
        <w:tc>
          <w:tcPr>
            <w:tcW w:w="1555" w:type="dxa"/>
            <w:tcBorders>
              <w:top w:val="single" w:sz="4" w:space="0" w:color="auto"/>
              <w:left w:val="single" w:sz="4" w:space="0" w:color="auto"/>
              <w:bottom w:val="single" w:sz="4" w:space="0" w:color="auto"/>
              <w:right w:val="single" w:sz="4" w:space="0" w:color="auto"/>
            </w:tcBorders>
          </w:tcPr>
          <w:p w14:paraId="16D1E6C1" w14:textId="77777777" w:rsidR="008A652C" w:rsidRDefault="008A652C" w:rsidP="008A652C">
            <w:pPr>
              <w:ind w:firstLine="2"/>
              <w:rPr>
                <w:ins w:id="57" w:author="cy650" w:date="2022-01-13T15:44:00Z"/>
                <w:rFonts w:ascii="Times New Roman" w:hAnsi="Times New Roman" w:cs="Times New Roman" w:hint="eastAsia"/>
                <w:color w:val="000000" w:themeColor="text1"/>
              </w:rPr>
            </w:pPr>
            <w:proofErr w:type="spellStart"/>
            <w:ins w:id="58" w:author="cy650" w:date="2022-01-13T15:44:00Z">
              <w:r>
                <w:rPr>
                  <w:rFonts w:ascii="Times New Roman" w:hAnsi="Times New Roman" w:cs="Times New Roman" w:hint="eastAsia"/>
                  <w:color w:val="000000" w:themeColor="text1"/>
                </w:rPr>
                <w:t>rmUID</w:t>
              </w:r>
              <w:proofErr w:type="spellEnd"/>
            </w:ins>
          </w:p>
        </w:tc>
        <w:tc>
          <w:tcPr>
            <w:tcW w:w="1564" w:type="dxa"/>
            <w:tcBorders>
              <w:top w:val="single" w:sz="4" w:space="0" w:color="auto"/>
              <w:left w:val="single" w:sz="4" w:space="0" w:color="auto"/>
              <w:bottom w:val="single" w:sz="4" w:space="0" w:color="auto"/>
              <w:right w:val="single" w:sz="4" w:space="0" w:color="auto"/>
            </w:tcBorders>
          </w:tcPr>
          <w:p w14:paraId="0D8E2BA5" w14:textId="77777777" w:rsidR="008A652C" w:rsidRDefault="008A652C" w:rsidP="008A652C">
            <w:pPr>
              <w:ind w:firstLine="2"/>
              <w:rPr>
                <w:ins w:id="59" w:author="cy650" w:date="2022-01-13T15:44:00Z"/>
                <w:rFonts w:ascii="Times New Roman" w:hAnsi="Times New Roman" w:cs="Times New Roman" w:hint="eastAsia"/>
                <w:color w:val="000000" w:themeColor="text1"/>
              </w:rPr>
            </w:pPr>
            <w:proofErr w:type="spellStart"/>
            <w:ins w:id="60" w:author="cy650" w:date="2022-01-13T15:44:00Z">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设备</w:t>
              </w:r>
              <w:proofErr w:type="spellStart"/>
              <w:r>
                <w:rPr>
                  <w:rFonts w:ascii="Times New Roman" w:hAnsi="Times New Roman" w:cs="Times New Roman" w:hint="eastAsia"/>
                  <w:color w:val="000000" w:themeColor="text1"/>
                </w:rPr>
                <w:t>rmUID</w:t>
              </w:r>
              <w:proofErr w:type="spellEnd"/>
            </w:ins>
          </w:p>
        </w:tc>
        <w:tc>
          <w:tcPr>
            <w:tcW w:w="3600" w:type="dxa"/>
            <w:tcBorders>
              <w:top w:val="single" w:sz="4" w:space="0" w:color="auto"/>
              <w:left w:val="single" w:sz="4" w:space="0" w:color="auto"/>
              <w:bottom w:val="single" w:sz="4" w:space="0" w:color="auto"/>
              <w:right w:val="single" w:sz="4" w:space="0" w:color="auto"/>
            </w:tcBorders>
          </w:tcPr>
          <w:p w14:paraId="222D0EE4" w14:textId="77777777" w:rsidR="008A652C" w:rsidRDefault="008A652C" w:rsidP="008A652C">
            <w:pPr>
              <w:ind w:firstLine="2"/>
              <w:rPr>
                <w:ins w:id="61" w:author="cy650" w:date="2022-01-13T15:44:00Z"/>
                <w:rFonts w:asciiTheme="minorEastAsia" w:hAnsiTheme="minorEastAsia" w:hint="eastAsia"/>
                <w:sz w:val="21"/>
                <w:szCs w:val="21"/>
              </w:rPr>
            </w:pPr>
            <w:ins w:id="62" w:author="cy650" w:date="2022-01-13T15:44:00Z">
              <w:r>
                <w:rPr>
                  <w:rFonts w:asciiTheme="minorEastAsia" w:hAnsiTheme="minorEastAsia" w:hint="eastAsia"/>
                  <w:sz w:val="21"/>
                  <w:szCs w:val="21"/>
                </w:rPr>
                <w:t>用于标识特定的</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w:t>
              </w:r>
            </w:ins>
          </w:p>
        </w:tc>
        <w:tc>
          <w:tcPr>
            <w:tcW w:w="1831" w:type="dxa"/>
            <w:tcBorders>
              <w:top w:val="single" w:sz="4" w:space="0" w:color="auto"/>
              <w:left w:val="single" w:sz="4" w:space="0" w:color="auto"/>
              <w:bottom w:val="single" w:sz="4" w:space="0" w:color="auto"/>
              <w:right w:val="single" w:sz="4" w:space="0" w:color="auto"/>
            </w:tcBorders>
          </w:tcPr>
          <w:p w14:paraId="35A11247" w14:textId="77777777" w:rsidR="008A652C" w:rsidRDefault="008A652C" w:rsidP="008A652C">
            <w:pPr>
              <w:rPr>
                <w:ins w:id="63" w:author="cy650" w:date="2022-01-13T15:44:00Z"/>
                <w:rFonts w:asciiTheme="minorEastAsia" w:hAnsiTheme="minorEastAsia" w:cs="Times New Roman" w:hint="eastAsia"/>
                <w:szCs w:val="21"/>
              </w:rPr>
            </w:pPr>
            <w:ins w:id="64" w:author="cy650" w:date="2022-01-13T15:44:00Z">
              <w:r>
                <w:rPr>
                  <w:rFonts w:asciiTheme="minorEastAsia" w:hAnsiTheme="minorEastAsia" w:cs="Times New Roman" w:hint="eastAsia"/>
                  <w:szCs w:val="21"/>
                </w:rPr>
                <w:t>标识类型</w:t>
              </w:r>
              <w:r>
                <w:commentReference w:id="65"/>
              </w:r>
            </w:ins>
          </w:p>
        </w:tc>
      </w:tr>
      <w:tr w:rsidR="008A652C" w14:paraId="1748D1DA" w14:textId="77777777">
        <w:trPr>
          <w:jc w:val="center"/>
          <w:ins w:id="66" w:author="cy650" w:date="2022-01-13T15:44:00Z"/>
        </w:trPr>
        <w:tc>
          <w:tcPr>
            <w:tcW w:w="1555" w:type="dxa"/>
            <w:tcBorders>
              <w:top w:val="single" w:sz="4" w:space="0" w:color="auto"/>
              <w:left w:val="single" w:sz="4" w:space="0" w:color="auto"/>
              <w:bottom w:val="single" w:sz="4" w:space="0" w:color="auto"/>
              <w:right w:val="single" w:sz="4" w:space="0" w:color="auto"/>
            </w:tcBorders>
          </w:tcPr>
          <w:p w14:paraId="5FC96861" w14:textId="77777777" w:rsidR="008A652C" w:rsidRDefault="008A652C" w:rsidP="008A652C">
            <w:pPr>
              <w:ind w:firstLine="2"/>
              <w:rPr>
                <w:ins w:id="67" w:author="cy650" w:date="2022-01-13T15:44:00Z"/>
                <w:rFonts w:ascii="Times New Roman" w:hAnsi="Times New Roman" w:cs="Times New Roman" w:hint="eastAsia"/>
                <w:color w:val="000000" w:themeColor="text1"/>
              </w:rPr>
            </w:pPr>
            <w:proofErr w:type="spellStart"/>
            <w:ins w:id="68" w:author="cy650" w:date="2022-01-13T15:44:00Z">
              <w:r>
                <w:rPr>
                  <w:rFonts w:ascii="Times New Roman" w:hAnsi="Times New Roman" w:cs="Times New Roman" w:hint="eastAsia"/>
                  <w:color w:val="000000" w:themeColor="text1"/>
                </w:rPr>
                <w:t>nativeName</w:t>
              </w:r>
              <w:proofErr w:type="spellEnd"/>
            </w:ins>
          </w:p>
        </w:tc>
        <w:tc>
          <w:tcPr>
            <w:tcW w:w="1564" w:type="dxa"/>
            <w:tcBorders>
              <w:top w:val="single" w:sz="4" w:space="0" w:color="auto"/>
              <w:left w:val="single" w:sz="4" w:space="0" w:color="auto"/>
              <w:bottom w:val="single" w:sz="4" w:space="0" w:color="auto"/>
              <w:right w:val="single" w:sz="4" w:space="0" w:color="auto"/>
            </w:tcBorders>
          </w:tcPr>
          <w:p w14:paraId="4CB6424E" w14:textId="77777777" w:rsidR="008A652C" w:rsidRDefault="008A652C" w:rsidP="008A652C">
            <w:pPr>
              <w:ind w:firstLine="2"/>
              <w:rPr>
                <w:ins w:id="69" w:author="cy650" w:date="2022-01-13T15:44:00Z"/>
                <w:rFonts w:ascii="Times New Roman" w:hAnsi="Times New Roman" w:cs="Times New Roman" w:hint="eastAsia"/>
                <w:color w:val="000000" w:themeColor="text1"/>
              </w:rPr>
            </w:pPr>
            <w:ins w:id="70" w:author="cy650" w:date="2022-01-13T15:44:00Z">
              <w:r>
                <w:rPr>
                  <w:rFonts w:ascii="Times New Roman" w:hAnsi="Times New Roman" w:cs="Times New Roman" w:hint="eastAsia"/>
                  <w:color w:val="000000" w:themeColor="text1"/>
                </w:rPr>
                <w:t>本地名称</w:t>
              </w:r>
            </w:ins>
          </w:p>
        </w:tc>
        <w:tc>
          <w:tcPr>
            <w:tcW w:w="3600" w:type="dxa"/>
            <w:tcBorders>
              <w:top w:val="single" w:sz="4" w:space="0" w:color="auto"/>
              <w:left w:val="single" w:sz="4" w:space="0" w:color="auto"/>
              <w:bottom w:val="single" w:sz="4" w:space="0" w:color="auto"/>
              <w:right w:val="single" w:sz="4" w:space="0" w:color="auto"/>
            </w:tcBorders>
          </w:tcPr>
          <w:p w14:paraId="071A87DA" w14:textId="77777777" w:rsidR="008A652C" w:rsidRDefault="008A652C" w:rsidP="008A652C">
            <w:pPr>
              <w:ind w:firstLine="2"/>
              <w:rPr>
                <w:ins w:id="71" w:author="cy650" w:date="2022-01-13T15:44:00Z"/>
                <w:rFonts w:asciiTheme="minorEastAsia" w:hAnsiTheme="minorEastAsia" w:hint="eastAsia"/>
                <w:sz w:val="21"/>
                <w:szCs w:val="21"/>
              </w:rPr>
            </w:pPr>
            <w:ins w:id="72" w:author="cy650" w:date="2022-01-13T15:44:00Z">
              <w:r>
                <w:rPr>
                  <w:rFonts w:asciiTheme="minorEastAsia" w:hAnsiTheme="minorEastAsia" w:hint="eastAsia"/>
                  <w:sz w:val="21"/>
                  <w:szCs w:val="21"/>
                </w:rPr>
                <w:t>网络管理系统上显示的设备名称，在所属系统范围内唯一。</w:t>
              </w:r>
            </w:ins>
          </w:p>
        </w:tc>
        <w:tc>
          <w:tcPr>
            <w:tcW w:w="1831" w:type="dxa"/>
            <w:tcBorders>
              <w:top w:val="single" w:sz="4" w:space="0" w:color="auto"/>
              <w:left w:val="single" w:sz="4" w:space="0" w:color="auto"/>
              <w:bottom w:val="single" w:sz="4" w:space="0" w:color="auto"/>
              <w:right w:val="single" w:sz="4" w:space="0" w:color="auto"/>
            </w:tcBorders>
          </w:tcPr>
          <w:p w14:paraId="1FDA5DAF" w14:textId="77777777" w:rsidR="008A652C" w:rsidRDefault="008A652C" w:rsidP="008A652C">
            <w:pPr>
              <w:rPr>
                <w:ins w:id="73" w:author="cy650" w:date="2022-01-13T15:44:00Z"/>
                <w:rFonts w:asciiTheme="minorEastAsia" w:hAnsiTheme="minorEastAsia" w:cs="Times New Roman" w:hint="eastAsia"/>
                <w:szCs w:val="21"/>
              </w:rPr>
            </w:pPr>
            <w:ins w:id="74" w:author="cy650" w:date="2022-01-13T15:44:00Z">
              <w:r>
                <w:rPr>
                  <w:rFonts w:asciiTheme="minorEastAsia" w:hAnsiTheme="minorEastAsia" w:cs="Times New Roman" w:hint="eastAsia"/>
                  <w:szCs w:val="21"/>
                </w:rPr>
                <w:t>标识类型</w:t>
              </w:r>
              <w:r>
                <w:commentReference w:id="75"/>
              </w:r>
            </w:ins>
          </w:p>
        </w:tc>
      </w:tr>
      <w:tr w:rsidR="008A652C" w14:paraId="47670154" w14:textId="77777777">
        <w:trPr>
          <w:jc w:val="center"/>
          <w:ins w:id="76" w:author="cy650" w:date="2022-01-13T15:44:00Z"/>
        </w:trPr>
        <w:tc>
          <w:tcPr>
            <w:tcW w:w="1555" w:type="dxa"/>
            <w:tcBorders>
              <w:top w:val="single" w:sz="4" w:space="0" w:color="auto"/>
              <w:left w:val="single" w:sz="4" w:space="0" w:color="auto"/>
              <w:bottom w:val="single" w:sz="4" w:space="0" w:color="auto"/>
              <w:right w:val="single" w:sz="4" w:space="0" w:color="auto"/>
            </w:tcBorders>
          </w:tcPr>
          <w:p w14:paraId="5FA7526A" w14:textId="77777777" w:rsidR="008A652C" w:rsidRDefault="008A652C" w:rsidP="008A652C">
            <w:pPr>
              <w:ind w:firstLine="2"/>
              <w:rPr>
                <w:ins w:id="77" w:author="cy650" w:date="2022-01-13T15:44:00Z"/>
                <w:rFonts w:ascii="Times New Roman" w:hAnsi="Times New Roman" w:cs="Times New Roman" w:hint="eastAsia"/>
                <w:color w:val="000000" w:themeColor="text1"/>
              </w:rPr>
            </w:pPr>
            <w:ins w:id="78" w:author="cy650" w:date="2022-01-13T15:44:00Z">
              <w:r>
                <w:rPr>
                  <w:rFonts w:ascii="Times New Roman" w:hAnsi="Times New Roman" w:cs="Times New Roman" w:hint="eastAsia"/>
                  <w:color w:val="000000" w:themeColor="text1"/>
                </w:rPr>
                <w:t>location</w:t>
              </w:r>
            </w:ins>
          </w:p>
        </w:tc>
        <w:tc>
          <w:tcPr>
            <w:tcW w:w="1564" w:type="dxa"/>
            <w:tcBorders>
              <w:top w:val="single" w:sz="4" w:space="0" w:color="auto"/>
              <w:left w:val="single" w:sz="4" w:space="0" w:color="auto"/>
              <w:bottom w:val="single" w:sz="4" w:space="0" w:color="auto"/>
              <w:right w:val="single" w:sz="4" w:space="0" w:color="auto"/>
            </w:tcBorders>
          </w:tcPr>
          <w:p w14:paraId="31118B85" w14:textId="77777777" w:rsidR="008A652C" w:rsidRDefault="008A652C" w:rsidP="008A652C">
            <w:pPr>
              <w:ind w:firstLine="2"/>
              <w:rPr>
                <w:ins w:id="79" w:author="cy650" w:date="2022-01-13T15:44:00Z"/>
                <w:rFonts w:ascii="Times New Roman" w:hAnsi="Times New Roman" w:cs="Times New Roman" w:hint="eastAsia"/>
                <w:color w:val="000000" w:themeColor="text1"/>
              </w:rPr>
            </w:pPr>
            <w:ins w:id="80" w:author="cy650" w:date="2022-01-13T15:44:00Z">
              <w:r>
                <w:rPr>
                  <w:rFonts w:ascii="Times New Roman" w:hAnsi="Times New Roman" w:cs="Times New Roman" w:hint="eastAsia"/>
                  <w:color w:val="000000" w:themeColor="text1"/>
                </w:rPr>
                <w:t>物理位置</w:t>
              </w:r>
            </w:ins>
          </w:p>
        </w:tc>
        <w:tc>
          <w:tcPr>
            <w:tcW w:w="3600" w:type="dxa"/>
            <w:tcBorders>
              <w:top w:val="single" w:sz="4" w:space="0" w:color="auto"/>
              <w:left w:val="single" w:sz="4" w:space="0" w:color="auto"/>
              <w:bottom w:val="single" w:sz="4" w:space="0" w:color="auto"/>
              <w:right w:val="single" w:sz="4" w:space="0" w:color="auto"/>
            </w:tcBorders>
          </w:tcPr>
          <w:p w14:paraId="09222D16" w14:textId="77777777" w:rsidR="008A652C" w:rsidRDefault="008A652C" w:rsidP="008A652C">
            <w:pPr>
              <w:ind w:firstLine="2"/>
              <w:rPr>
                <w:ins w:id="81" w:author="cy650" w:date="2022-01-13T15:44:00Z"/>
                <w:rFonts w:asciiTheme="minorEastAsia" w:hAnsiTheme="minorEastAsia" w:hint="eastAsia"/>
                <w:sz w:val="21"/>
                <w:szCs w:val="21"/>
              </w:rPr>
            </w:pPr>
            <w:ins w:id="82" w:author="cy650" w:date="2022-01-13T15:44:00Z">
              <w:r>
                <w:rPr>
                  <w:rFonts w:asciiTheme="minorEastAsia" w:hAnsiTheme="minorEastAsia" w:hint="eastAsia"/>
                  <w:sz w:val="21"/>
                  <w:szCs w:val="21"/>
                </w:rPr>
                <w:t>用于表示</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设备在网络中的位置</w:t>
              </w:r>
            </w:ins>
          </w:p>
        </w:tc>
        <w:tc>
          <w:tcPr>
            <w:tcW w:w="1831" w:type="dxa"/>
            <w:tcBorders>
              <w:top w:val="single" w:sz="4" w:space="0" w:color="auto"/>
              <w:left w:val="single" w:sz="4" w:space="0" w:color="auto"/>
              <w:bottom w:val="single" w:sz="4" w:space="0" w:color="auto"/>
              <w:right w:val="single" w:sz="4" w:space="0" w:color="auto"/>
            </w:tcBorders>
          </w:tcPr>
          <w:p w14:paraId="7F284834" w14:textId="77777777" w:rsidR="008A652C" w:rsidRDefault="008A652C" w:rsidP="008A652C">
            <w:pPr>
              <w:rPr>
                <w:ins w:id="83" w:author="cy650" w:date="2022-01-13T15:44:00Z"/>
                <w:rFonts w:asciiTheme="minorEastAsia" w:hAnsiTheme="minorEastAsia" w:cs="Times New Roman" w:hint="eastAsia"/>
                <w:szCs w:val="21"/>
              </w:rPr>
            </w:pPr>
            <w:ins w:id="84" w:author="cy650" w:date="2022-01-13T15:44:00Z">
              <w:r>
                <w:rPr>
                  <w:rFonts w:asciiTheme="minorEastAsia" w:hAnsiTheme="minorEastAsia" w:cs="Times New Roman" w:hint="eastAsia"/>
                  <w:szCs w:val="21"/>
                </w:rPr>
                <w:t>字符类型</w:t>
              </w:r>
              <w:r>
                <w:commentReference w:id="85"/>
              </w:r>
            </w:ins>
          </w:p>
        </w:tc>
      </w:tr>
      <w:tr w:rsidR="008A652C" w14:paraId="270721D1" w14:textId="77777777">
        <w:trPr>
          <w:jc w:val="center"/>
          <w:ins w:id="86" w:author="cy650" w:date="2022-01-13T15:44:00Z"/>
        </w:trPr>
        <w:tc>
          <w:tcPr>
            <w:tcW w:w="1555" w:type="dxa"/>
            <w:tcBorders>
              <w:top w:val="single" w:sz="4" w:space="0" w:color="auto"/>
              <w:left w:val="single" w:sz="4" w:space="0" w:color="auto"/>
              <w:bottom w:val="single" w:sz="4" w:space="0" w:color="auto"/>
              <w:right w:val="single" w:sz="4" w:space="0" w:color="auto"/>
            </w:tcBorders>
          </w:tcPr>
          <w:p w14:paraId="55AAD8E5" w14:textId="77777777" w:rsidR="008A652C" w:rsidRDefault="008A652C" w:rsidP="008A652C">
            <w:pPr>
              <w:ind w:firstLine="2"/>
              <w:rPr>
                <w:ins w:id="87" w:author="cy650" w:date="2022-01-13T15:44:00Z"/>
                <w:rFonts w:ascii="Times New Roman" w:hAnsi="Times New Roman" w:cs="Times New Roman" w:hint="eastAsia"/>
                <w:color w:val="000000" w:themeColor="text1"/>
              </w:rPr>
            </w:pPr>
            <w:ins w:id="88" w:author="cy650" w:date="2022-01-13T15:44:00Z">
              <w:r>
                <w:rPr>
                  <w:rFonts w:ascii="Times New Roman" w:hAnsi="Times New Roman" w:cs="Times New Roman" w:hint="eastAsia"/>
                  <w:color w:val="000000" w:themeColor="text1"/>
                </w:rPr>
                <w:t>reality</w:t>
              </w:r>
            </w:ins>
          </w:p>
        </w:tc>
        <w:tc>
          <w:tcPr>
            <w:tcW w:w="1564" w:type="dxa"/>
            <w:tcBorders>
              <w:top w:val="single" w:sz="4" w:space="0" w:color="auto"/>
              <w:left w:val="single" w:sz="4" w:space="0" w:color="auto"/>
              <w:bottom w:val="single" w:sz="4" w:space="0" w:color="auto"/>
              <w:right w:val="single" w:sz="4" w:space="0" w:color="auto"/>
            </w:tcBorders>
          </w:tcPr>
          <w:p w14:paraId="164F99D1" w14:textId="77777777" w:rsidR="008A652C" w:rsidRDefault="008A652C" w:rsidP="008A652C">
            <w:pPr>
              <w:ind w:firstLine="2"/>
              <w:rPr>
                <w:ins w:id="89" w:author="cy650" w:date="2022-01-13T15:44:00Z"/>
                <w:rFonts w:ascii="Times New Roman" w:hAnsi="Times New Roman" w:cs="Times New Roman" w:hint="eastAsia"/>
                <w:color w:val="000000" w:themeColor="text1"/>
              </w:rPr>
            </w:pPr>
            <w:ins w:id="90" w:author="cy650" w:date="2022-01-13T15:44:00Z">
              <w:r>
                <w:rPr>
                  <w:rFonts w:ascii="Times New Roman" w:hAnsi="Times New Roman" w:cs="Times New Roman" w:hint="eastAsia"/>
                  <w:color w:val="000000" w:themeColor="text1"/>
                </w:rPr>
                <w:t>虚实性</w:t>
              </w:r>
            </w:ins>
          </w:p>
        </w:tc>
        <w:tc>
          <w:tcPr>
            <w:tcW w:w="3600" w:type="dxa"/>
            <w:tcBorders>
              <w:top w:val="single" w:sz="4" w:space="0" w:color="auto"/>
              <w:left w:val="single" w:sz="4" w:space="0" w:color="auto"/>
              <w:bottom w:val="single" w:sz="4" w:space="0" w:color="auto"/>
              <w:right w:val="single" w:sz="4" w:space="0" w:color="auto"/>
            </w:tcBorders>
          </w:tcPr>
          <w:p w14:paraId="06CCAB7D" w14:textId="77777777" w:rsidR="008A652C" w:rsidRDefault="008A652C" w:rsidP="008A652C">
            <w:pPr>
              <w:ind w:firstLine="2"/>
              <w:rPr>
                <w:ins w:id="91" w:author="cy650" w:date="2022-01-13T15:44:00Z"/>
                <w:rFonts w:asciiTheme="minorEastAsia" w:hAnsiTheme="minorEastAsia" w:hint="eastAsia"/>
                <w:sz w:val="21"/>
                <w:szCs w:val="21"/>
              </w:rPr>
            </w:pPr>
            <w:ins w:id="92" w:author="cy650" w:date="2022-01-13T15:44:00Z">
              <w:r>
                <w:rPr>
                  <w:rFonts w:asciiTheme="minorEastAsia" w:hAnsiTheme="minorEastAsia" w:hint="eastAsia"/>
                  <w:sz w:val="21"/>
                  <w:szCs w:val="21"/>
                </w:rPr>
                <w:t>描述</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设备是在网络管理系统上的实际设备还是虚拟设备。</w:t>
              </w:r>
            </w:ins>
          </w:p>
        </w:tc>
        <w:tc>
          <w:tcPr>
            <w:tcW w:w="1831" w:type="dxa"/>
            <w:tcBorders>
              <w:top w:val="single" w:sz="4" w:space="0" w:color="auto"/>
              <w:left w:val="single" w:sz="4" w:space="0" w:color="auto"/>
              <w:bottom w:val="single" w:sz="4" w:space="0" w:color="auto"/>
              <w:right w:val="single" w:sz="4" w:space="0" w:color="auto"/>
            </w:tcBorders>
          </w:tcPr>
          <w:p w14:paraId="74DB959A" w14:textId="77777777" w:rsidR="008A652C" w:rsidRDefault="008A652C" w:rsidP="008A652C">
            <w:pPr>
              <w:rPr>
                <w:ins w:id="93" w:author="cy650" w:date="2022-01-13T15:44:00Z"/>
                <w:rFonts w:asciiTheme="minorEastAsia" w:hAnsiTheme="minorEastAsia" w:cs="Times New Roman" w:hint="eastAsia"/>
                <w:szCs w:val="21"/>
              </w:rPr>
            </w:pPr>
            <w:ins w:id="94" w:author="cy650" w:date="2022-01-13T15:44:00Z">
              <w:r>
                <w:rPr>
                  <w:rFonts w:asciiTheme="minorEastAsia" w:hAnsiTheme="minorEastAsia" w:cs="Times New Roman" w:hint="eastAsia"/>
                  <w:szCs w:val="21"/>
                </w:rPr>
                <w:t>布尔类型</w:t>
              </w:r>
              <w:r>
                <w:commentReference w:id="95"/>
              </w:r>
            </w:ins>
          </w:p>
        </w:tc>
      </w:tr>
      <w:tr w:rsidR="008A652C" w14:paraId="1F757AD8" w14:textId="77777777">
        <w:trPr>
          <w:jc w:val="center"/>
          <w:ins w:id="96" w:author="cy650" w:date="2022-01-13T15:44:00Z"/>
        </w:trPr>
        <w:tc>
          <w:tcPr>
            <w:tcW w:w="1555" w:type="dxa"/>
            <w:tcBorders>
              <w:top w:val="single" w:sz="4" w:space="0" w:color="auto"/>
              <w:left w:val="single" w:sz="4" w:space="0" w:color="auto"/>
              <w:bottom w:val="single" w:sz="4" w:space="0" w:color="auto"/>
              <w:right w:val="single" w:sz="4" w:space="0" w:color="auto"/>
            </w:tcBorders>
          </w:tcPr>
          <w:p w14:paraId="57A925EB" w14:textId="77777777" w:rsidR="008A652C" w:rsidRDefault="008A652C" w:rsidP="008A652C">
            <w:pPr>
              <w:ind w:firstLine="2"/>
              <w:rPr>
                <w:ins w:id="97" w:author="cy650" w:date="2022-01-13T15:44:00Z"/>
                <w:rFonts w:ascii="Times New Roman" w:hAnsi="Times New Roman" w:cs="Times New Roman" w:hint="eastAsia"/>
                <w:color w:val="000000" w:themeColor="text1"/>
              </w:rPr>
            </w:pPr>
            <w:proofErr w:type="spellStart"/>
            <w:ins w:id="98" w:author="cy650" w:date="2022-01-13T15:45:00Z">
              <w:r>
                <w:rPr>
                  <w:rFonts w:ascii="Times New Roman" w:hAnsi="Times New Roman" w:cs="Times New Roman" w:hint="eastAsia"/>
                  <w:color w:val="000000" w:themeColor="text1"/>
                </w:rPr>
                <w:t>ipAddress</w:t>
              </w:r>
            </w:ins>
            <w:proofErr w:type="spellEnd"/>
          </w:p>
        </w:tc>
        <w:tc>
          <w:tcPr>
            <w:tcW w:w="1564" w:type="dxa"/>
            <w:tcBorders>
              <w:top w:val="single" w:sz="4" w:space="0" w:color="auto"/>
              <w:left w:val="single" w:sz="4" w:space="0" w:color="auto"/>
              <w:bottom w:val="single" w:sz="4" w:space="0" w:color="auto"/>
              <w:right w:val="single" w:sz="4" w:space="0" w:color="auto"/>
            </w:tcBorders>
          </w:tcPr>
          <w:p w14:paraId="0F207DCB" w14:textId="77777777" w:rsidR="008A652C" w:rsidRDefault="008A652C" w:rsidP="008A652C">
            <w:pPr>
              <w:ind w:firstLine="2"/>
              <w:rPr>
                <w:ins w:id="99" w:author="cy650" w:date="2022-01-13T15:44:00Z"/>
                <w:rFonts w:ascii="Times New Roman" w:hAnsi="Times New Roman" w:cs="Times New Roman" w:hint="eastAsia"/>
                <w:color w:val="000000" w:themeColor="text1"/>
              </w:rPr>
            </w:pPr>
            <w:ins w:id="100" w:author="cy650" w:date="2022-01-13T15:45:00Z">
              <w:r>
                <w:rPr>
                  <w:rFonts w:ascii="Times New Roman" w:hAnsi="Times New Roman" w:cs="Times New Roman" w:hint="eastAsia"/>
                  <w:color w:val="000000" w:themeColor="text1"/>
                </w:rPr>
                <w:t>设备</w:t>
              </w:r>
              <w:r>
                <w:rPr>
                  <w:rFonts w:ascii="Times New Roman" w:hAnsi="Times New Roman" w:cs="Times New Roman" w:hint="eastAsia"/>
                  <w:color w:val="000000" w:themeColor="text1"/>
                </w:rPr>
                <w:t>IP</w:t>
              </w:r>
            </w:ins>
          </w:p>
        </w:tc>
        <w:tc>
          <w:tcPr>
            <w:tcW w:w="3600" w:type="dxa"/>
            <w:tcBorders>
              <w:top w:val="single" w:sz="4" w:space="0" w:color="auto"/>
              <w:left w:val="single" w:sz="4" w:space="0" w:color="auto"/>
              <w:bottom w:val="single" w:sz="4" w:space="0" w:color="auto"/>
              <w:right w:val="single" w:sz="4" w:space="0" w:color="auto"/>
            </w:tcBorders>
          </w:tcPr>
          <w:p w14:paraId="6C868AEB" w14:textId="77777777" w:rsidR="008A652C" w:rsidRDefault="008A652C" w:rsidP="008A652C">
            <w:pPr>
              <w:ind w:firstLine="2"/>
              <w:rPr>
                <w:ins w:id="101" w:author="cy650" w:date="2022-01-13T15:44:00Z"/>
                <w:rFonts w:asciiTheme="minorEastAsia" w:hAnsiTheme="minorEastAsia" w:hint="eastAsia"/>
                <w:sz w:val="21"/>
                <w:szCs w:val="21"/>
              </w:rPr>
            </w:pPr>
            <w:ins w:id="102" w:author="cy650" w:date="2022-01-13T15:45:00Z">
              <w:r>
                <w:rPr>
                  <w:rFonts w:asciiTheme="minorEastAsia" w:hAnsiTheme="minorEastAsia" w:hint="eastAsia"/>
                  <w:sz w:val="21"/>
                  <w:szCs w:val="21"/>
                </w:rPr>
                <w:t>对于实际</w:t>
              </w:r>
              <w:proofErr w:type="spellStart"/>
              <w:r>
                <w:rPr>
                  <w:rFonts w:asciiTheme="minorEastAsia" w:hAnsiTheme="minorEastAsia" w:hint="eastAsia"/>
                  <w:sz w:val="21"/>
                  <w:szCs w:val="21"/>
                </w:rPr>
                <w:t>FlexE</w:t>
              </w:r>
              <w:proofErr w:type="spellEnd"/>
              <w:r>
                <w:rPr>
                  <w:rFonts w:asciiTheme="minorEastAsia" w:hAnsiTheme="minorEastAsia" w:hint="eastAsia"/>
                  <w:sz w:val="21"/>
                  <w:szCs w:val="21"/>
                </w:rPr>
                <w:t>设备必填</w:t>
              </w:r>
            </w:ins>
          </w:p>
        </w:tc>
        <w:tc>
          <w:tcPr>
            <w:tcW w:w="1831" w:type="dxa"/>
            <w:tcBorders>
              <w:top w:val="single" w:sz="4" w:space="0" w:color="auto"/>
              <w:left w:val="single" w:sz="4" w:space="0" w:color="auto"/>
              <w:bottom w:val="single" w:sz="4" w:space="0" w:color="auto"/>
              <w:right w:val="single" w:sz="4" w:space="0" w:color="auto"/>
            </w:tcBorders>
          </w:tcPr>
          <w:p w14:paraId="008C3FBA" w14:textId="77777777" w:rsidR="008A652C" w:rsidRDefault="008A652C" w:rsidP="008A652C">
            <w:pPr>
              <w:rPr>
                <w:ins w:id="103" w:author="cy650" w:date="2022-01-13T15:44:00Z"/>
                <w:rFonts w:asciiTheme="minorEastAsia" w:hAnsiTheme="minorEastAsia" w:cs="Times New Roman" w:hint="eastAsia"/>
                <w:szCs w:val="21"/>
              </w:rPr>
            </w:pPr>
            <w:ins w:id="104" w:author="cy650" w:date="2022-01-13T15:45:00Z">
              <w:r>
                <w:rPr>
                  <w:rFonts w:asciiTheme="minorEastAsia" w:hAnsiTheme="minorEastAsia" w:cs="Times New Roman" w:hint="eastAsia"/>
                  <w:szCs w:val="21"/>
                </w:rPr>
                <w:t>字符类型</w:t>
              </w:r>
              <w:r>
                <w:commentReference w:id="105"/>
              </w:r>
            </w:ins>
          </w:p>
        </w:tc>
      </w:tr>
    </w:tbl>
    <w:p w14:paraId="78F673C1"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lastRenderedPageBreak/>
        <w:t>（</w:t>
      </w:r>
      <w:r>
        <w:rPr>
          <w:rFonts w:asciiTheme="minorEastAsia" w:hAnsiTheme="minorEastAsia" w:cs="Times New Roman" w:hint="eastAsia"/>
          <w:b/>
          <w:sz w:val="24"/>
          <w:szCs w:val="24"/>
        </w:rPr>
        <w:t>5</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客户端</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FlexE_Client</w:t>
      </w:r>
      <w:proofErr w:type="spellEnd"/>
      <w:r>
        <w:rPr>
          <w:rFonts w:asciiTheme="minorEastAsia" w:hAnsiTheme="minorEastAsia" w:cs="Times New Roman"/>
          <w:b/>
          <w:sz w:val="24"/>
          <w:szCs w:val="24"/>
          <w:lang w:val="en-GB"/>
        </w:rPr>
        <w:t>)</w:t>
      </w:r>
    </w:p>
    <w:p w14:paraId="21C39CCD"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客户端管理对象，本报告中特指电力通信业务用户或上层切片管理系统</w:t>
      </w:r>
      <w:r>
        <w:rPr>
          <w:rFonts w:asciiTheme="minorEastAsia" w:hAnsiTheme="minorEastAsia" w:cs="Times New Roman"/>
          <w:sz w:val="24"/>
          <w:szCs w:val="24"/>
          <w:lang w:val="en-GB"/>
        </w:rPr>
        <w:t>，</w:t>
      </w:r>
      <w:r>
        <w:rPr>
          <w:rFonts w:asciiTheme="minorEastAsia" w:hAnsiTheme="minorEastAsia" w:cs="Times New Roman" w:hint="eastAsia"/>
          <w:sz w:val="24"/>
          <w:szCs w:val="24"/>
        </w:rPr>
        <w:t>用于记录挂载的客户端信息</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68633312"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-5网络切片子网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21743C9B"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40AB2822"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012F7E17"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1604F4C0"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572E2CA9"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025ACD7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345C301"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clientId</w:t>
            </w:r>
            <w:proofErr w:type="spellEnd"/>
          </w:p>
        </w:tc>
        <w:tc>
          <w:tcPr>
            <w:tcW w:w="1564" w:type="dxa"/>
            <w:tcBorders>
              <w:top w:val="single" w:sz="4" w:space="0" w:color="auto"/>
              <w:left w:val="single" w:sz="4" w:space="0" w:color="auto"/>
              <w:bottom w:val="single" w:sz="4" w:space="0" w:color="auto"/>
              <w:right w:val="single" w:sz="4" w:space="0" w:color="auto"/>
            </w:tcBorders>
          </w:tcPr>
          <w:p w14:paraId="2656B5C9" w14:textId="77777777" w:rsidR="00A33298" w:rsidRDefault="00221EDB">
            <w:pPr>
              <w:rPr>
                <w:rFonts w:asciiTheme="minorEastAsia" w:hAnsiTheme="minorEastAsia" w:cs="Times New Roman"/>
                <w:szCs w:val="21"/>
              </w:rPr>
            </w:pPr>
            <w:r>
              <w:rPr>
                <w:rFonts w:ascii="Times New Roman" w:hAnsi="Times New Roman" w:cs="Times New Roman"/>
                <w:color w:val="000000" w:themeColor="text1"/>
              </w:rPr>
              <w:t>客户端</w:t>
            </w:r>
            <w:r>
              <w:rPr>
                <w:rFonts w:ascii="Times New Roman" w:hAnsi="Times New Roman" w:cs="Times New Roman" w:hint="eastAsia"/>
                <w:color w:val="000000" w:themeColor="text1"/>
              </w:rPr>
              <w:t>唯一标识</w:t>
            </w:r>
          </w:p>
        </w:tc>
        <w:tc>
          <w:tcPr>
            <w:tcW w:w="3600" w:type="dxa"/>
            <w:tcBorders>
              <w:top w:val="single" w:sz="4" w:space="0" w:color="auto"/>
              <w:left w:val="single" w:sz="4" w:space="0" w:color="auto"/>
              <w:bottom w:val="single" w:sz="4" w:space="0" w:color="auto"/>
              <w:right w:val="single" w:sz="4" w:space="0" w:color="auto"/>
            </w:tcBorders>
          </w:tcPr>
          <w:p w14:paraId="6788B13E"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用于标识记录不同的客户端。</w:t>
            </w:r>
          </w:p>
        </w:tc>
        <w:tc>
          <w:tcPr>
            <w:tcW w:w="1831" w:type="dxa"/>
            <w:tcBorders>
              <w:top w:val="single" w:sz="4" w:space="0" w:color="auto"/>
              <w:left w:val="single" w:sz="4" w:space="0" w:color="auto"/>
              <w:bottom w:val="single" w:sz="4" w:space="0" w:color="auto"/>
              <w:right w:val="single" w:sz="4" w:space="0" w:color="auto"/>
            </w:tcBorders>
          </w:tcPr>
          <w:p w14:paraId="02048479"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698BFABF"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089B203"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config</w:t>
            </w:r>
          </w:p>
        </w:tc>
        <w:tc>
          <w:tcPr>
            <w:tcW w:w="1564" w:type="dxa"/>
            <w:tcBorders>
              <w:top w:val="single" w:sz="4" w:space="0" w:color="auto"/>
              <w:left w:val="single" w:sz="4" w:space="0" w:color="auto"/>
              <w:bottom w:val="single" w:sz="4" w:space="0" w:color="auto"/>
              <w:right w:val="single" w:sz="4" w:space="0" w:color="auto"/>
            </w:tcBorders>
          </w:tcPr>
          <w:p w14:paraId="6D7F151E"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配置信息</w:t>
            </w:r>
          </w:p>
        </w:tc>
        <w:tc>
          <w:tcPr>
            <w:tcW w:w="3600" w:type="dxa"/>
            <w:tcBorders>
              <w:top w:val="single" w:sz="4" w:space="0" w:color="auto"/>
              <w:left w:val="single" w:sz="4" w:space="0" w:color="auto"/>
              <w:bottom w:val="single" w:sz="4" w:space="0" w:color="auto"/>
              <w:right w:val="single" w:sz="4" w:space="0" w:color="auto"/>
            </w:tcBorders>
          </w:tcPr>
          <w:p w14:paraId="3F5A1829"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客户端使用协议配置信息。</w:t>
            </w:r>
          </w:p>
        </w:tc>
        <w:tc>
          <w:tcPr>
            <w:tcW w:w="1831" w:type="dxa"/>
            <w:tcBorders>
              <w:top w:val="single" w:sz="4" w:space="0" w:color="auto"/>
              <w:left w:val="single" w:sz="4" w:space="0" w:color="auto"/>
              <w:bottom w:val="single" w:sz="4" w:space="0" w:color="auto"/>
              <w:right w:val="single" w:sz="4" w:space="0" w:color="auto"/>
            </w:tcBorders>
          </w:tcPr>
          <w:p w14:paraId="7E5DA4E6"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79D3FBD7"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A1F6082"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token</w:t>
            </w:r>
          </w:p>
        </w:tc>
        <w:tc>
          <w:tcPr>
            <w:tcW w:w="1564" w:type="dxa"/>
            <w:tcBorders>
              <w:top w:val="single" w:sz="4" w:space="0" w:color="auto"/>
              <w:left w:val="single" w:sz="4" w:space="0" w:color="auto"/>
              <w:bottom w:val="single" w:sz="4" w:space="0" w:color="auto"/>
              <w:right w:val="single" w:sz="4" w:space="0" w:color="auto"/>
            </w:tcBorders>
          </w:tcPr>
          <w:p w14:paraId="60C61D03"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w:t>
            </w:r>
          </w:p>
        </w:tc>
        <w:tc>
          <w:tcPr>
            <w:tcW w:w="3600" w:type="dxa"/>
            <w:tcBorders>
              <w:top w:val="single" w:sz="4" w:space="0" w:color="auto"/>
              <w:left w:val="single" w:sz="4" w:space="0" w:color="auto"/>
              <w:bottom w:val="single" w:sz="4" w:space="0" w:color="auto"/>
              <w:right w:val="single" w:sz="4" w:space="0" w:color="auto"/>
            </w:tcBorders>
          </w:tcPr>
          <w:p w14:paraId="2B53E85D"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客户端令牌信息</w:t>
            </w:r>
          </w:p>
        </w:tc>
        <w:tc>
          <w:tcPr>
            <w:tcW w:w="1831" w:type="dxa"/>
            <w:tcBorders>
              <w:top w:val="single" w:sz="4" w:space="0" w:color="auto"/>
              <w:left w:val="single" w:sz="4" w:space="0" w:color="auto"/>
              <w:bottom w:val="single" w:sz="4" w:space="0" w:color="auto"/>
              <w:right w:val="single" w:sz="4" w:space="0" w:color="auto"/>
            </w:tcBorders>
          </w:tcPr>
          <w:p w14:paraId="4D05FD51"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037DF77F"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4716B21"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sliceProfile</w:t>
            </w:r>
            <w:proofErr w:type="spellEnd"/>
          </w:p>
        </w:tc>
        <w:tc>
          <w:tcPr>
            <w:tcW w:w="1564" w:type="dxa"/>
            <w:tcBorders>
              <w:top w:val="single" w:sz="4" w:space="0" w:color="auto"/>
              <w:left w:val="single" w:sz="4" w:space="0" w:color="auto"/>
              <w:bottom w:val="single" w:sz="4" w:space="0" w:color="auto"/>
              <w:right w:val="single" w:sz="4" w:space="0" w:color="auto"/>
            </w:tcBorders>
          </w:tcPr>
          <w:p w14:paraId="1E27ACED"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Client业务需求</w:t>
            </w:r>
          </w:p>
        </w:tc>
        <w:tc>
          <w:tcPr>
            <w:tcW w:w="3600" w:type="dxa"/>
            <w:tcBorders>
              <w:top w:val="single" w:sz="4" w:space="0" w:color="auto"/>
              <w:left w:val="single" w:sz="4" w:space="0" w:color="auto"/>
              <w:bottom w:val="single" w:sz="4" w:space="0" w:color="auto"/>
              <w:right w:val="single" w:sz="4" w:space="0" w:color="auto"/>
            </w:tcBorders>
          </w:tcPr>
          <w:p w14:paraId="7321D510" w14:textId="77777777" w:rsidR="00A33298" w:rsidRDefault="00221EDB">
            <w:pPr>
              <w:ind w:firstLine="2"/>
              <w:rPr>
                <w:rFonts w:asciiTheme="minorEastAsia" w:hAnsiTheme="minorEastAsia" w:cs="Times New Roman"/>
                <w:szCs w:val="21"/>
              </w:rPr>
            </w:pPr>
            <w:r>
              <w:rPr>
                <w:rFonts w:asciiTheme="minorEastAsia" w:hAnsiTheme="minorEastAsia" w:hint="eastAsia"/>
                <w:sz w:val="21"/>
                <w:szCs w:val="21"/>
              </w:rPr>
              <w:t>记录Client的业务需求等信息。</w:t>
            </w:r>
          </w:p>
        </w:tc>
        <w:tc>
          <w:tcPr>
            <w:tcW w:w="1831" w:type="dxa"/>
            <w:tcBorders>
              <w:top w:val="single" w:sz="4" w:space="0" w:color="auto"/>
              <w:left w:val="single" w:sz="4" w:space="0" w:color="auto"/>
              <w:bottom w:val="single" w:sz="4" w:space="0" w:color="auto"/>
              <w:right w:val="single" w:sz="4" w:space="0" w:color="auto"/>
            </w:tcBorders>
          </w:tcPr>
          <w:p w14:paraId="73F7C643"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14:paraId="128C800E"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6</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PHY</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FlexE_PHY</w:t>
      </w:r>
      <w:proofErr w:type="spellEnd"/>
      <w:r>
        <w:rPr>
          <w:rFonts w:asciiTheme="minorEastAsia" w:hAnsiTheme="minorEastAsia" w:cs="Times New Roman"/>
          <w:b/>
          <w:sz w:val="24"/>
          <w:szCs w:val="24"/>
          <w:lang w:val="en-GB"/>
        </w:rPr>
        <w:t>)</w:t>
      </w:r>
    </w:p>
    <w:p w14:paraId="3319666A" w14:textId="77777777"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Group捆绑的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PHY管理对象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用于编排分配Calendar时隙</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707AB55D"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-6网络切片子网</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23E01801"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2E8CAE37"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66045084"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4E91BE4E"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483E94D2"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217B3638"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7059E6D"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phyNumber</w:t>
            </w:r>
            <w:proofErr w:type="spellEnd"/>
          </w:p>
        </w:tc>
        <w:tc>
          <w:tcPr>
            <w:tcW w:w="1564" w:type="dxa"/>
            <w:tcBorders>
              <w:top w:val="single" w:sz="4" w:space="0" w:color="auto"/>
              <w:left w:val="single" w:sz="4" w:space="0" w:color="auto"/>
              <w:bottom w:val="single" w:sz="4" w:space="0" w:color="auto"/>
              <w:right w:val="single" w:sz="4" w:space="0" w:color="auto"/>
            </w:tcBorders>
          </w:tcPr>
          <w:p w14:paraId="5D9BA10D" w14:textId="77777777"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时隙编号</w:t>
            </w:r>
          </w:p>
        </w:tc>
        <w:tc>
          <w:tcPr>
            <w:tcW w:w="3600" w:type="dxa"/>
            <w:tcBorders>
              <w:top w:val="single" w:sz="4" w:space="0" w:color="auto"/>
              <w:left w:val="single" w:sz="4" w:space="0" w:color="auto"/>
              <w:bottom w:val="single" w:sz="4" w:space="0" w:color="auto"/>
              <w:right w:val="single" w:sz="4" w:space="0" w:color="auto"/>
            </w:tcBorders>
          </w:tcPr>
          <w:p w14:paraId="367E4751"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 xml:space="preserve"> </w:t>
            </w:r>
            <w:r>
              <w:rPr>
                <w:rFonts w:ascii="Times New Roman" w:hAnsi="Times New Roman" w:cs="Times New Roman"/>
                <w:color w:val="000000" w:themeColor="text1"/>
              </w:rPr>
              <w:t>时隙编号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2582AEDE"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14:paraId="57296286"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EDBC555"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slotList</w:t>
            </w:r>
            <w:proofErr w:type="spellEnd"/>
          </w:p>
        </w:tc>
        <w:tc>
          <w:tcPr>
            <w:tcW w:w="1564" w:type="dxa"/>
            <w:tcBorders>
              <w:top w:val="single" w:sz="4" w:space="0" w:color="auto"/>
              <w:left w:val="single" w:sz="4" w:space="0" w:color="auto"/>
              <w:bottom w:val="single" w:sz="4" w:space="0" w:color="auto"/>
              <w:right w:val="single" w:sz="4" w:space="0" w:color="auto"/>
            </w:tcBorders>
          </w:tcPr>
          <w:p w14:paraId="202E1031"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时隙列表</w:t>
            </w:r>
          </w:p>
        </w:tc>
        <w:tc>
          <w:tcPr>
            <w:tcW w:w="3600" w:type="dxa"/>
            <w:tcBorders>
              <w:top w:val="single" w:sz="4" w:space="0" w:color="auto"/>
              <w:left w:val="single" w:sz="4" w:space="0" w:color="auto"/>
              <w:bottom w:val="single" w:sz="4" w:space="0" w:color="auto"/>
              <w:right w:val="single" w:sz="4" w:space="0" w:color="auto"/>
            </w:tcBorders>
          </w:tcPr>
          <w:p w14:paraId="222FF820"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映射列表信息。</w:t>
            </w:r>
          </w:p>
        </w:tc>
        <w:tc>
          <w:tcPr>
            <w:tcW w:w="1831" w:type="dxa"/>
            <w:tcBorders>
              <w:top w:val="single" w:sz="4" w:space="0" w:color="auto"/>
              <w:left w:val="single" w:sz="4" w:space="0" w:color="auto"/>
              <w:bottom w:val="single" w:sz="4" w:space="0" w:color="auto"/>
              <w:right w:val="single" w:sz="4" w:space="0" w:color="auto"/>
            </w:tcBorders>
          </w:tcPr>
          <w:p w14:paraId="254EB2AD"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519E027F"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9B59A0D"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phySurplus</w:t>
            </w:r>
            <w:proofErr w:type="spellEnd"/>
          </w:p>
        </w:tc>
        <w:tc>
          <w:tcPr>
            <w:tcW w:w="1564" w:type="dxa"/>
            <w:tcBorders>
              <w:top w:val="single" w:sz="4" w:space="0" w:color="auto"/>
              <w:left w:val="single" w:sz="4" w:space="0" w:color="auto"/>
              <w:bottom w:val="single" w:sz="4" w:space="0" w:color="auto"/>
              <w:right w:val="single" w:sz="4" w:space="0" w:color="auto"/>
            </w:tcBorders>
          </w:tcPr>
          <w:p w14:paraId="76E3C9B9"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富余度信息</w:t>
            </w:r>
          </w:p>
        </w:tc>
        <w:tc>
          <w:tcPr>
            <w:tcW w:w="3600" w:type="dxa"/>
            <w:tcBorders>
              <w:top w:val="single" w:sz="4" w:space="0" w:color="auto"/>
              <w:left w:val="single" w:sz="4" w:space="0" w:color="auto"/>
              <w:bottom w:val="single" w:sz="4" w:space="0" w:color="auto"/>
              <w:right w:val="single" w:sz="4" w:space="0" w:color="auto"/>
            </w:tcBorders>
          </w:tcPr>
          <w:p w14:paraId="1BBEB8B8"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通道富余度信息</w:t>
            </w:r>
          </w:p>
        </w:tc>
        <w:tc>
          <w:tcPr>
            <w:tcW w:w="1831" w:type="dxa"/>
            <w:tcBorders>
              <w:top w:val="single" w:sz="4" w:space="0" w:color="auto"/>
              <w:left w:val="single" w:sz="4" w:space="0" w:color="auto"/>
              <w:bottom w:val="single" w:sz="4" w:space="0" w:color="auto"/>
              <w:right w:val="single" w:sz="4" w:space="0" w:color="auto"/>
            </w:tcBorders>
          </w:tcPr>
          <w:p w14:paraId="7EC11DB7"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w:t>
            </w:r>
          </w:p>
        </w:tc>
      </w:tr>
      <w:tr w:rsidR="00A33298" w14:paraId="428A2BA0"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5D29648"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dependentDevice</w:t>
            </w:r>
            <w:proofErr w:type="spellEnd"/>
          </w:p>
        </w:tc>
        <w:tc>
          <w:tcPr>
            <w:tcW w:w="1564" w:type="dxa"/>
            <w:tcBorders>
              <w:top w:val="single" w:sz="4" w:space="0" w:color="auto"/>
              <w:left w:val="single" w:sz="4" w:space="0" w:color="auto"/>
              <w:bottom w:val="single" w:sz="4" w:space="0" w:color="auto"/>
              <w:right w:val="single" w:sz="4" w:space="0" w:color="auto"/>
            </w:tcBorders>
          </w:tcPr>
          <w:p w14:paraId="6ADC2152"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从属设备</w:t>
            </w:r>
          </w:p>
        </w:tc>
        <w:tc>
          <w:tcPr>
            <w:tcW w:w="3600" w:type="dxa"/>
            <w:tcBorders>
              <w:top w:val="single" w:sz="4" w:space="0" w:color="auto"/>
              <w:left w:val="single" w:sz="4" w:space="0" w:color="auto"/>
              <w:bottom w:val="single" w:sz="4" w:space="0" w:color="auto"/>
              <w:right w:val="single" w:sz="4" w:space="0" w:color="auto"/>
            </w:tcBorders>
          </w:tcPr>
          <w:p w14:paraId="19F7267A"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所从属的</w:t>
            </w: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设备</w:t>
            </w:r>
          </w:p>
        </w:tc>
        <w:tc>
          <w:tcPr>
            <w:tcW w:w="1831" w:type="dxa"/>
            <w:tcBorders>
              <w:top w:val="single" w:sz="4" w:space="0" w:color="auto"/>
              <w:left w:val="single" w:sz="4" w:space="0" w:color="auto"/>
              <w:bottom w:val="single" w:sz="4" w:space="0" w:color="auto"/>
              <w:right w:val="single" w:sz="4" w:space="0" w:color="auto"/>
            </w:tcBorders>
          </w:tcPr>
          <w:p w14:paraId="398BC826"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31A2F9C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49B88073"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dependentGroup</w:t>
            </w:r>
            <w:proofErr w:type="spellEnd"/>
          </w:p>
        </w:tc>
        <w:tc>
          <w:tcPr>
            <w:tcW w:w="1564" w:type="dxa"/>
            <w:tcBorders>
              <w:top w:val="single" w:sz="4" w:space="0" w:color="auto"/>
              <w:left w:val="single" w:sz="4" w:space="0" w:color="auto"/>
              <w:bottom w:val="single" w:sz="4" w:space="0" w:color="auto"/>
              <w:right w:val="single" w:sz="4" w:space="0" w:color="auto"/>
            </w:tcBorders>
          </w:tcPr>
          <w:p w14:paraId="4624A820"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从属</w:t>
            </w:r>
            <w:r>
              <w:rPr>
                <w:rFonts w:ascii="Times New Roman" w:hAnsi="Times New Roman" w:cs="Times New Roman" w:hint="eastAsia"/>
                <w:color w:val="000000" w:themeColor="text1"/>
              </w:rPr>
              <w:t>Group</w:t>
            </w:r>
          </w:p>
        </w:tc>
        <w:tc>
          <w:tcPr>
            <w:tcW w:w="3600" w:type="dxa"/>
            <w:tcBorders>
              <w:top w:val="single" w:sz="4" w:space="0" w:color="auto"/>
              <w:left w:val="single" w:sz="4" w:space="0" w:color="auto"/>
              <w:bottom w:val="single" w:sz="4" w:space="0" w:color="auto"/>
              <w:right w:val="single" w:sz="4" w:space="0" w:color="auto"/>
            </w:tcBorders>
          </w:tcPr>
          <w:p w14:paraId="0752A021"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所从属的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捆绑组</w:t>
            </w:r>
          </w:p>
        </w:tc>
        <w:tc>
          <w:tcPr>
            <w:tcW w:w="1831" w:type="dxa"/>
            <w:tcBorders>
              <w:top w:val="single" w:sz="4" w:space="0" w:color="auto"/>
              <w:left w:val="single" w:sz="4" w:space="0" w:color="auto"/>
              <w:bottom w:val="single" w:sz="4" w:space="0" w:color="auto"/>
              <w:right w:val="single" w:sz="4" w:space="0" w:color="auto"/>
            </w:tcBorders>
          </w:tcPr>
          <w:p w14:paraId="07D5D6ED"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10D9E4D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5454D2D5"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allocatedUsers</w:t>
            </w:r>
            <w:proofErr w:type="spellEnd"/>
          </w:p>
        </w:tc>
        <w:tc>
          <w:tcPr>
            <w:tcW w:w="1564" w:type="dxa"/>
            <w:tcBorders>
              <w:top w:val="single" w:sz="4" w:space="0" w:color="auto"/>
              <w:left w:val="single" w:sz="4" w:space="0" w:color="auto"/>
              <w:bottom w:val="single" w:sz="4" w:space="0" w:color="auto"/>
              <w:right w:val="single" w:sz="4" w:space="0" w:color="auto"/>
            </w:tcBorders>
          </w:tcPr>
          <w:p w14:paraId="55290E2B"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分配用户</w:t>
            </w:r>
          </w:p>
        </w:tc>
        <w:tc>
          <w:tcPr>
            <w:tcW w:w="3600" w:type="dxa"/>
            <w:tcBorders>
              <w:top w:val="single" w:sz="4" w:space="0" w:color="auto"/>
              <w:left w:val="single" w:sz="4" w:space="0" w:color="auto"/>
              <w:bottom w:val="single" w:sz="4" w:space="0" w:color="auto"/>
              <w:right w:val="single" w:sz="4" w:space="0" w:color="auto"/>
            </w:tcBorders>
          </w:tcPr>
          <w:p w14:paraId="23116AD4"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上已经分配使用的</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列表</w:t>
            </w:r>
          </w:p>
        </w:tc>
        <w:tc>
          <w:tcPr>
            <w:tcW w:w="1831" w:type="dxa"/>
            <w:tcBorders>
              <w:top w:val="single" w:sz="4" w:space="0" w:color="auto"/>
              <w:left w:val="single" w:sz="4" w:space="0" w:color="auto"/>
              <w:bottom w:val="single" w:sz="4" w:space="0" w:color="auto"/>
              <w:right w:val="single" w:sz="4" w:space="0" w:color="auto"/>
            </w:tcBorders>
          </w:tcPr>
          <w:p w14:paraId="6E3C0D5F"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6C5C941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122D7C67"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phyRate</w:t>
            </w:r>
            <w:proofErr w:type="spellEnd"/>
          </w:p>
        </w:tc>
        <w:tc>
          <w:tcPr>
            <w:tcW w:w="1564" w:type="dxa"/>
            <w:tcBorders>
              <w:top w:val="single" w:sz="4" w:space="0" w:color="auto"/>
              <w:left w:val="single" w:sz="4" w:space="0" w:color="auto"/>
              <w:bottom w:val="single" w:sz="4" w:space="0" w:color="auto"/>
              <w:right w:val="single" w:sz="4" w:space="0" w:color="auto"/>
            </w:tcBorders>
          </w:tcPr>
          <w:p w14:paraId="760A42E6"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端口速率</w:t>
            </w:r>
          </w:p>
        </w:tc>
        <w:tc>
          <w:tcPr>
            <w:tcW w:w="3600" w:type="dxa"/>
            <w:tcBorders>
              <w:top w:val="single" w:sz="4" w:space="0" w:color="auto"/>
              <w:left w:val="single" w:sz="4" w:space="0" w:color="auto"/>
              <w:bottom w:val="single" w:sz="4" w:space="0" w:color="auto"/>
              <w:right w:val="single" w:sz="4" w:space="0" w:color="auto"/>
            </w:tcBorders>
          </w:tcPr>
          <w:p w14:paraId="02B55656"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的端口速率</w:t>
            </w:r>
          </w:p>
        </w:tc>
        <w:tc>
          <w:tcPr>
            <w:tcW w:w="1831" w:type="dxa"/>
            <w:tcBorders>
              <w:top w:val="single" w:sz="4" w:space="0" w:color="auto"/>
              <w:left w:val="single" w:sz="4" w:space="0" w:color="auto"/>
              <w:bottom w:val="single" w:sz="4" w:space="0" w:color="auto"/>
              <w:right w:val="single" w:sz="4" w:space="0" w:color="auto"/>
            </w:tcBorders>
          </w:tcPr>
          <w:p w14:paraId="01BDE090"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14:paraId="3F0B70E2"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6A9DB11"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oppositePhy</w:t>
            </w:r>
            <w:proofErr w:type="spellEnd"/>
          </w:p>
        </w:tc>
        <w:tc>
          <w:tcPr>
            <w:tcW w:w="1564" w:type="dxa"/>
            <w:tcBorders>
              <w:top w:val="single" w:sz="4" w:space="0" w:color="auto"/>
              <w:left w:val="single" w:sz="4" w:space="0" w:color="auto"/>
              <w:bottom w:val="single" w:sz="4" w:space="0" w:color="auto"/>
              <w:right w:val="single" w:sz="4" w:space="0" w:color="auto"/>
            </w:tcBorders>
          </w:tcPr>
          <w:p w14:paraId="2D45EDA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对端</w:t>
            </w:r>
            <w:r>
              <w:rPr>
                <w:rFonts w:ascii="Times New Roman" w:hAnsi="Times New Roman" w:cs="Times New Roman" w:hint="eastAsia"/>
                <w:color w:val="000000" w:themeColor="text1"/>
              </w:rPr>
              <w:t>PHY</w:t>
            </w:r>
          </w:p>
        </w:tc>
        <w:tc>
          <w:tcPr>
            <w:tcW w:w="3600" w:type="dxa"/>
            <w:tcBorders>
              <w:top w:val="single" w:sz="4" w:space="0" w:color="auto"/>
              <w:left w:val="single" w:sz="4" w:space="0" w:color="auto"/>
              <w:bottom w:val="single" w:sz="4" w:space="0" w:color="auto"/>
              <w:right w:val="single" w:sz="4" w:space="0" w:color="auto"/>
            </w:tcBorders>
          </w:tcPr>
          <w:p w14:paraId="6EBBB8C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表示一对设备间的一对</w:t>
            </w:r>
            <w:proofErr w:type="spellStart"/>
            <w:r>
              <w:rPr>
                <w:rFonts w:ascii="Times New Roman" w:hAnsi="Times New Roman" w:cs="Times New Roman" w:hint="eastAsia"/>
                <w:color w:val="000000" w:themeColor="text1"/>
              </w:rPr>
              <w:t>phy</w:t>
            </w:r>
            <w:proofErr w:type="spellEnd"/>
            <w:r>
              <w:rPr>
                <w:rFonts w:ascii="Times New Roman" w:hAnsi="Times New Roman" w:cs="Times New Roman" w:hint="eastAsia"/>
                <w:color w:val="000000" w:themeColor="text1"/>
              </w:rPr>
              <w:t>连接信息</w:t>
            </w:r>
          </w:p>
        </w:tc>
        <w:tc>
          <w:tcPr>
            <w:tcW w:w="1831" w:type="dxa"/>
            <w:tcBorders>
              <w:top w:val="single" w:sz="4" w:space="0" w:color="auto"/>
              <w:left w:val="single" w:sz="4" w:space="0" w:color="auto"/>
              <w:bottom w:val="single" w:sz="4" w:space="0" w:color="auto"/>
              <w:right w:val="single" w:sz="4" w:space="0" w:color="auto"/>
            </w:tcBorders>
          </w:tcPr>
          <w:p w14:paraId="32AD57BB"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0CFF86AA"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4F660AC"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lastRenderedPageBreak/>
              <w:t>maxDelay</w:t>
            </w:r>
            <w:proofErr w:type="spellEnd"/>
          </w:p>
        </w:tc>
        <w:tc>
          <w:tcPr>
            <w:tcW w:w="1564" w:type="dxa"/>
            <w:tcBorders>
              <w:top w:val="single" w:sz="4" w:space="0" w:color="auto"/>
              <w:left w:val="single" w:sz="4" w:space="0" w:color="auto"/>
              <w:bottom w:val="single" w:sz="4" w:space="0" w:color="auto"/>
              <w:right w:val="single" w:sz="4" w:space="0" w:color="auto"/>
            </w:tcBorders>
          </w:tcPr>
          <w:p w14:paraId="6AE786C4"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最大容忍时延差</w:t>
            </w:r>
          </w:p>
        </w:tc>
        <w:tc>
          <w:tcPr>
            <w:tcW w:w="3600" w:type="dxa"/>
            <w:tcBorders>
              <w:top w:val="single" w:sz="4" w:space="0" w:color="auto"/>
              <w:left w:val="single" w:sz="4" w:space="0" w:color="auto"/>
              <w:bottom w:val="single" w:sz="4" w:space="0" w:color="auto"/>
              <w:right w:val="single" w:sz="4" w:space="0" w:color="auto"/>
            </w:tcBorders>
          </w:tcPr>
          <w:p w14:paraId="4F29F6B4"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之间的最大容忍时延差。</w:t>
            </w:r>
          </w:p>
        </w:tc>
        <w:tc>
          <w:tcPr>
            <w:tcW w:w="1831" w:type="dxa"/>
            <w:tcBorders>
              <w:top w:val="single" w:sz="4" w:space="0" w:color="auto"/>
              <w:left w:val="single" w:sz="4" w:space="0" w:color="auto"/>
              <w:bottom w:val="single" w:sz="4" w:space="0" w:color="auto"/>
              <w:right w:val="single" w:sz="4" w:space="0" w:color="auto"/>
            </w:tcBorders>
          </w:tcPr>
          <w:p w14:paraId="17EA27A4"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14:paraId="56FB931B"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41DDD132"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phyNumber</w:t>
            </w:r>
            <w:proofErr w:type="spellEnd"/>
          </w:p>
        </w:tc>
        <w:tc>
          <w:tcPr>
            <w:tcW w:w="1564" w:type="dxa"/>
            <w:tcBorders>
              <w:top w:val="single" w:sz="4" w:space="0" w:color="auto"/>
              <w:left w:val="single" w:sz="4" w:space="0" w:color="auto"/>
              <w:bottom w:val="single" w:sz="4" w:space="0" w:color="auto"/>
              <w:right w:val="single" w:sz="4" w:space="0" w:color="auto"/>
            </w:tcBorders>
          </w:tcPr>
          <w:p w14:paraId="75AF2FC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14:paraId="5CC98DA2"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表示在同一个</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下的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编号</w:t>
            </w:r>
          </w:p>
        </w:tc>
        <w:tc>
          <w:tcPr>
            <w:tcW w:w="1831" w:type="dxa"/>
            <w:tcBorders>
              <w:top w:val="single" w:sz="4" w:space="0" w:color="auto"/>
              <w:left w:val="single" w:sz="4" w:space="0" w:color="auto"/>
              <w:bottom w:val="single" w:sz="4" w:space="0" w:color="auto"/>
              <w:right w:val="single" w:sz="4" w:space="0" w:color="auto"/>
            </w:tcBorders>
          </w:tcPr>
          <w:p w14:paraId="3B4B68AD"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14:paraId="7C39B96B"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0C475FFC"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signalLevel</w:t>
            </w:r>
            <w:proofErr w:type="spellEnd"/>
          </w:p>
        </w:tc>
        <w:tc>
          <w:tcPr>
            <w:tcW w:w="1564" w:type="dxa"/>
            <w:tcBorders>
              <w:top w:val="single" w:sz="4" w:space="0" w:color="auto"/>
              <w:left w:val="single" w:sz="4" w:space="0" w:color="auto"/>
              <w:bottom w:val="single" w:sz="4" w:space="0" w:color="auto"/>
              <w:right w:val="single" w:sz="4" w:space="0" w:color="auto"/>
            </w:tcBorders>
          </w:tcPr>
          <w:p w14:paraId="2939EC9D"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光电平信号</w:t>
            </w:r>
          </w:p>
        </w:tc>
        <w:tc>
          <w:tcPr>
            <w:tcW w:w="3600" w:type="dxa"/>
            <w:tcBorders>
              <w:top w:val="single" w:sz="4" w:space="0" w:color="auto"/>
              <w:left w:val="single" w:sz="4" w:space="0" w:color="auto"/>
              <w:bottom w:val="single" w:sz="4" w:space="0" w:color="auto"/>
              <w:right w:val="single" w:sz="4" w:space="0" w:color="auto"/>
            </w:tcBorders>
          </w:tcPr>
          <w:p w14:paraId="2E370101"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的传送信号电平</w:t>
            </w:r>
          </w:p>
        </w:tc>
        <w:tc>
          <w:tcPr>
            <w:tcW w:w="1831" w:type="dxa"/>
            <w:tcBorders>
              <w:top w:val="single" w:sz="4" w:space="0" w:color="auto"/>
              <w:left w:val="single" w:sz="4" w:space="0" w:color="auto"/>
              <w:bottom w:val="single" w:sz="4" w:space="0" w:color="auto"/>
              <w:right w:val="single" w:sz="4" w:space="0" w:color="auto"/>
            </w:tcBorders>
          </w:tcPr>
          <w:p w14:paraId="0F2E3F29"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14:paraId="639D2433"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4D8B408C"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circuitStatus</w:t>
            </w:r>
            <w:proofErr w:type="spellEnd"/>
          </w:p>
        </w:tc>
        <w:tc>
          <w:tcPr>
            <w:tcW w:w="1564" w:type="dxa"/>
            <w:tcBorders>
              <w:top w:val="single" w:sz="4" w:space="0" w:color="auto"/>
              <w:left w:val="single" w:sz="4" w:space="0" w:color="auto"/>
              <w:bottom w:val="single" w:sz="4" w:space="0" w:color="auto"/>
              <w:right w:val="single" w:sz="4" w:space="0" w:color="auto"/>
            </w:tcBorders>
          </w:tcPr>
          <w:p w14:paraId="72380C4E"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线路状态</w:t>
            </w:r>
          </w:p>
        </w:tc>
        <w:tc>
          <w:tcPr>
            <w:tcW w:w="3600" w:type="dxa"/>
            <w:tcBorders>
              <w:top w:val="single" w:sz="4" w:space="0" w:color="auto"/>
              <w:left w:val="single" w:sz="4" w:space="0" w:color="auto"/>
              <w:bottom w:val="single" w:sz="4" w:space="0" w:color="auto"/>
              <w:right w:val="single" w:sz="4" w:space="0" w:color="auto"/>
            </w:tcBorders>
          </w:tcPr>
          <w:p w14:paraId="6B3CF72E"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表示通过该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的线路状态好坏</w:t>
            </w:r>
          </w:p>
        </w:tc>
        <w:tc>
          <w:tcPr>
            <w:tcW w:w="1831" w:type="dxa"/>
            <w:tcBorders>
              <w:top w:val="single" w:sz="4" w:space="0" w:color="auto"/>
              <w:left w:val="single" w:sz="4" w:space="0" w:color="auto"/>
              <w:bottom w:val="single" w:sz="4" w:space="0" w:color="auto"/>
              <w:right w:val="single" w:sz="4" w:space="0" w:color="auto"/>
            </w:tcBorders>
          </w:tcPr>
          <w:p w14:paraId="1CE3A0D1"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r w:rsidR="00A33298" w14:paraId="09ED0ADD"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1E82B429"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slotbase</w:t>
            </w:r>
            <w:proofErr w:type="spellEnd"/>
          </w:p>
        </w:tc>
        <w:tc>
          <w:tcPr>
            <w:tcW w:w="1564" w:type="dxa"/>
            <w:tcBorders>
              <w:top w:val="single" w:sz="4" w:space="0" w:color="auto"/>
              <w:left w:val="single" w:sz="4" w:space="0" w:color="auto"/>
              <w:bottom w:val="single" w:sz="4" w:space="0" w:color="auto"/>
              <w:right w:val="single" w:sz="4" w:space="0" w:color="auto"/>
            </w:tcBorders>
          </w:tcPr>
          <w:p w14:paraId="1746577F"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时钟基准</w:t>
            </w:r>
          </w:p>
        </w:tc>
        <w:tc>
          <w:tcPr>
            <w:tcW w:w="3600" w:type="dxa"/>
            <w:tcBorders>
              <w:top w:val="single" w:sz="4" w:space="0" w:color="auto"/>
              <w:left w:val="single" w:sz="4" w:space="0" w:color="auto"/>
              <w:bottom w:val="single" w:sz="4" w:space="0" w:color="auto"/>
              <w:right w:val="single" w:sz="4" w:space="0" w:color="auto"/>
            </w:tcBorders>
          </w:tcPr>
          <w:p w14:paraId="00976B5F"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上的时隙分配粒度</w:t>
            </w:r>
          </w:p>
        </w:tc>
        <w:tc>
          <w:tcPr>
            <w:tcW w:w="1831" w:type="dxa"/>
            <w:tcBorders>
              <w:top w:val="single" w:sz="4" w:space="0" w:color="auto"/>
              <w:left w:val="single" w:sz="4" w:space="0" w:color="auto"/>
              <w:bottom w:val="single" w:sz="4" w:space="0" w:color="auto"/>
              <w:right w:val="single" w:sz="4" w:space="0" w:color="auto"/>
            </w:tcBorders>
          </w:tcPr>
          <w:p w14:paraId="4BFED2E2"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14:paraId="3BAB8E7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5C6684B"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codingScheme</w:t>
            </w:r>
            <w:proofErr w:type="spellEnd"/>
          </w:p>
        </w:tc>
        <w:tc>
          <w:tcPr>
            <w:tcW w:w="1564" w:type="dxa"/>
            <w:tcBorders>
              <w:top w:val="single" w:sz="4" w:space="0" w:color="auto"/>
              <w:left w:val="single" w:sz="4" w:space="0" w:color="auto"/>
              <w:bottom w:val="single" w:sz="4" w:space="0" w:color="auto"/>
              <w:right w:val="single" w:sz="4" w:space="0" w:color="auto"/>
            </w:tcBorders>
          </w:tcPr>
          <w:p w14:paraId="079C054D"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编码方式</w:t>
            </w:r>
          </w:p>
        </w:tc>
        <w:tc>
          <w:tcPr>
            <w:tcW w:w="3600" w:type="dxa"/>
            <w:tcBorders>
              <w:top w:val="single" w:sz="4" w:space="0" w:color="auto"/>
              <w:left w:val="single" w:sz="4" w:space="0" w:color="auto"/>
              <w:bottom w:val="single" w:sz="4" w:space="0" w:color="auto"/>
              <w:right w:val="single" w:sz="4" w:space="0" w:color="auto"/>
            </w:tcBorders>
          </w:tcPr>
          <w:p w14:paraId="07841EB6"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表示在该</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上传送数据的编码方式</w:t>
            </w:r>
          </w:p>
        </w:tc>
        <w:tc>
          <w:tcPr>
            <w:tcW w:w="1831" w:type="dxa"/>
            <w:tcBorders>
              <w:top w:val="single" w:sz="4" w:space="0" w:color="auto"/>
              <w:left w:val="single" w:sz="4" w:space="0" w:color="auto"/>
              <w:bottom w:val="single" w:sz="4" w:space="0" w:color="auto"/>
              <w:right w:val="single" w:sz="4" w:space="0" w:color="auto"/>
            </w:tcBorders>
          </w:tcPr>
          <w:p w14:paraId="729AE762"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bl>
    <w:p w14:paraId="3F8457FF"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7</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组</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FlexE_Group</w:t>
      </w:r>
      <w:proofErr w:type="spellEnd"/>
      <w:r>
        <w:rPr>
          <w:rFonts w:asciiTheme="minorEastAsia" w:hAnsiTheme="minorEastAsia" w:cs="Times New Roman"/>
          <w:b/>
          <w:sz w:val="24"/>
          <w:szCs w:val="24"/>
          <w:lang w:val="en-GB"/>
        </w:rPr>
        <w:t>)</w:t>
      </w:r>
    </w:p>
    <w:p w14:paraId="5330AE66" w14:textId="77777777" w:rsidR="00A33298" w:rsidRDefault="00221EDB">
      <w:pPr>
        <w:spacing w:line="360" w:lineRule="auto"/>
        <w:ind w:firstLine="480"/>
        <w:jc w:val="both"/>
        <w:rPr>
          <w:rFonts w:asciiTheme="minorEastAsia" w:hAnsiTheme="minorEastAsia" w:cs="Times New Roman"/>
          <w:sz w:val="24"/>
          <w:szCs w:val="24"/>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多个</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PHY捆绑后的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Group管理对象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w:t>
      </w:r>
      <w:proofErr w:type="spellStart"/>
      <w:r>
        <w:rPr>
          <w:rFonts w:asciiTheme="minorEastAsia" w:hAnsiTheme="minorEastAsia" w:cs="Times New Roman" w:hint="eastAsia"/>
          <w:sz w:val="24"/>
          <w:szCs w:val="24"/>
        </w:rPr>
        <w:t>FlexEClient</w:t>
      </w:r>
      <w:proofErr w:type="spellEnd"/>
      <w:r>
        <w:rPr>
          <w:rFonts w:asciiTheme="minorEastAsia" w:hAnsiTheme="minorEastAsia" w:cs="Times New Roman" w:hint="eastAsia"/>
          <w:sz w:val="24"/>
          <w:szCs w:val="24"/>
        </w:rPr>
        <w:t>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0D9F53F4"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-7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集群</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65722D2E"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34646366"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0A461CE5"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3ECF32B1"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2DD87E4D"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141B2D5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683C3C6A"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groupNumber</w:t>
            </w:r>
            <w:proofErr w:type="spellEnd"/>
          </w:p>
        </w:tc>
        <w:tc>
          <w:tcPr>
            <w:tcW w:w="1564" w:type="dxa"/>
            <w:tcBorders>
              <w:top w:val="single" w:sz="4" w:space="0" w:color="auto"/>
              <w:left w:val="single" w:sz="4" w:space="0" w:color="auto"/>
              <w:bottom w:val="single" w:sz="4" w:space="0" w:color="auto"/>
              <w:right w:val="single" w:sz="4" w:space="0" w:color="auto"/>
            </w:tcBorders>
          </w:tcPr>
          <w:p w14:paraId="69E68E44" w14:textId="77777777" w:rsidR="00A33298" w:rsidRDefault="00221EDB">
            <w:pPr>
              <w:rPr>
                <w:rFonts w:asciiTheme="minorEastAsia" w:hAnsiTheme="minorEastAsia" w:cs="Times New Roman"/>
                <w:szCs w:val="21"/>
              </w:rPr>
            </w:pPr>
            <w:r>
              <w:rPr>
                <w:rFonts w:ascii="Times New Roman" w:hAnsi="Times New Roman" w:cs="Times New Roman"/>
                <w:color w:val="000000" w:themeColor="text1"/>
              </w:rPr>
              <w:t xml:space="preserve">Group </w:t>
            </w:r>
            <w:r>
              <w:rPr>
                <w:rFonts w:ascii="Times New Roman" w:hAnsi="Times New Roman" w:cs="Times New Roman"/>
                <w:color w:val="000000" w:themeColor="text1"/>
              </w:rPr>
              <w:t>编号</w:t>
            </w:r>
          </w:p>
        </w:tc>
        <w:tc>
          <w:tcPr>
            <w:tcW w:w="3600" w:type="dxa"/>
            <w:tcBorders>
              <w:top w:val="single" w:sz="4" w:space="0" w:color="auto"/>
              <w:left w:val="single" w:sz="4" w:space="0" w:color="auto"/>
              <w:bottom w:val="single" w:sz="4" w:space="0" w:color="auto"/>
              <w:right w:val="single" w:sz="4" w:space="0" w:color="auto"/>
            </w:tcBorders>
          </w:tcPr>
          <w:p w14:paraId="4CECA5C9"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 xml:space="preserve"> Group </w:t>
            </w:r>
            <w:r>
              <w:rPr>
                <w:rFonts w:ascii="Times New Roman" w:hAnsi="Times New Roman" w:cs="Times New Roman"/>
                <w:color w:val="000000" w:themeColor="text1"/>
              </w:rPr>
              <w:t>编号</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2DA0FD1E"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数字类型</w:t>
            </w:r>
          </w:p>
        </w:tc>
      </w:tr>
      <w:tr w:rsidR="00A33298" w14:paraId="2BF3F051"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1A7E482"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phyList</w:t>
            </w:r>
            <w:proofErr w:type="spellEnd"/>
          </w:p>
        </w:tc>
        <w:tc>
          <w:tcPr>
            <w:tcW w:w="1564" w:type="dxa"/>
            <w:tcBorders>
              <w:top w:val="single" w:sz="4" w:space="0" w:color="auto"/>
              <w:left w:val="single" w:sz="4" w:space="0" w:color="auto"/>
              <w:bottom w:val="single" w:sz="4" w:space="0" w:color="auto"/>
              <w:right w:val="single" w:sz="4" w:space="0" w:color="auto"/>
            </w:tcBorders>
          </w:tcPr>
          <w:p w14:paraId="50F63102"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捆绑信息</w:t>
            </w:r>
          </w:p>
        </w:tc>
        <w:tc>
          <w:tcPr>
            <w:tcW w:w="3600" w:type="dxa"/>
            <w:tcBorders>
              <w:top w:val="single" w:sz="4" w:space="0" w:color="auto"/>
              <w:left w:val="single" w:sz="4" w:space="0" w:color="auto"/>
              <w:bottom w:val="single" w:sz="4" w:space="0" w:color="auto"/>
              <w:right w:val="single" w:sz="4" w:space="0" w:color="auto"/>
            </w:tcBorders>
          </w:tcPr>
          <w:p w14:paraId="0FC2F538"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和捆绑的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之间的映射关系。</w:t>
            </w:r>
          </w:p>
        </w:tc>
        <w:tc>
          <w:tcPr>
            <w:tcW w:w="1831" w:type="dxa"/>
            <w:tcBorders>
              <w:top w:val="single" w:sz="4" w:space="0" w:color="auto"/>
              <w:left w:val="single" w:sz="4" w:space="0" w:color="auto"/>
              <w:bottom w:val="single" w:sz="4" w:space="0" w:color="auto"/>
              <w:right w:val="single" w:sz="4" w:space="0" w:color="auto"/>
            </w:tcBorders>
          </w:tcPr>
          <w:p w14:paraId="45461081"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42F0C39C"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485729E5"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groupLoad</w:t>
            </w:r>
            <w:proofErr w:type="spellEnd"/>
          </w:p>
        </w:tc>
        <w:tc>
          <w:tcPr>
            <w:tcW w:w="1564" w:type="dxa"/>
            <w:tcBorders>
              <w:top w:val="single" w:sz="4" w:space="0" w:color="auto"/>
              <w:left w:val="single" w:sz="4" w:space="0" w:color="auto"/>
              <w:bottom w:val="single" w:sz="4" w:space="0" w:color="auto"/>
              <w:right w:val="single" w:sz="4" w:space="0" w:color="auto"/>
            </w:tcBorders>
          </w:tcPr>
          <w:p w14:paraId="52EF0132"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w:t>
            </w:r>
          </w:p>
        </w:tc>
        <w:tc>
          <w:tcPr>
            <w:tcW w:w="3600" w:type="dxa"/>
            <w:tcBorders>
              <w:top w:val="single" w:sz="4" w:space="0" w:color="auto"/>
              <w:left w:val="single" w:sz="4" w:space="0" w:color="auto"/>
              <w:bottom w:val="single" w:sz="4" w:space="0" w:color="auto"/>
              <w:right w:val="single" w:sz="4" w:space="0" w:color="auto"/>
            </w:tcBorders>
          </w:tcPr>
          <w:p w14:paraId="360DAE2F"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负载状况信息。</w:t>
            </w:r>
          </w:p>
        </w:tc>
        <w:tc>
          <w:tcPr>
            <w:tcW w:w="1831" w:type="dxa"/>
            <w:tcBorders>
              <w:top w:val="single" w:sz="4" w:space="0" w:color="auto"/>
              <w:left w:val="single" w:sz="4" w:space="0" w:color="auto"/>
              <w:bottom w:val="single" w:sz="4" w:space="0" w:color="auto"/>
              <w:right w:val="single" w:sz="4" w:space="0" w:color="auto"/>
            </w:tcBorders>
          </w:tcPr>
          <w:p w14:paraId="45E024CE"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7ED8DD7B"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98D0A2B"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groupRate</w:t>
            </w:r>
            <w:proofErr w:type="spellEnd"/>
          </w:p>
        </w:tc>
        <w:tc>
          <w:tcPr>
            <w:tcW w:w="1564" w:type="dxa"/>
            <w:tcBorders>
              <w:top w:val="single" w:sz="4" w:space="0" w:color="auto"/>
              <w:left w:val="single" w:sz="4" w:space="0" w:color="auto"/>
              <w:bottom w:val="single" w:sz="4" w:space="0" w:color="auto"/>
              <w:right w:val="single" w:sz="4" w:space="0" w:color="auto"/>
            </w:tcBorders>
          </w:tcPr>
          <w:p w14:paraId="22CBECF0"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组速率</w:t>
            </w:r>
          </w:p>
        </w:tc>
        <w:tc>
          <w:tcPr>
            <w:tcW w:w="3600" w:type="dxa"/>
            <w:tcBorders>
              <w:top w:val="single" w:sz="4" w:space="0" w:color="auto"/>
              <w:left w:val="single" w:sz="4" w:space="0" w:color="auto"/>
              <w:bottom w:val="single" w:sz="4" w:space="0" w:color="auto"/>
              <w:right w:val="single" w:sz="4" w:space="0" w:color="auto"/>
            </w:tcBorders>
          </w:tcPr>
          <w:p w14:paraId="044D7A73"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表示一对设备间捆绑的</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构成的</w:t>
            </w:r>
            <w:r>
              <w:rPr>
                <w:rFonts w:ascii="Times New Roman" w:hAnsi="Times New Roman" w:cs="Times New Roman" w:hint="eastAsia"/>
                <w:color w:val="000000" w:themeColor="text1"/>
              </w:rPr>
              <w:t>Group</w:t>
            </w:r>
            <w:r>
              <w:rPr>
                <w:rFonts w:ascii="Times New Roman" w:hAnsi="Times New Roman" w:cs="Times New Roman" w:hint="eastAsia"/>
                <w:color w:val="000000" w:themeColor="text1"/>
              </w:rPr>
              <w:t>的整体速率。</w:t>
            </w:r>
          </w:p>
        </w:tc>
        <w:tc>
          <w:tcPr>
            <w:tcW w:w="1831" w:type="dxa"/>
            <w:tcBorders>
              <w:top w:val="single" w:sz="4" w:space="0" w:color="auto"/>
              <w:left w:val="single" w:sz="4" w:space="0" w:color="auto"/>
              <w:bottom w:val="single" w:sz="4" w:space="0" w:color="auto"/>
              <w:right w:val="single" w:sz="4" w:space="0" w:color="auto"/>
            </w:tcBorders>
          </w:tcPr>
          <w:p w14:paraId="2B5F374A"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8A652C" w14:paraId="0E22630E" w14:textId="77777777">
        <w:trPr>
          <w:jc w:val="center"/>
          <w:ins w:id="106" w:author="cy650" w:date="2022-01-13T15:45:00Z"/>
        </w:trPr>
        <w:tc>
          <w:tcPr>
            <w:tcW w:w="1555" w:type="dxa"/>
            <w:tcBorders>
              <w:top w:val="single" w:sz="4" w:space="0" w:color="auto"/>
              <w:left w:val="single" w:sz="4" w:space="0" w:color="auto"/>
              <w:bottom w:val="single" w:sz="4" w:space="0" w:color="auto"/>
              <w:right w:val="single" w:sz="4" w:space="0" w:color="auto"/>
            </w:tcBorders>
          </w:tcPr>
          <w:p w14:paraId="60B5C273" w14:textId="77777777" w:rsidR="008A652C" w:rsidRDefault="008A652C" w:rsidP="008A652C">
            <w:pPr>
              <w:ind w:firstLine="2"/>
              <w:rPr>
                <w:ins w:id="107" w:author="cy650" w:date="2022-01-13T15:45:00Z"/>
                <w:rFonts w:ascii="Times New Roman" w:hAnsi="Times New Roman" w:cs="Times New Roman" w:hint="eastAsia"/>
                <w:color w:val="000000" w:themeColor="text1"/>
              </w:rPr>
            </w:pPr>
            <w:proofErr w:type="spellStart"/>
            <w:ins w:id="108" w:author="cy650" w:date="2022-01-13T15:45:00Z">
              <w:r>
                <w:rPr>
                  <w:rFonts w:ascii="Times New Roman" w:eastAsia="宋体" w:hAnsi="Times New Roman" w:cs="Times New Roman"/>
                  <w:color w:val="000000" w:themeColor="text1"/>
                  <w:szCs w:val="21"/>
                </w:rPr>
                <w:t>affiliationId</w:t>
              </w:r>
              <w:proofErr w:type="spellEnd"/>
            </w:ins>
          </w:p>
        </w:tc>
        <w:tc>
          <w:tcPr>
            <w:tcW w:w="1564" w:type="dxa"/>
            <w:tcBorders>
              <w:top w:val="single" w:sz="4" w:space="0" w:color="auto"/>
              <w:left w:val="single" w:sz="4" w:space="0" w:color="auto"/>
              <w:bottom w:val="single" w:sz="4" w:space="0" w:color="auto"/>
              <w:right w:val="single" w:sz="4" w:space="0" w:color="auto"/>
            </w:tcBorders>
          </w:tcPr>
          <w:p w14:paraId="37F19EE7" w14:textId="77777777" w:rsidR="008A652C" w:rsidRDefault="008A652C" w:rsidP="008A652C">
            <w:pPr>
              <w:ind w:firstLine="2"/>
              <w:rPr>
                <w:ins w:id="109" w:author="cy650" w:date="2022-01-13T15:45:00Z"/>
                <w:rFonts w:ascii="Times New Roman" w:hAnsi="Times New Roman" w:cs="Times New Roman" w:hint="eastAsia"/>
                <w:color w:val="000000" w:themeColor="text1"/>
              </w:rPr>
            </w:pPr>
            <w:ins w:id="110" w:author="cy650" w:date="2022-01-13T15:45:00Z">
              <w:r>
                <w:rPr>
                  <w:rFonts w:ascii="宋体" w:eastAsia="宋体" w:hAnsi="宋体" w:cs="宋体" w:hint="eastAsia"/>
                  <w:color w:val="000000" w:themeColor="text1"/>
                  <w:szCs w:val="21"/>
                </w:rPr>
                <w:t>Group从属设备</w:t>
              </w:r>
            </w:ins>
          </w:p>
        </w:tc>
        <w:tc>
          <w:tcPr>
            <w:tcW w:w="3600" w:type="dxa"/>
            <w:tcBorders>
              <w:top w:val="single" w:sz="4" w:space="0" w:color="auto"/>
              <w:left w:val="single" w:sz="4" w:space="0" w:color="auto"/>
              <w:bottom w:val="single" w:sz="4" w:space="0" w:color="auto"/>
              <w:right w:val="single" w:sz="4" w:space="0" w:color="auto"/>
            </w:tcBorders>
          </w:tcPr>
          <w:p w14:paraId="4B69D7B0" w14:textId="77777777" w:rsidR="008A652C" w:rsidRDefault="008A652C" w:rsidP="008A652C">
            <w:pPr>
              <w:ind w:firstLine="2"/>
              <w:rPr>
                <w:ins w:id="111" w:author="cy650" w:date="2022-01-13T15:45:00Z"/>
                <w:rFonts w:ascii="Times New Roman" w:hAnsi="Times New Roman" w:cs="Times New Roman" w:hint="eastAsia"/>
                <w:color w:val="000000" w:themeColor="text1"/>
              </w:rPr>
            </w:pPr>
            <w:ins w:id="112" w:author="cy650" w:date="2022-01-13T15:45:00Z">
              <w:r>
                <w:rPr>
                  <w:rFonts w:ascii="宋体" w:eastAsia="宋体" w:hAnsi="宋体" w:cs="宋体" w:hint="eastAsia"/>
                  <w:color w:val="000000" w:themeColor="text1"/>
                  <w:szCs w:val="21"/>
                </w:rPr>
                <w:t>表示该Group所在的</w:t>
              </w:r>
              <w:proofErr w:type="spellStart"/>
              <w:r>
                <w:rPr>
                  <w:rFonts w:ascii="宋体" w:eastAsia="宋体" w:hAnsi="宋体" w:cs="宋体" w:hint="eastAsia"/>
                  <w:color w:val="000000" w:themeColor="text1"/>
                  <w:szCs w:val="21"/>
                </w:rPr>
                <w:t>FlexE</w:t>
              </w:r>
              <w:proofErr w:type="spellEnd"/>
              <w:r>
                <w:rPr>
                  <w:rFonts w:ascii="宋体" w:eastAsia="宋体" w:hAnsi="宋体" w:cs="宋体" w:hint="eastAsia"/>
                  <w:color w:val="000000" w:themeColor="text1"/>
                  <w:szCs w:val="21"/>
                </w:rPr>
                <w:t>设备</w:t>
              </w:r>
            </w:ins>
          </w:p>
        </w:tc>
        <w:tc>
          <w:tcPr>
            <w:tcW w:w="1831" w:type="dxa"/>
            <w:tcBorders>
              <w:top w:val="single" w:sz="4" w:space="0" w:color="auto"/>
              <w:left w:val="single" w:sz="4" w:space="0" w:color="auto"/>
              <w:bottom w:val="single" w:sz="4" w:space="0" w:color="auto"/>
              <w:right w:val="single" w:sz="4" w:space="0" w:color="auto"/>
            </w:tcBorders>
          </w:tcPr>
          <w:p w14:paraId="368457A0" w14:textId="77777777" w:rsidR="008A652C" w:rsidRDefault="008A652C" w:rsidP="008A652C">
            <w:pPr>
              <w:ind w:firstLine="2"/>
              <w:rPr>
                <w:ins w:id="113" w:author="cy650" w:date="2022-01-13T15:45:00Z"/>
                <w:rFonts w:asciiTheme="minorEastAsia" w:hAnsiTheme="minorEastAsia" w:cs="Times New Roman" w:hint="eastAsia"/>
                <w:szCs w:val="21"/>
              </w:rPr>
            </w:pPr>
            <w:ins w:id="114" w:author="cy650" w:date="2022-01-13T15:45:00Z">
              <w:r>
                <w:rPr>
                  <w:rFonts w:ascii="宋体" w:eastAsia="宋体" w:hAnsi="宋体" w:cs="宋体" w:hint="eastAsia"/>
                  <w:szCs w:val="21"/>
                </w:rPr>
                <w:t>标识类型</w:t>
              </w:r>
              <w:r>
                <w:commentReference w:id="115"/>
              </w:r>
            </w:ins>
          </w:p>
        </w:tc>
      </w:tr>
      <w:tr w:rsidR="008A652C" w14:paraId="681B656B" w14:textId="77777777">
        <w:trPr>
          <w:jc w:val="center"/>
          <w:ins w:id="116" w:author="cy650" w:date="2022-01-13T15:45:00Z"/>
        </w:trPr>
        <w:tc>
          <w:tcPr>
            <w:tcW w:w="1555" w:type="dxa"/>
            <w:tcBorders>
              <w:top w:val="single" w:sz="4" w:space="0" w:color="auto"/>
              <w:left w:val="single" w:sz="4" w:space="0" w:color="auto"/>
              <w:bottom w:val="single" w:sz="4" w:space="0" w:color="auto"/>
              <w:right w:val="single" w:sz="4" w:space="0" w:color="auto"/>
            </w:tcBorders>
          </w:tcPr>
          <w:p w14:paraId="583EBFF7" w14:textId="77777777" w:rsidR="008A652C" w:rsidRDefault="008A652C" w:rsidP="008A652C">
            <w:pPr>
              <w:ind w:firstLine="2"/>
              <w:rPr>
                <w:ins w:id="117" w:author="cy650" w:date="2022-01-13T15:45:00Z"/>
                <w:rFonts w:ascii="Times New Roman" w:hAnsi="Times New Roman" w:cs="Times New Roman" w:hint="eastAsia"/>
                <w:color w:val="000000" w:themeColor="text1"/>
              </w:rPr>
            </w:pPr>
            <w:proofErr w:type="spellStart"/>
            <w:ins w:id="118" w:author="cy650" w:date="2022-01-13T15:45:00Z">
              <w:r>
                <w:rPr>
                  <w:rFonts w:ascii="Times New Roman" w:eastAsia="宋体" w:hAnsi="Times New Roman" w:cs="Times New Roman"/>
                  <w:color w:val="000000" w:themeColor="text1"/>
                  <w:szCs w:val="21"/>
                </w:rPr>
                <w:t>associationHash</w:t>
              </w:r>
              <w:proofErr w:type="spellEnd"/>
            </w:ins>
          </w:p>
        </w:tc>
        <w:tc>
          <w:tcPr>
            <w:tcW w:w="1564" w:type="dxa"/>
            <w:tcBorders>
              <w:top w:val="single" w:sz="4" w:space="0" w:color="auto"/>
              <w:left w:val="single" w:sz="4" w:space="0" w:color="auto"/>
              <w:bottom w:val="single" w:sz="4" w:space="0" w:color="auto"/>
              <w:right w:val="single" w:sz="4" w:space="0" w:color="auto"/>
            </w:tcBorders>
          </w:tcPr>
          <w:p w14:paraId="7A574330" w14:textId="77777777" w:rsidR="008A652C" w:rsidRDefault="008A652C" w:rsidP="008A652C">
            <w:pPr>
              <w:ind w:firstLine="2"/>
              <w:rPr>
                <w:ins w:id="119" w:author="cy650" w:date="2022-01-13T15:45:00Z"/>
                <w:rFonts w:ascii="Times New Roman" w:hAnsi="Times New Roman" w:cs="Times New Roman" w:hint="eastAsia"/>
                <w:color w:val="000000" w:themeColor="text1"/>
              </w:rPr>
            </w:pPr>
            <w:ins w:id="120" w:author="cy650" w:date="2022-01-13T15:45:00Z">
              <w:r>
                <w:rPr>
                  <w:rFonts w:ascii="宋体" w:eastAsia="宋体" w:hAnsi="宋体" w:cs="宋体" w:hint="eastAsia"/>
                  <w:color w:val="000000" w:themeColor="text1"/>
                  <w:szCs w:val="21"/>
                </w:rPr>
                <w:t>Group关联号</w:t>
              </w:r>
            </w:ins>
          </w:p>
        </w:tc>
        <w:tc>
          <w:tcPr>
            <w:tcW w:w="3600" w:type="dxa"/>
            <w:tcBorders>
              <w:top w:val="single" w:sz="4" w:space="0" w:color="auto"/>
              <w:left w:val="single" w:sz="4" w:space="0" w:color="auto"/>
              <w:bottom w:val="single" w:sz="4" w:space="0" w:color="auto"/>
              <w:right w:val="single" w:sz="4" w:space="0" w:color="auto"/>
            </w:tcBorders>
          </w:tcPr>
          <w:p w14:paraId="00B98E30" w14:textId="77777777" w:rsidR="008A652C" w:rsidRDefault="008A652C" w:rsidP="008A652C">
            <w:pPr>
              <w:ind w:firstLine="2"/>
              <w:rPr>
                <w:ins w:id="121" w:author="cy650" w:date="2022-01-13T15:45:00Z"/>
                <w:rFonts w:ascii="Times New Roman" w:hAnsi="Times New Roman" w:cs="Times New Roman" w:hint="eastAsia"/>
                <w:color w:val="000000" w:themeColor="text1"/>
              </w:rPr>
            </w:pPr>
            <w:ins w:id="122" w:author="cy650" w:date="2022-01-13T15:45:00Z">
              <w:r>
                <w:rPr>
                  <w:rFonts w:ascii="宋体" w:eastAsia="宋体" w:hAnsi="宋体" w:cs="宋体" w:hint="eastAsia"/>
                  <w:color w:val="000000" w:themeColor="text1"/>
                  <w:szCs w:val="21"/>
                </w:rPr>
                <w:t>一个Group关联号分配给两个Group进行配对，全局唯一。</w:t>
              </w:r>
            </w:ins>
          </w:p>
        </w:tc>
        <w:tc>
          <w:tcPr>
            <w:tcW w:w="1831" w:type="dxa"/>
            <w:tcBorders>
              <w:top w:val="single" w:sz="4" w:space="0" w:color="auto"/>
              <w:left w:val="single" w:sz="4" w:space="0" w:color="auto"/>
              <w:bottom w:val="single" w:sz="4" w:space="0" w:color="auto"/>
              <w:right w:val="single" w:sz="4" w:space="0" w:color="auto"/>
            </w:tcBorders>
          </w:tcPr>
          <w:p w14:paraId="699083C1" w14:textId="77777777" w:rsidR="008A652C" w:rsidRDefault="008A652C" w:rsidP="008A652C">
            <w:pPr>
              <w:ind w:firstLine="2"/>
              <w:rPr>
                <w:ins w:id="123" w:author="cy650" w:date="2022-01-13T15:45:00Z"/>
                <w:rFonts w:asciiTheme="minorEastAsia" w:hAnsiTheme="minorEastAsia" w:cs="Times New Roman" w:hint="eastAsia"/>
                <w:szCs w:val="21"/>
              </w:rPr>
            </w:pPr>
            <w:ins w:id="124" w:author="cy650" w:date="2022-01-13T15:45:00Z">
              <w:r>
                <w:rPr>
                  <w:rFonts w:ascii="宋体" w:eastAsia="宋体" w:hAnsi="宋体" w:cs="宋体" w:hint="eastAsia"/>
                  <w:szCs w:val="21"/>
                </w:rPr>
                <w:t>标识类型</w:t>
              </w:r>
              <w:r>
                <w:commentReference w:id="125"/>
              </w:r>
            </w:ins>
          </w:p>
        </w:tc>
      </w:tr>
    </w:tbl>
    <w:p w14:paraId="7E0EAB29"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8</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时隙</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FlexE_Slot</w:t>
      </w:r>
      <w:proofErr w:type="spellEnd"/>
      <w:r>
        <w:rPr>
          <w:rFonts w:asciiTheme="minorEastAsia" w:hAnsiTheme="minorEastAsia" w:cs="Times New Roman"/>
          <w:b/>
          <w:sz w:val="24"/>
          <w:szCs w:val="24"/>
          <w:lang w:val="en-GB"/>
        </w:rPr>
        <w:t>)</w:t>
      </w:r>
    </w:p>
    <w:p w14:paraId="13C93650"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r>
        <w:rPr>
          <w:rFonts w:asciiTheme="minorEastAsia" w:hAnsiTheme="minorEastAsia" w:cs="Times New Roman" w:hint="eastAsia"/>
          <w:sz w:val="24"/>
          <w:szCs w:val="24"/>
        </w:rPr>
        <w:t>虚拟化通道上的时隙管理对象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以便给</w:t>
      </w:r>
      <w:proofErr w:type="spellStart"/>
      <w:r>
        <w:rPr>
          <w:rFonts w:asciiTheme="minorEastAsia" w:hAnsiTheme="minorEastAsia" w:cs="Times New Roman" w:hint="eastAsia"/>
          <w:sz w:val="24"/>
          <w:szCs w:val="24"/>
        </w:rPr>
        <w:t>FlexECalendar</w:t>
      </w:r>
      <w:proofErr w:type="spellEnd"/>
      <w:r>
        <w:rPr>
          <w:rFonts w:asciiTheme="minorEastAsia" w:hAnsiTheme="minorEastAsia" w:cs="Times New Roman" w:hint="eastAsia"/>
          <w:sz w:val="24"/>
          <w:szCs w:val="24"/>
        </w:rPr>
        <w:t>使用</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29355CA0"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-8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时隙</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2E8E8F11"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7F2F3D7D" w14:textId="77777777" w:rsidR="00A33298" w:rsidRDefault="00221EDB">
            <w:pPr>
              <w:rPr>
                <w:rFonts w:asciiTheme="minorEastAsia" w:hAnsiTheme="minorEastAsia" w:cs="Times New Roman"/>
                <w:szCs w:val="21"/>
              </w:rPr>
            </w:pPr>
            <w:r>
              <w:rPr>
                <w:rFonts w:asciiTheme="minorEastAsia" w:hAnsiTheme="minorEastAsia" w:cs="Times New Roman"/>
                <w:szCs w:val="21"/>
              </w:rPr>
              <w:lastRenderedPageBreak/>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5256DCAB"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695C7A7D"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1BD3FC9B"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39C28984"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2E1340F7"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dependentUser</w:t>
            </w:r>
            <w:proofErr w:type="spellEnd"/>
          </w:p>
        </w:tc>
        <w:tc>
          <w:tcPr>
            <w:tcW w:w="1564" w:type="dxa"/>
            <w:tcBorders>
              <w:top w:val="single" w:sz="4" w:space="0" w:color="auto"/>
              <w:left w:val="single" w:sz="4" w:space="0" w:color="auto"/>
              <w:bottom w:val="single" w:sz="4" w:space="0" w:color="auto"/>
              <w:right w:val="single" w:sz="4" w:space="0" w:color="auto"/>
            </w:tcBorders>
          </w:tcPr>
          <w:p w14:paraId="33B009A4" w14:textId="77777777" w:rsidR="00A33298" w:rsidRDefault="00221EDB">
            <w:pPr>
              <w:rPr>
                <w:rFonts w:asciiTheme="minorEastAsia" w:hAnsiTheme="minorEastAsia" w:cs="Times New Roman"/>
                <w:szCs w:val="21"/>
              </w:rPr>
            </w:pPr>
            <w:r>
              <w:rPr>
                <w:rFonts w:ascii="Times New Roman" w:hAnsi="Times New Roman" w:cs="Times New Roman" w:hint="eastAsia"/>
                <w:color w:val="000000" w:themeColor="text1"/>
              </w:rPr>
              <w:t>支持的</w:t>
            </w:r>
            <w:r>
              <w:rPr>
                <w:rFonts w:ascii="Times New Roman" w:hAnsi="Times New Roman" w:cs="Times New Roman" w:hint="eastAsia"/>
                <w:color w:val="000000" w:themeColor="text1"/>
              </w:rPr>
              <w:t>Client</w:t>
            </w:r>
          </w:p>
        </w:tc>
        <w:tc>
          <w:tcPr>
            <w:tcW w:w="3600" w:type="dxa"/>
            <w:tcBorders>
              <w:top w:val="single" w:sz="4" w:space="0" w:color="auto"/>
              <w:left w:val="single" w:sz="4" w:space="0" w:color="auto"/>
              <w:bottom w:val="single" w:sz="4" w:space="0" w:color="auto"/>
              <w:right w:val="single" w:sz="4" w:space="0" w:color="auto"/>
            </w:tcBorders>
          </w:tcPr>
          <w:p w14:paraId="036E9E1E"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用于指明这个</w:t>
            </w: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是给哪个</w:t>
            </w:r>
            <w:r>
              <w:rPr>
                <w:rFonts w:ascii="Times New Roman" w:hAnsi="Times New Roman" w:cs="Times New Roman" w:hint="eastAsia"/>
                <w:color w:val="000000" w:themeColor="text1"/>
              </w:rPr>
              <w:t>Client</w:t>
            </w:r>
            <w:r>
              <w:rPr>
                <w:rFonts w:ascii="Times New Roman" w:hAnsi="Times New Roman" w:cs="Times New Roman" w:hint="eastAsia"/>
                <w:color w:val="000000" w:themeColor="text1"/>
              </w:rPr>
              <w:t>使用的。</w:t>
            </w:r>
          </w:p>
        </w:tc>
        <w:tc>
          <w:tcPr>
            <w:tcW w:w="1831" w:type="dxa"/>
            <w:tcBorders>
              <w:top w:val="single" w:sz="4" w:space="0" w:color="auto"/>
              <w:left w:val="single" w:sz="4" w:space="0" w:color="auto"/>
              <w:bottom w:val="single" w:sz="4" w:space="0" w:color="auto"/>
              <w:right w:val="single" w:sz="4" w:space="0" w:color="auto"/>
            </w:tcBorders>
          </w:tcPr>
          <w:p w14:paraId="45B48797"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标识类型</w:t>
            </w:r>
          </w:p>
        </w:tc>
      </w:tr>
      <w:tr w:rsidR="00A33298" w14:paraId="2DFEA6E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72268BD"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slotCategory</w:t>
            </w:r>
            <w:proofErr w:type="spellEnd"/>
          </w:p>
        </w:tc>
        <w:tc>
          <w:tcPr>
            <w:tcW w:w="1564" w:type="dxa"/>
            <w:tcBorders>
              <w:top w:val="single" w:sz="4" w:space="0" w:color="auto"/>
              <w:left w:val="single" w:sz="4" w:space="0" w:color="auto"/>
              <w:bottom w:val="single" w:sz="4" w:space="0" w:color="auto"/>
              <w:right w:val="single" w:sz="4" w:space="0" w:color="auto"/>
            </w:tcBorders>
          </w:tcPr>
          <w:p w14:paraId="7E19080D"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时隙类别</w:t>
            </w:r>
          </w:p>
        </w:tc>
        <w:tc>
          <w:tcPr>
            <w:tcW w:w="3600" w:type="dxa"/>
            <w:tcBorders>
              <w:top w:val="single" w:sz="4" w:space="0" w:color="auto"/>
              <w:left w:val="single" w:sz="4" w:space="0" w:color="auto"/>
              <w:bottom w:val="single" w:sz="4" w:space="0" w:color="auto"/>
              <w:right w:val="single" w:sz="4" w:space="0" w:color="auto"/>
            </w:tcBorders>
          </w:tcPr>
          <w:p w14:paraId="2156E26C"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proofErr w:type="spellStart"/>
            <w:r>
              <w:rPr>
                <w:rFonts w:ascii="Times New Roman" w:hAnsi="Times New Roman" w:cs="Times New Roman"/>
                <w:color w:val="000000" w:themeColor="text1"/>
              </w:rPr>
              <w:t>FlexE</w:t>
            </w:r>
            <w:proofErr w:type="spellEnd"/>
            <w:r>
              <w:rPr>
                <w:rFonts w:ascii="Times New Roman" w:hAnsi="Times New Roman" w:cs="Times New Roman"/>
                <w:color w:val="000000" w:themeColor="text1"/>
              </w:rPr>
              <w:t>时隙</w:t>
            </w:r>
            <w:r>
              <w:rPr>
                <w:rFonts w:ascii="Times New Roman" w:hAnsi="Times New Roman" w:cs="Times New Roman" w:hint="eastAsia"/>
                <w:color w:val="000000" w:themeColor="text1"/>
              </w:rPr>
              <w:t>的</w:t>
            </w:r>
            <w:r>
              <w:rPr>
                <w:rFonts w:ascii="Times New Roman" w:hAnsi="Times New Roman" w:cs="Times New Roman"/>
                <w:color w:val="000000" w:themeColor="text1"/>
              </w:rPr>
              <w:t>类别</w:t>
            </w:r>
            <w:r>
              <w:rPr>
                <w:rFonts w:ascii="Times New Roman" w:hAnsi="Times New Roman" w:cs="Times New Roman" w:hint="eastAsia"/>
                <w:color w:val="000000" w:themeColor="text1"/>
              </w:rPr>
              <w:t>。</w:t>
            </w:r>
          </w:p>
        </w:tc>
        <w:tc>
          <w:tcPr>
            <w:tcW w:w="1831" w:type="dxa"/>
            <w:tcBorders>
              <w:top w:val="single" w:sz="4" w:space="0" w:color="auto"/>
              <w:left w:val="single" w:sz="4" w:space="0" w:color="auto"/>
              <w:bottom w:val="single" w:sz="4" w:space="0" w:color="auto"/>
              <w:right w:val="single" w:sz="4" w:space="0" w:color="auto"/>
            </w:tcBorders>
          </w:tcPr>
          <w:p w14:paraId="1D38FAEA"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1C56722F"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1D556866" w14:textId="77777777" w:rsidR="00A33298" w:rsidRDefault="00221EDB">
            <w:pPr>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followDevice</w:t>
            </w:r>
            <w:proofErr w:type="spellEnd"/>
          </w:p>
        </w:tc>
        <w:tc>
          <w:tcPr>
            <w:tcW w:w="1564" w:type="dxa"/>
            <w:tcBorders>
              <w:top w:val="single" w:sz="4" w:space="0" w:color="auto"/>
              <w:left w:val="single" w:sz="4" w:space="0" w:color="auto"/>
              <w:bottom w:val="single" w:sz="4" w:space="0" w:color="auto"/>
              <w:right w:val="single" w:sz="4" w:space="0" w:color="auto"/>
            </w:tcBorders>
          </w:tcPr>
          <w:p w14:paraId="7092D649"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时隙所属设备</w:t>
            </w:r>
          </w:p>
        </w:tc>
        <w:tc>
          <w:tcPr>
            <w:tcW w:w="3600" w:type="dxa"/>
            <w:tcBorders>
              <w:top w:val="single" w:sz="4" w:space="0" w:color="auto"/>
              <w:left w:val="single" w:sz="4" w:space="0" w:color="auto"/>
              <w:bottom w:val="single" w:sz="4" w:space="0" w:color="auto"/>
              <w:right w:val="single" w:sz="4" w:space="0" w:color="auto"/>
            </w:tcBorders>
          </w:tcPr>
          <w:p w14:paraId="4C33A86D"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表示在虚拟化通道上这一刻的时隙，网络中的哪些设备是在运作的。</w:t>
            </w:r>
          </w:p>
        </w:tc>
        <w:tc>
          <w:tcPr>
            <w:tcW w:w="1831" w:type="dxa"/>
            <w:tcBorders>
              <w:top w:val="single" w:sz="4" w:space="0" w:color="auto"/>
              <w:left w:val="single" w:sz="4" w:space="0" w:color="auto"/>
              <w:bottom w:val="single" w:sz="4" w:space="0" w:color="auto"/>
              <w:right w:val="single" w:sz="4" w:space="0" w:color="auto"/>
            </w:tcBorders>
          </w:tcPr>
          <w:p w14:paraId="74D14BD0"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71CA4AEE"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B674639"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followPHY</w:t>
            </w:r>
            <w:proofErr w:type="spellEnd"/>
          </w:p>
        </w:tc>
        <w:tc>
          <w:tcPr>
            <w:tcW w:w="1564" w:type="dxa"/>
            <w:tcBorders>
              <w:top w:val="single" w:sz="4" w:space="0" w:color="auto"/>
              <w:left w:val="single" w:sz="4" w:space="0" w:color="auto"/>
              <w:bottom w:val="single" w:sz="4" w:space="0" w:color="auto"/>
              <w:right w:val="single" w:sz="4" w:space="0" w:color="auto"/>
            </w:tcBorders>
          </w:tcPr>
          <w:p w14:paraId="03FDC7AF"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时隙所属</w:t>
            </w:r>
            <w:proofErr w:type="spellStart"/>
            <w:r>
              <w:rPr>
                <w:rFonts w:ascii="Times New Roman" w:hAnsi="Times New Roman" w:cs="Times New Roman" w:hint="eastAsia"/>
                <w:color w:val="000000" w:themeColor="text1"/>
              </w:rPr>
              <w:t>phy</w:t>
            </w:r>
            <w:proofErr w:type="spellEnd"/>
          </w:p>
        </w:tc>
        <w:tc>
          <w:tcPr>
            <w:tcW w:w="3600" w:type="dxa"/>
            <w:tcBorders>
              <w:top w:val="single" w:sz="4" w:space="0" w:color="auto"/>
              <w:left w:val="single" w:sz="4" w:space="0" w:color="auto"/>
              <w:bottom w:val="single" w:sz="4" w:space="0" w:color="auto"/>
              <w:right w:val="single" w:sz="4" w:space="0" w:color="auto"/>
            </w:tcBorders>
          </w:tcPr>
          <w:p w14:paraId="39E24949"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是一个</w:t>
            </w:r>
            <w:r>
              <w:rPr>
                <w:rFonts w:ascii="Times New Roman" w:hAnsi="Times New Roman" w:cs="Times New Roman" w:hint="eastAsia"/>
                <w:color w:val="000000" w:themeColor="text1"/>
              </w:rPr>
              <w:t>key</w:t>
            </w:r>
            <w:r>
              <w:rPr>
                <w:rFonts w:ascii="Times New Roman" w:hAnsi="Times New Roman" w:cs="Times New Roman" w:hint="eastAsia"/>
                <w:color w:val="000000" w:themeColor="text1"/>
              </w:rPr>
              <w:t>为</w:t>
            </w:r>
            <w:proofErr w:type="spellStart"/>
            <w:r>
              <w:rPr>
                <w:rFonts w:ascii="Times New Roman" w:hAnsi="Times New Roman" w:cs="Times New Roman" w:hint="eastAsia"/>
                <w:color w:val="000000" w:themeColor="text1"/>
              </w:rPr>
              <w:t>followDevice</w:t>
            </w:r>
            <w:proofErr w:type="spellEnd"/>
            <w:r>
              <w:rPr>
                <w:rFonts w:ascii="Times New Roman" w:hAnsi="Times New Roman" w:cs="Times New Roman" w:hint="eastAsia"/>
                <w:color w:val="000000" w:themeColor="text1"/>
              </w:rPr>
              <w:t>的哈希表，表示在各特定</w:t>
            </w:r>
            <w:r>
              <w:rPr>
                <w:rFonts w:ascii="Times New Roman" w:hAnsi="Times New Roman" w:cs="Times New Roman" w:hint="eastAsia"/>
                <w:color w:val="000000" w:themeColor="text1"/>
              </w:rPr>
              <w:t>Device</w:t>
            </w:r>
            <w:r>
              <w:rPr>
                <w:rFonts w:ascii="Times New Roman" w:hAnsi="Times New Roman" w:cs="Times New Roman" w:hint="eastAsia"/>
                <w:color w:val="000000" w:themeColor="text1"/>
              </w:rPr>
              <w:t>上的哪些</w:t>
            </w:r>
            <w:r>
              <w:rPr>
                <w:rFonts w:ascii="Times New Roman" w:hAnsi="Times New Roman" w:cs="Times New Roman" w:hint="eastAsia"/>
                <w:color w:val="000000" w:themeColor="text1"/>
              </w:rPr>
              <w:t>PHY</w:t>
            </w:r>
            <w:r>
              <w:rPr>
                <w:rFonts w:ascii="Times New Roman" w:hAnsi="Times New Roman" w:cs="Times New Roman" w:hint="eastAsia"/>
                <w:color w:val="000000" w:themeColor="text1"/>
              </w:rPr>
              <w:t>在传送数据。</w:t>
            </w:r>
          </w:p>
        </w:tc>
        <w:tc>
          <w:tcPr>
            <w:tcW w:w="1831" w:type="dxa"/>
            <w:tcBorders>
              <w:top w:val="single" w:sz="4" w:space="0" w:color="auto"/>
              <w:left w:val="single" w:sz="4" w:space="0" w:color="auto"/>
              <w:bottom w:val="single" w:sz="4" w:space="0" w:color="auto"/>
              <w:right w:val="single" w:sz="4" w:space="0" w:color="auto"/>
            </w:tcBorders>
          </w:tcPr>
          <w:p w14:paraId="39223EA6"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693F3014"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8A98A7D"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slotRate</w:t>
            </w:r>
            <w:proofErr w:type="spellEnd"/>
          </w:p>
        </w:tc>
        <w:tc>
          <w:tcPr>
            <w:tcW w:w="1564" w:type="dxa"/>
            <w:tcBorders>
              <w:top w:val="single" w:sz="4" w:space="0" w:color="auto"/>
              <w:left w:val="single" w:sz="4" w:space="0" w:color="auto"/>
              <w:bottom w:val="single" w:sz="4" w:space="0" w:color="auto"/>
              <w:right w:val="single" w:sz="4" w:space="0" w:color="auto"/>
            </w:tcBorders>
          </w:tcPr>
          <w:p w14:paraId="1B32CB55"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时隙速率</w:t>
            </w:r>
          </w:p>
        </w:tc>
        <w:tc>
          <w:tcPr>
            <w:tcW w:w="3600" w:type="dxa"/>
            <w:tcBorders>
              <w:top w:val="single" w:sz="4" w:space="0" w:color="auto"/>
              <w:left w:val="single" w:sz="4" w:space="0" w:color="auto"/>
              <w:bottom w:val="single" w:sz="4" w:space="0" w:color="auto"/>
              <w:right w:val="single" w:sz="4" w:space="0" w:color="auto"/>
            </w:tcBorders>
          </w:tcPr>
          <w:p w14:paraId="06AF4157"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表示该时隙的颗粒度大小。</w:t>
            </w:r>
          </w:p>
        </w:tc>
        <w:tc>
          <w:tcPr>
            <w:tcW w:w="1831" w:type="dxa"/>
            <w:tcBorders>
              <w:top w:val="single" w:sz="4" w:space="0" w:color="auto"/>
              <w:left w:val="single" w:sz="4" w:space="0" w:color="auto"/>
              <w:bottom w:val="single" w:sz="4" w:space="0" w:color="auto"/>
              <w:right w:val="single" w:sz="4" w:space="0" w:color="auto"/>
            </w:tcBorders>
          </w:tcPr>
          <w:p w14:paraId="0C6A68B2"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字符串类型</w:t>
            </w:r>
          </w:p>
        </w:tc>
      </w:tr>
      <w:tr w:rsidR="00A33298" w14:paraId="151E426B"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824710B" w14:textId="77777777" w:rsidR="00A33298" w:rsidRDefault="00221EDB">
            <w:pPr>
              <w:ind w:firstLine="2"/>
              <w:rPr>
                <w:rFonts w:ascii="Times New Roman" w:hAnsi="Times New Roman" w:cs="Times New Roman"/>
                <w:color w:val="000000" w:themeColor="text1"/>
              </w:rPr>
            </w:pPr>
            <w:proofErr w:type="spellStart"/>
            <w:r>
              <w:rPr>
                <w:rFonts w:ascii="Times New Roman" w:hAnsi="Times New Roman" w:cs="Times New Roman" w:hint="eastAsia"/>
                <w:color w:val="000000" w:themeColor="text1"/>
              </w:rPr>
              <w:t>carryStatus</w:t>
            </w:r>
            <w:proofErr w:type="spellEnd"/>
          </w:p>
        </w:tc>
        <w:tc>
          <w:tcPr>
            <w:tcW w:w="1564" w:type="dxa"/>
            <w:tcBorders>
              <w:top w:val="single" w:sz="4" w:space="0" w:color="auto"/>
              <w:left w:val="single" w:sz="4" w:space="0" w:color="auto"/>
              <w:bottom w:val="single" w:sz="4" w:space="0" w:color="auto"/>
              <w:right w:val="single" w:sz="4" w:space="0" w:color="auto"/>
            </w:tcBorders>
          </w:tcPr>
          <w:p w14:paraId="69117D8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时隙占用情况</w:t>
            </w:r>
          </w:p>
        </w:tc>
        <w:tc>
          <w:tcPr>
            <w:tcW w:w="3600" w:type="dxa"/>
            <w:tcBorders>
              <w:top w:val="single" w:sz="4" w:space="0" w:color="auto"/>
              <w:left w:val="single" w:sz="4" w:space="0" w:color="auto"/>
              <w:bottom w:val="single" w:sz="4" w:space="0" w:color="auto"/>
              <w:right w:val="single" w:sz="4" w:space="0" w:color="auto"/>
            </w:tcBorders>
          </w:tcPr>
          <w:p w14:paraId="5F0A59CC" w14:textId="77777777" w:rsidR="00A33298" w:rsidRDefault="00221EDB">
            <w:pPr>
              <w:ind w:firstLine="2"/>
              <w:rPr>
                <w:rFonts w:ascii="Times New Roman" w:hAnsi="Times New Roman" w:cs="Times New Roman"/>
                <w:color w:val="000000" w:themeColor="text1"/>
              </w:rPr>
            </w:pPr>
            <w:r>
              <w:rPr>
                <w:rFonts w:ascii="Times New Roman" w:hAnsi="Times New Roman" w:cs="Times New Roman" w:hint="eastAsia"/>
                <w:color w:val="000000" w:themeColor="text1"/>
              </w:rPr>
              <w:t>表示该时隙时刻是否有数据在传输</w:t>
            </w:r>
          </w:p>
        </w:tc>
        <w:tc>
          <w:tcPr>
            <w:tcW w:w="1831" w:type="dxa"/>
            <w:tcBorders>
              <w:top w:val="single" w:sz="4" w:space="0" w:color="auto"/>
              <w:left w:val="single" w:sz="4" w:space="0" w:color="auto"/>
              <w:bottom w:val="single" w:sz="4" w:space="0" w:color="auto"/>
              <w:right w:val="single" w:sz="4" w:space="0" w:color="auto"/>
            </w:tcBorders>
          </w:tcPr>
          <w:p w14:paraId="2B23BD34"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布尔类型</w:t>
            </w:r>
          </w:p>
        </w:tc>
      </w:tr>
    </w:tbl>
    <w:p w14:paraId="44E6C422" w14:textId="77777777" w:rsidR="00A33298" w:rsidRDefault="00221EDB">
      <w:pPr>
        <w:spacing w:beforeLines="50" w:before="156" w:after="120" w:line="360" w:lineRule="auto"/>
        <w:rPr>
          <w:rFonts w:asciiTheme="minorEastAsia" w:hAnsiTheme="minorEastAsia" w:cs="Times New Roman"/>
          <w:b/>
          <w:sz w:val="24"/>
          <w:szCs w:val="24"/>
          <w:highlight w:val="yellow"/>
          <w:lang w:val="en-GB"/>
        </w:rPr>
      </w:pPr>
      <w:r>
        <w:rPr>
          <w:rFonts w:asciiTheme="minorEastAsia" w:hAnsiTheme="minorEastAsia" w:cs="Times New Roman"/>
          <w:b/>
          <w:sz w:val="24"/>
          <w:szCs w:val="24"/>
          <w:lang w:val="en-GB"/>
        </w:rPr>
        <w:t>（</w:t>
      </w:r>
      <w:r>
        <w:rPr>
          <w:rFonts w:asciiTheme="minorEastAsia" w:hAnsiTheme="minorEastAsia" w:cs="Times New Roman" w:hint="eastAsia"/>
          <w:b/>
          <w:sz w:val="24"/>
          <w:szCs w:val="24"/>
        </w:rPr>
        <w:t>9</w:t>
      </w:r>
      <w:r>
        <w:rPr>
          <w:rFonts w:asciiTheme="minorEastAsia" w:hAnsiTheme="minorEastAsia" w:cs="Times New Roman"/>
          <w:b/>
          <w:sz w:val="24"/>
          <w:szCs w:val="24"/>
          <w:lang w:val="en-GB"/>
        </w:rPr>
        <w:t>）</w:t>
      </w:r>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时隙分配表</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FlexE_Calendar</w:t>
      </w:r>
      <w:proofErr w:type="spellEnd"/>
      <w:r>
        <w:rPr>
          <w:rFonts w:asciiTheme="minorEastAsia" w:hAnsiTheme="minorEastAsia" w:cs="Times New Roman"/>
          <w:b/>
          <w:sz w:val="24"/>
          <w:szCs w:val="24"/>
          <w:lang w:val="en-GB"/>
        </w:rPr>
        <w:t>)</w:t>
      </w:r>
    </w:p>
    <w:p w14:paraId="63FF2E35" w14:textId="77777777" w:rsidR="00A33298" w:rsidRDefault="00221EDB">
      <w:pPr>
        <w:spacing w:line="360" w:lineRule="auto"/>
        <w:ind w:firstLine="480"/>
        <w:jc w:val="both"/>
        <w:rPr>
          <w:rFonts w:asciiTheme="minorEastAsia" w:hAnsiTheme="minorEastAsia" w:cs="Times New Roman"/>
          <w:sz w:val="24"/>
          <w:szCs w:val="24"/>
          <w:highlight w:val="yellow"/>
          <w:lang w:val="en-GB"/>
        </w:rPr>
      </w:pPr>
      <w:r>
        <w:rPr>
          <w:rFonts w:asciiTheme="minorEastAsia" w:hAnsiTheme="minorEastAsia" w:cs="Times New Roman"/>
          <w:sz w:val="24"/>
          <w:szCs w:val="24"/>
          <w:lang w:val="en-GB"/>
        </w:rPr>
        <w:t>表示</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通道上虚拟化的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 xml:space="preserve"> 时隙分配表管理对象</w:t>
      </w:r>
      <w:r>
        <w:rPr>
          <w:rFonts w:asciiTheme="minorEastAsia" w:hAnsiTheme="minorEastAsia" w:cs="Times New Roman"/>
          <w:sz w:val="24"/>
          <w:szCs w:val="24"/>
          <w:lang w:val="en-GB"/>
        </w:rPr>
        <w:t>，</w:t>
      </w:r>
      <w:r>
        <w:rPr>
          <w:rFonts w:asciiTheme="minorEastAsia" w:hAnsiTheme="minorEastAsia" w:cs="Times New Roman" w:hint="eastAsia"/>
          <w:sz w:val="24"/>
          <w:szCs w:val="24"/>
        </w:rPr>
        <w:t>主要用于承载不同业务以及带宽的灵活配置</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p>
    <w:p w14:paraId="4F9C89A2" w14:textId="77777777" w:rsidR="00A33298" w:rsidRDefault="00221EDB">
      <w:pPr>
        <w:pStyle w:val="afa"/>
        <w:ind w:left="1280" w:hanging="400"/>
        <w:jc w:val="center"/>
        <w:rPr>
          <w:rFonts w:ascii="黑体" w:eastAsia="黑体" w:hAnsi="黑体" w:cs="Times New Roman"/>
          <w:i w:val="0"/>
          <w:color w:val="000000" w:themeColor="text1"/>
          <w:sz w:val="20"/>
          <w:szCs w:val="20"/>
          <w:highlight w:val="yellow"/>
        </w:rPr>
      </w:pPr>
      <w:r>
        <w:rPr>
          <w:rFonts w:ascii="黑体" w:eastAsia="黑体" w:hAnsi="黑体" w:cs="Times New Roman" w:hint="eastAsia"/>
          <w:i w:val="0"/>
          <w:color w:val="000000" w:themeColor="text1"/>
          <w:sz w:val="20"/>
          <w:szCs w:val="20"/>
        </w:rPr>
        <w:t xml:space="preserve">表 </w:t>
      </w:r>
      <w:r w:rsidR="00AD7CF0">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-9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时隙分配表</w:t>
      </w:r>
      <w:r>
        <w:rPr>
          <w:rFonts w:ascii="黑体" w:eastAsia="黑体" w:hAnsi="黑体" w:cs="Times New Roman"/>
          <w:i w:val="0"/>
          <w:color w:val="000000" w:themeColor="text1"/>
          <w:sz w:val="20"/>
          <w:szCs w:val="20"/>
        </w:rPr>
        <w:t>主要属性</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14:paraId="13E6E390" w14:textId="77777777">
        <w:trPr>
          <w:trHeight w:val="296"/>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4358F8A6" w14:textId="77777777" w:rsidR="00A33298" w:rsidRDefault="00221EDB">
            <w:pPr>
              <w:rPr>
                <w:rFonts w:asciiTheme="minorEastAsia" w:hAnsiTheme="minorEastAsia" w:cs="Times New Roman"/>
                <w:szCs w:val="21"/>
              </w:rPr>
            </w:pPr>
            <w:r>
              <w:rPr>
                <w:rFonts w:asciiTheme="minorEastAsia" w:hAnsiTheme="minorEastAsia" w:cs="Times New Roman"/>
                <w:szCs w:val="21"/>
              </w:rPr>
              <w:t>属性名</w:t>
            </w:r>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4747C841"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中文名称</w:t>
            </w:r>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27DA3830"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说明</w:t>
            </w:r>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79AA435B" w14:textId="77777777" w:rsidR="00A33298" w:rsidRDefault="00221EDB">
            <w:pPr>
              <w:ind w:firstLine="2"/>
              <w:rPr>
                <w:rFonts w:asciiTheme="minorEastAsia" w:hAnsiTheme="minorEastAsia" w:cs="Times New Roman"/>
                <w:szCs w:val="21"/>
              </w:rPr>
            </w:pPr>
            <w:r>
              <w:rPr>
                <w:rFonts w:asciiTheme="minorEastAsia" w:hAnsiTheme="minorEastAsia" w:cs="Times New Roman"/>
                <w:szCs w:val="21"/>
              </w:rPr>
              <w:t>备注</w:t>
            </w:r>
          </w:p>
        </w:tc>
      </w:tr>
      <w:tr w:rsidR="00A33298" w14:paraId="557E8840"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1BB4B533"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color w:val="000000" w:themeColor="text1"/>
              </w:rPr>
              <w:t>calendarStatus</w:t>
            </w:r>
            <w:proofErr w:type="spellEnd"/>
          </w:p>
        </w:tc>
        <w:tc>
          <w:tcPr>
            <w:tcW w:w="1564" w:type="dxa"/>
            <w:tcBorders>
              <w:top w:val="single" w:sz="4" w:space="0" w:color="auto"/>
              <w:left w:val="single" w:sz="4" w:space="0" w:color="auto"/>
              <w:bottom w:val="single" w:sz="4" w:space="0" w:color="auto"/>
              <w:right w:val="single" w:sz="4" w:space="0" w:color="auto"/>
            </w:tcBorders>
          </w:tcPr>
          <w:p w14:paraId="7E982D9B" w14:textId="77777777" w:rsidR="00A33298" w:rsidRDefault="00221EDB">
            <w:pPr>
              <w:rPr>
                <w:rFonts w:asciiTheme="minorEastAsia" w:hAnsiTheme="minorEastAsia" w:cs="Times New Roman"/>
                <w:szCs w:val="21"/>
              </w:rPr>
            </w:pP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p>
        </w:tc>
        <w:tc>
          <w:tcPr>
            <w:tcW w:w="3600" w:type="dxa"/>
            <w:tcBorders>
              <w:top w:val="single" w:sz="4" w:space="0" w:color="auto"/>
              <w:left w:val="single" w:sz="4" w:space="0" w:color="auto"/>
              <w:bottom w:val="single" w:sz="4" w:space="0" w:color="auto"/>
              <w:right w:val="single" w:sz="4" w:space="0" w:color="auto"/>
            </w:tcBorders>
          </w:tcPr>
          <w:p w14:paraId="2F1A8979"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2818ABAB"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3490C465"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723DE3E0"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subCalendarList</w:t>
            </w:r>
            <w:proofErr w:type="spellEnd"/>
          </w:p>
        </w:tc>
        <w:tc>
          <w:tcPr>
            <w:tcW w:w="1564" w:type="dxa"/>
            <w:tcBorders>
              <w:top w:val="single" w:sz="4" w:space="0" w:color="auto"/>
              <w:left w:val="single" w:sz="4" w:space="0" w:color="auto"/>
              <w:bottom w:val="single" w:sz="4" w:space="0" w:color="auto"/>
              <w:right w:val="single" w:sz="4" w:space="0" w:color="auto"/>
            </w:tcBorders>
          </w:tcPr>
          <w:p w14:paraId="4B5C0667"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子时隙分配表列表信息</w:t>
            </w:r>
          </w:p>
        </w:tc>
        <w:tc>
          <w:tcPr>
            <w:tcW w:w="3600" w:type="dxa"/>
            <w:tcBorders>
              <w:top w:val="single" w:sz="4" w:space="0" w:color="auto"/>
              <w:left w:val="single" w:sz="4" w:space="0" w:color="auto"/>
              <w:bottom w:val="single" w:sz="4" w:space="0" w:color="auto"/>
              <w:right w:val="single" w:sz="4" w:space="0" w:color="auto"/>
            </w:tcBorders>
          </w:tcPr>
          <w:p w14:paraId="246E8B57"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用于记录子</w:t>
            </w:r>
            <w:r>
              <w:rPr>
                <w:rFonts w:ascii="Times New Roman" w:hAnsi="Times New Roman" w:cs="Times New Roman"/>
                <w:color w:val="000000" w:themeColor="text1"/>
              </w:rPr>
              <w:t>时隙分配表使</w:t>
            </w:r>
            <w:r>
              <w:rPr>
                <w:rFonts w:ascii="Times New Roman" w:hAnsi="Times New Roman" w:cs="Times New Roman" w:hint="eastAsia"/>
                <w:color w:val="000000" w:themeColor="text1"/>
              </w:rPr>
              <w:t>用</w:t>
            </w:r>
            <w:r>
              <w:rPr>
                <w:rFonts w:ascii="Times New Roman" w:hAnsi="Times New Roman" w:cs="Times New Roman"/>
                <w:color w:val="000000" w:themeColor="text1"/>
              </w:rPr>
              <w:t>状态</w:t>
            </w:r>
            <w:r>
              <w:rPr>
                <w:rFonts w:asciiTheme="minorEastAsia" w:hAnsiTheme="minorEastAsia" w:hint="eastAsia"/>
                <w:sz w:val="21"/>
                <w:szCs w:val="21"/>
              </w:rPr>
              <w:t>。</w:t>
            </w:r>
          </w:p>
        </w:tc>
        <w:tc>
          <w:tcPr>
            <w:tcW w:w="1831" w:type="dxa"/>
            <w:tcBorders>
              <w:top w:val="single" w:sz="4" w:space="0" w:color="auto"/>
              <w:left w:val="single" w:sz="4" w:space="0" w:color="auto"/>
              <w:bottom w:val="single" w:sz="4" w:space="0" w:color="auto"/>
              <w:right w:val="single" w:sz="4" w:space="0" w:color="auto"/>
            </w:tcBorders>
          </w:tcPr>
          <w:p w14:paraId="3FE44DFD"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r w:rsidR="00A33298" w14:paraId="353C1AF4" w14:textId="77777777">
        <w:trPr>
          <w:jc w:val="center"/>
        </w:trPr>
        <w:tc>
          <w:tcPr>
            <w:tcW w:w="1555" w:type="dxa"/>
            <w:tcBorders>
              <w:top w:val="single" w:sz="4" w:space="0" w:color="auto"/>
              <w:left w:val="single" w:sz="4" w:space="0" w:color="auto"/>
              <w:bottom w:val="single" w:sz="4" w:space="0" w:color="auto"/>
              <w:right w:val="single" w:sz="4" w:space="0" w:color="auto"/>
            </w:tcBorders>
          </w:tcPr>
          <w:p w14:paraId="30CB163B" w14:textId="77777777" w:rsidR="00A33298" w:rsidRDefault="00221EDB">
            <w:pPr>
              <w:ind w:firstLine="2"/>
              <w:rPr>
                <w:rFonts w:asciiTheme="minorEastAsia" w:hAnsiTheme="minorEastAsia" w:cs="Times New Roman"/>
                <w:szCs w:val="21"/>
              </w:rPr>
            </w:pPr>
            <w:proofErr w:type="spellStart"/>
            <w:r>
              <w:rPr>
                <w:rFonts w:ascii="Times New Roman" w:hAnsi="Times New Roman" w:cs="Times New Roman" w:hint="eastAsia"/>
                <w:color w:val="000000" w:themeColor="text1"/>
              </w:rPr>
              <w:t>slotSchedule</w:t>
            </w:r>
            <w:proofErr w:type="spellEnd"/>
          </w:p>
        </w:tc>
        <w:tc>
          <w:tcPr>
            <w:tcW w:w="1564" w:type="dxa"/>
            <w:tcBorders>
              <w:top w:val="single" w:sz="4" w:space="0" w:color="auto"/>
              <w:left w:val="single" w:sz="4" w:space="0" w:color="auto"/>
              <w:bottom w:val="single" w:sz="4" w:space="0" w:color="auto"/>
              <w:right w:val="single" w:sz="4" w:space="0" w:color="auto"/>
            </w:tcBorders>
          </w:tcPr>
          <w:p w14:paraId="7A20B078"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slot</w:t>
            </w:r>
            <w:r>
              <w:rPr>
                <w:rFonts w:ascii="Times New Roman" w:hAnsi="Times New Roman" w:cs="Times New Roman" w:hint="eastAsia"/>
                <w:color w:val="000000" w:themeColor="text1"/>
              </w:rPr>
              <w:t>使用情况信息</w:t>
            </w:r>
          </w:p>
        </w:tc>
        <w:tc>
          <w:tcPr>
            <w:tcW w:w="3600" w:type="dxa"/>
            <w:tcBorders>
              <w:top w:val="single" w:sz="4" w:space="0" w:color="auto"/>
              <w:left w:val="single" w:sz="4" w:space="0" w:color="auto"/>
              <w:bottom w:val="single" w:sz="4" w:space="0" w:color="auto"/>
              <w:right w:val="single" w:sz="4" w:space="0" w:color="auto"/>
            </w:tcBorders>
          </w:tcPr>
          <w:p w14:paraId="531EE008" w14:textId="77777777" w:rsidR="00A33298" w:rsidRDefault="00221EDB">
            <w:pPr>
              <w:ind w:firstLine="2"/>
              <w:rPr>
                <w:rFonts w:asciiTheme="minorEastAsia" w:hAnsiTheme="minorEastAsia" w:cs="Times New Roman"/>
                <w:szCs w:val="21"/>
              </w:rPr>
            </w:pPr>
            <w:r>
              <w:rPr>
                <w:rFonts w:ascii="Times New Roman" w:hAnsi="Times New Roman" w:cs="Times New Roman" w:hint="eastAsia"/>
                <w:color w:val="000000" w:themeColor="text1"/>
              </w:rPr>
              <w:t>用于记录</w:t>
            </w:r>
            <w:r>
              <w:rPr>
                <w:rFonts w:ascii="Times New Roman" w:hAnsi="Times New Roman" w:cs="Times New Roman" w:hint="eastAsia"/>
                <w:color w:val="000000" w:themeColor="text1"/>
              </w:rPr>
              <w:t>Calendar</w:t>
            </w:r>
            <w:r>
              <w:rPr>
                <w:rFonts w:ascii="Times New Roman" w:hAnsi="Times New Roman" w:cs="Times New Roman" w:hint="eastAsia"/>
                <w:color w:val="000000" w:themeColor="text1"/>
              </w:rPr>
              <w:t>中时隙使用情况。</w:t>
            </w:r>
          </w:p>
        </w:tc>
        <w:tc>
          <w:tcPr>
            <w:tcW w:w="1831" w:type="dxa"/>
            <w:tcBorders>
              <w:top w:val="single" w:sz="4" w:space="0" w:color="auto"/>
              <w:left w:val="single" w:sz="4" w:space="0" w:color="auto"/>
              <w:bottom w:val="single" w:sz="4" w:space="0" w:color="auto"/>
              <w:right w:val="single" w:sz="4" w:space="0" w:color="auto"/>
            </w:tcBorders>
          </w:tcPr>
          <w:p w14:paraId="6285773C" w14:textId="77777777" w:rsidR="00A33298" w:rsidRDefault="00221EDB">
            <w:pPr>
              <w:ind w:firstLine="2"/>
              <w:rPr>
                <w:rFonts w:asciiTheme="minorEastAsia" w:hAnsiTheme="minorEastAsia" w:cs="Times New Roman"/>
                <w:szCs w:val="21"/>
              </w:rPr>
            </w:pPr>
            <w:r>
              <w:rPr>
                <w:rFonts w:asciiTheme="minorEastAsia" w:hAnsiTheme="minorEastAsia" w:cs="Times New Roman" w:hint="eastAsia"/>
                <w:szCs w:val="21"/>
              </w:rPr>
              <w:t>对象类型</w:t>
            </w:r>
          </w:p>
        </w:tc>
      </w:tr>
    </w:tbl>
    <w:p w14:paraId="5DE2DA88" w14:textId="77777777" w:rsidR="008A652C" w:rsidRDefault="008A652C" w:rsidP="008A652C">
      <w:pPr>
        <w:spacing w:beforeLines="50" w:before="156" w:after="120" w:line="360" w:lineRule="auto"/>
        <w:rPr>
          <w:ins w:id="126" w:author="cy650" w:date="2022-01-13T15:46:00Z"/>
          <w:rFonts w:asciiTheme="minorEastAsia" w:hAnsiTheme="minorEastAsia" w:cs="Times New Roman"/>
          <w:b/>
          <w:sz w:val="24"/>
          <w:szCs w:val="24"/>
          <w:highlight w:val="yellow"/>
          <w:lang w:val="en-GB"/>
        </w:rPr>
      </w:pPr>
      <w:ins w:id="127" w:author="cy650" w:date="2022-01-13T15:46:00Z">
        <w:r>
          <w:rPr>
            <w:rFonts w:asciiTheme="minorEastAsia" w:hAnsiTheme="minorEastAsia" w:cs="Times New Roman"/>
            <w:b/>
            <w:sz w:val="24"/>
            <w:szCs w:val="24"/>
            <w:lang w:val="en-GB"/>
          </w:rPr>
          <w:t>（</w:t>
        </w:r>
        <w:r>
          <w:rPr>
            <w:rFonts w:asciiTheme="minorEastAsia" w:hAnsiTheme="minorEastAsia" w:cs="Times New Roman" w:hint="eastAsia"/>
            <w:b/>
            <w:sz w:val="24"/>
            <w:szCs w:val="24"/>
          </w:rPr>
          <w:t>10</w:t>
        </w:r>
        <w:r>
          <w:rPr>
            <w:rFonts w:asciiTheme="minorEastAsia" w:hAnsiTheme="minorEastAsia" w:cs="Times New Roman"/>
            <w:b/>
            <w:sz w:val="24"/>
            <w:szCs w:val="24"/>
            <w:lang w:val="en-GB"/>
          </w:rPr>
          <w:t>）</w:t>
        </w:r>
        <w:commentRangeStart w:id="128"/>
        <w:proofErr w:type="spellStart"/>
        <w:r>
          <w:rPr>
            <w:rFonts w:asciiTheme="minorEastAsia" w:hAnsiTheme="minorEastAsia" w:cs="Times New Roman" w:hint="eastAsia"/>
            <w:b/>
            <w:sz w:val="24"/>
            <w:szCs w:val="24"/>
          </w:rPr>
          <w:t>FlexE</w:t>
        </w:r>
        <w:proofErr w:type="spellEnd"/>
        <w:r>
          <w:rPr>
            <w:rFonts w:asciiTheme="minorEastAsia" w:hAnsiTheme="minorEastAsia" w:cs="Times New Roman" w:hint="eastAsia"/>
            <w:b/>
            <w:sz w:val="24"/>
            <w:szCs w:val="24"/>
          </w:rPr>
          <w:t xml:space="preserve"> 通道</w:t>
        </w:r>
        <w:r>
          <w:rPr>
            <w:rFonts w:asciiTheme="minorEastAsia" w:hAnsiTheme="minorEastAsia" w:cs="Times New Roman" w:hint="eastAsia"/>
            <w:sz w:val="24"/>
            <w:szCs w:val="24"/>
          </w:rPr>
          <w:t>(</w:t>
        </w:r>
        <w:proofErr w:type="spellStart"/>
        <w:r>
          <w:rPr>
            <w:rFonts w:asciiTheme="minorEastAsia" w:hAnsiTheme="minorEastAsia" w:cs="Times New Roman" w:hint="eastAsia"/>
            <w:b/>
            <w:sz w:val="24"/>
            <w:szCs w:val="24"/>
          </w:rPr>
          <w:t>FlexE_Channel</w:t>
        </w:r>
        <w:proofErr w:type="spellEnd"/>
        <w:r>
          <w:rPr>
            <w:rFonts w:asciiTheme="minorEastAsia" w:hAnsiTheme="minorEastAsia" w:cs="Times New Roman"/>
            <w:b/>
            <w:sz w:val="24"/>
            <w:szCs w:val="24"/>
            <w:lang w:val="en-GB"/>
          </w:rPr>
          <w:t>)</w:t>
        </w:r>
        <w:commentRangeEnd w:id="128"/>
        <w:r>
          <w:commentReference w:id="128"/>
        </w:r>
      </w:ins>
    </w:p>
    <w:p w14:paraId="62E66FB7" w14:textId="77777777" w:rsidR="008A652C" w:rsidRDefault="008A652C" w:rsidP="008A652C">
      <w:pPr>
        <w:spacing w:line="360" w:lineRule="auto"/>
        <w:ind w:firstLine="480"/>
        <w:jc w:val="both"/>
        <w:rPr>
          <w:ins w:id="129" w:author="cy650" w:date="2022-01-13T15:46:00Z"/>
          <w:rFonts w:asciiTheme="minorEastAsia" w:hAnsiTheme="minorEastAsia" w:cs="Times New Roman"/>
          <w:sz w:val="24"/>
          <w:szCs w:val="24"/>
          <w:highlight w:val="yellow"/>
          <w:lang w:val="en-GB"/>
        </w:rPr>
      </w:pPr>
      <w:ins w:id="130" w:author="cy650" w:date="2022-01-13T15:46:00Z">
        <w:r>
          <w:rPr>
            <w:rFonts w:asciiTheme="minorEastAsia" w:hAnsiTheme="minorEastAsia" w:cs="Times New Roman"/>
            <w:sz w:val="24"/>
            <w:szCs w:val="24"/>
            <w:lang w:val="en-GB"/>
          </w:rPr>
          <w:t>表示</w:t>
        </w:r>
        <w:r>
          <w:rPr>
            <w:rFonts w:asciiTheme="minorEastAsia" w:hAnsiTheme="minorEastAsia" w:cs="Times New Roman" w:hint="eastAsia"/>
            <w:sz w:val="24"/>
            <w:szCs w:val="24"/>
          </w:rPr>
          <w:t>在切片网络上虚拟出的端到端的具有隔离性的</w:t>
        </w:r>
        <w:proofErr w:type="spellStart"/>
        <w:r>
          <w:rPr>
            <w:rFonts w:asciiTheme="minorEastAsia" w:hAnsiTheme="minorEastAsia" w:cs="Times New Roman" w:hint="eastAsia"/>
            <w:sz w:val="24"/>
            <w:szCs w:val="24"/>
          </w:rPr>
          <w:t>FlexE</w:t>
        </w:r>
        <w:proofErr w:type="spellEnd"/>
        <w:r>
          <w:rPr>
            <w:rFonts w:asciiTheme="minorEastAsia" w:hAnsiTheme="minorEastAsia" w:cs="Times New Roman" w:hint="eastAsia"/>
            <w:sz w:val="24"/>
            <w:szCs w:val="24"/>
          </w:rPr>
          <w:t>通道</w:t>
        </w:r>
        <w:r>
          <w:rPr>
            <w:rFonts w:asciiTheme="minorEastAsia" w:hAnsiTheme="minorEastAsia" w:cs="Times New Roman"/>
            <w:sz w:val="24"/>
            <w:szCs w:val="24"/>
            <w:lang w:val="en-GB"/>
          </w:rPr>
          <w:t>。本管理对象主要属性如</w:t>
        </w:r>
        <w:r>
          <w:rPr>
            <w:rFonts w:asciiTheme="minorEastAsia" w:hAnsiTheme="minorEastAsia" w:cs="Times New Roman" w:hint="eastAsia"/>
            <w:sz w:val="24"/>
            <w:szCs w:val="24"/>
            <w:lang w:val="en-GB"/>
          </w:rPr>
          <w:t>下：</w:t>
        </w:r>
      </w:ins>
    </w:p>
    <w:p w14:paraId="3D58B74B" w14:textId="77777777" w:rsidR="008A652C" w:rsidRDefault="008A652C" w:rsidP="008A652C">
      <w:pPr>
        <w:pStyle w:val="afa"/>
        <w:ind w:left="1280" w:hanging="400"/>
        <w:jc w:val="center"/>
        <w:rPr>
          <w:ins w:id="131" w:author="cy650" w:date="2022-01-13T15:46:00Z"/>
          <w:rFonts w:ascii="黑体" w:eastAsia="黑体" w:hAnsi="黑体" w:cs="Times New Roman"/>
          <w:i w:val="0"/>
          <w:color w:val="000000" w:themeColor="text1"/>
          <w:sz w:val="20"/>
          <w:szCs w:val="20"/>
          <w:highlight w:val="yellow"/>
        </w:rPr>
      </w:pPr>
      <w:ins w:id="132" w:author="cy650" w:date="2022-01-13T15:46:00Z">
        <w:r>
          <w:rPr>
            <w:rFonts w:ascii="黑体" w:eastAsia="黑体" w:hAnsi="黑体" w:cs="Times New Roman" w:hint="eastAsia"/>
            <w:i w:val="0"/>
            <w:color w:val="000000" w:themeColor="text1"/>
            <w:sz w:val="20"/>
            <w:szCs w:val="20"/>
          </w:rPr>
          <w:t xml:space="preserve">表 </w:t>
        </w:r>
        <w:r>
          <w:rPr>
            <w:rFonts w:ascii="黑体" w:eastAsia="黑体" w:hAnsi="黑体" w:cs="Times New Roman"/>
            <w:i w:val="0"/>
            <w:color w:val="000000" w:themeColor="text1"/>
            <w:sz w:val="20"/>
            <w:szCs w:val="20"/>
          </w:rPr>
          <w:t>3</w:t>
        </w:r>
        <w:r>
          <w:rPr>
            <w:rFonts w:ascii="黑体" w:eastAsia="黑体" w:hAnsi="黑体" w:cs="Times New Roman" w:hint="eastAsia"/>
            <w:i w:val="0"/>
            <w:color w:val="000000" w:themeColor="text1"/>
            <w:sz w:val="20"/>
            <w:szCs w:val="20"/>
          </w:rPr>
          <w:t xml:space="preserve">-10 </w:t>
        </w:r>
        <w:proofErr w:type="spellStart"/>
        <w:r>
          <w:rPr>
            <w:rFonts w:ascii="黑体" w:eastAsia="黑体" w:hAnsi="黑体" w:cs="Times New Roman" w:hint="eastAsia"/>
            <w:i w:val="0"/>
            <w:color w:val="000000" w:themeColor="text1"/>
            <w:sz w:val="20"/>
            <w:szCs w:val="20"/>
          </w:rPr>
          <w:t>FlexE</w:t>
        </w:r>
        <w:proofErr w:type="spellEnd"/>
        <w:r>
          <w:rPr>
            <w:rFonts w:ascii="黑体" w:eastAsia="黑体" w:hAnsi="黑体" w:cs="Times New Roman" w:hint="eastAsia"/>
            <w:i w:val="0"/>
            <w:color w:val="000000" w:themeColor="text1"/>
            <w:sz w:val="20"/>
            <w:szCs w:val="20"/>
          </w:rPr>
          <w:t>通道</w:t>
        </w:r>
        <w:r>
          <w:rPr>
            <w:rFonts w:ascii="黑体" w:eastAsia="黑体" w:hAnsi="黑体" w:cs="Times New Roman"/>
            <w:i w:val="0"/>
            <w:color w:val="000000" w:themeColor="text1"/>
            <w:sz w:val="20"/>
            <w:szCs w:val="20"/>
          </w:rPr>
          <w:t>主要属性</w:t>
        </w:r>
      </w:ins>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8A652C" w14:paraId="607EA87E" w14:textId="77777777" w:rsidTr="001512D5">
        <w:trPr>
          <w:trHeight w:val="296"/>
          <w:tblHeader/>
          <w:jc w:val="center"/>
          <w:ins w:id="133" w:author="cy650" w:date="2022-01-13T15:46:00Z"/>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0F7C7CBC" w14:textId="77777777" w:rsidR="008A652C" w:rsidRDefault="008A652C" w:rsidP="001512D5">
            <w:pPr>
              <w:rPr>
                <w:ins w:id="134" w:author="cy650" w:date="2022-01-13T15:46:00Z"/>
                <w:rFonts w:asciiTheme="minorEastAsia" w:hAnsiTheme="minorEastAsia" w:cs="Times New Roman"/>
                <w:szCs w:val="21"/>
              </w:rPr>
            </w:pPr>
            <w:ins w:id="135" w:author="cy650" w:date="2022-01-13T15:46:00Z">
              <w:r>
                <w:rPr>
                  <w:rFonts w:asciiTheme="minorEastAsia" w:hAnsiTheme="minorEastAsia" w:cs="Times New Roman"/>
                  <w:szCs w:val="21"/>
                </w:rPr>
                <w:lastRenderedPageBreak/>
                <w:t>属性名</w:t>
              </w:r>
            </w:ins>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35C9EC86" w14:textId="77777777" w:rsidR="008A652C" w:rsidRDefault="008A652C" w:rsidP="001512D5">
            <w:pPr>
              <w:ind w:firstLine="2"/>
              <w:rPr>
                <w:ins w:id="136" w:author="cy650" w:date="2022-01-13T15:46:00Z"/>
                <w:rFonts w:asciiTheme="minorEastAsia" w:hAnsiTheme="minorEastAsia" w:cs="Times New Roman"/>
                <w:szCs w:val="21"/>
              </w:rPr>
            </w:pPr>
            <w:ins w:id="137" w:author="cy650" w:date="2022-01-13T15:46:00Z">
              <w:r>
                <w:rPr>
                  <w:rFonts w:asciiTheme="minorEastAsia" w:hAnsiTheme="minorEastAsia" w:cs="Times New Roman"/>
                  <w:szCs w:val="21"/>
                </w:rPr>
                <w:t>中文名称</w:t>
              </w:r>
            </w:ins>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1E839B50" w14:textId="77777777" w:rsidR="008A652C" w:rsidRDefault="008A652C" w:rsidP="001512D5">
            <w:pPr>
              <w:ind w:firstLine="2"/>
              <w:rPr>
                <w:ins w:id="138" w:author="cy650" w:date="2022-01-13T15:46:00Z"/>
                <w:rFonts w:asciiTheme="minorEastAsia" w:hAnsiTheme="minorEastAsia" w:cs="Times New Roman"/>
                <w:szCs w:val="21"/>
              </w:rPr>
            </w:pPr>
            <w:ins w:id="139" w:author="cy650" w:date="2022-01-13T15:46:00Z">
              <w:r>
                <w:rPr>
                  <w:rFonts w:asciiTheme="minorEastAsia" w:hAnsiTheme="minorEastAsia" w:cs="Times New Roman"/>
                  <w:szCs w:val="21"/>
                </w:rPr>
                <w:t>说明</w:t>
              </w:r>
            </w:ins>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39E9FC3E" w14:textId="77777777" w:rsidR="008A652C" w:rsidRDefault="008A652C" w:rsidP="001512D5">
            <w:pPr>
              <w:ind w:firstLine="2"/>
              <w:rPr>
                <w:ins w:id="140" w:author="cy650" w:date="2022-01-13T15:46:00Z"/>
                <w:rFonts w:asciiTheme="minorEastAsia" w:hAnsiTheme="minorEastAsia" w:cs="Times New Roman"/>
                <w:szCs w:val="21"/>
              </w:rPr>
            </w:pPr>
            <w:ins w:id="141" w:author="cy650" w:date="2022-01-13T15:46:00Z">
              <w:r>
                <w:rPr>
                  <w:rFonts w:asciiTheme="minorEastAsia" w:hAnsiTheme="minorEastAsia" w:cs="Times New Roman"/>
                  <w:szCs w:val="21"/>
                </w:rPr>
                <w:t>备注</w:t>
              </w:r>
            </w:ins>
          </w:p>
        </w:tc>
      </w:tr>
      <w:tr w:rsidR="008A652C" w14:paraId="066E15EE" w14:textId="77777777" w:rsidTr="001512D5">
        <w:trPr>
          <w:jc w:val="center"/>
          <w:ins w:id="142" w:author="cy650" w:date="2022-01-13T15:46:00Z"/>
        </w:trPr>
        <w:tc>
          <w:tcPr>
            <w:tcW w:w="1555" w:type="dxa"/>
            <w:tcBorders>
              <w:top w:val="single" w:sz="4" w:space="0" w:color="auto"/>
              <w:left w:val="single" w:sz="4" w:space="0" w:color="auto"/>
              <w:bottom w:val="single" w:sz="4" w:space="0" w:color="auto"/>
              <w:right w:val="single" w:sz="4" w:space="0" w:color="auto"/>
            </w:tcBorders>
          </w:tcPr>
          <w:p w14:paraId="7612DF09" w14:textId="77777777" w:rsidR="008A652C" w:rsidRDefault="008A652C" w:rsidP="001512D5">
            <w:pPr>
              <w:ind w:firstLine="2"/>
              <w:rPr>
                <w:ins w:id="143" w:author="cy650" w:date="2022-01-13T15:46:00Z"/>
                <w:rFonts w:asciiTheme="minorEastAsia" w:hAnsiTheme="minorEastAsia" w:cs="Times New Roman"/>
                <w:szCs w:val="21"/>
              </w:rPr>
            </w:pPr>
            <w:ins w:id="144" w:author="cy650" w:date="2022-01-13T15:46:00Z">
              <w:r>
                <w:rPr>
                  <w:rFonts w:ascii="Times New Roman" w:hAnsi="Times New Roman" w:cs="Times New Roman" w:hint="eastAsia"/>
                  <w:color w:val="000000" w:themeColor="text1"/>
                </w:rPr>
                <w:t>connection</w:t>
              </w:r>
            </w:ins>
          </w:p>
        </w:tc>
        <w:tc>
          <w:tcPr>
            <w:tcW w:w="1564" w:type="dxa"/>
            <w:tcBorders>
              <w:top w:val="single" w:sz="4" w:space="0" w:color="auto"/>
              <w:left w:val="single" w:sz="4" w:space="0" w:color="auto"/>
              <w:bottom w:val="single" w:sz="4" w:space="0" w:color="auto"/>
              <w:right w:val="single" w:sz="4" w:space="0" w:color="auto"/>
            </w:tcBorders>
          </w:tcPr>
          <w:p w14:paraId="4D034060" w14:textId="77777777" w:rsidR="008A652C" w:rsidRDefault="008A652C" w:rsidP="001512D5">
            <w:pPr>
              <w:rPr>
                <w:ins w:id="145" w:author="cy650" w:date="2022-01-13T15:46:00Z"/>
                <w:rFonts w:asciiTheme="minorEastAsia" w:hAnsiTheme="minorEastAsia" w:cs="Times New Roman"/>
                <w:szCs w:val="21"/>
              </w:rPr>
            </w:pPr>
            <w:ins w:id="146" w:author="cy650" w:date="2022-01-13T15:46:00Z">
              <w:r>
                <w:rPr>
                  <w:rFonts w:asciiTheme="minorEastAsia" w:hAnsiTheme="minorEastAsia" w:cs="Times New Roman" w:hint="eastAsia"/>
                  <w:szCs w:val="21"/>
                </w:rPr>
                <w:t>端到端连接属性</w:t>
              </w:r>
            </w:ins>
          </w:p>
        </w:tc>
        <w:tc>
          <w:tcPr>
            <w:tcW w:w="3600" w:type="dxa"/>
            <w:tcBorders>
              <w:top w:val="single" w:sz="4" w:space="0" w:color="auto"/>
              <w:left w:val="single" w:sz="4" w:space="0" w:color="auto"/>
              <w:bottom w:val="single" w:sz="4" w:space="0" w:color="auto"/>
              <w:right w:val="single" w:sz="4" w:space="0" w:color="auto"/>
            </w:tcBorders>
          </w:tcPr>
          <w:p w14:paraId="10C97021" w14:textId="77777777" w:rsidR="008A652C" w:rsidRDefault="008A652C" w:rsidP="001512D5">
            <w:pPr>
              <w:ind w:firstLine="2"/>
              <w:rPr>
                <w:ins w:id="147" w:author="cy650" w:date="2022-01-13T15:46:00Z"/>
                <w:rFonts w:asciiTheme="minorEastAsia" w:hAnsiTheme="minorEastAsia" w:cs="Times New Roman"/>
                <w:szCs w:val="21"/>
              </w:rPr>
            </w:pPr>
            <w:ins w:id="148" w:author="cy650" w:date="2022-01-13T15:46:00Z">
              <w:r>
                <w:rPr>
                  <w:rFonts w:ascii="Times New Roman" w:hAnsi="Times New Roman" w:cs="Times New Roman" w:hint="eastAsia"/>
                  <w:color w:val="000000" w:themeColor="text1"/>
                </w:rPr>
                <w:t>描述从某个起点到某个终点隧道业务的行为及属性，包括</w:t>
              </w:r>
              <w:r>
                <w:rPr>
                  <w:rFonts w:ascii="Times New Roman" w:hAnsi="Times New Roman" w:cs="Times New Roman" w:hint="eastAsia"/>
                  <w:color w:val="000000" w:themeColor="text1"/>
                </w:rPr>
                <w:t>OAM/</w:t>
              </w:r>
              <w:r>
                <w:rPr>
                  <w:rFonts w:ascii="Times New Roman" w:hAnsi="Times New Roman" w:cs="Times New Roman" w:hint="eastAsia"/>
                  <w:color w:val="000000" w:themeColor="text1"/>
                </w:rPr>
                <w:t>保护等策略。</w:t>
              </w:r>
            </w:ins>
          </w:p>
        </w:tc>
        <w:tc>
          <w:tcPr>
            <w:tcW w:w="1831" w:type="dxa"/>
            <w:tcBorders>
              <w:top w:val="single" w:sz="4" w:space="0" w:color="auto"/>
              <w:left w:val="single" w:sz="4" w:space="0" w:color="auto"/>
              <w:bottom w:val="single" w:sz="4" w:space="0" w:color="auto"/>
              <w:right w:val="single" w:sz="4" w:space="0" w:color="auto"/>
            </w:tcBorders>
          </w:tcPr>
          <w:p w14:paraId="1ADF5FE2" w14:textId="77777777" w:rsidR="008A652C" w:rsidRDefault="008A652C" w:rsidP="001512D5">
            <w:pPr>
              <w:ind w:firstLine="2"/>
              <w:rPr>
                <w:ins w:id="149" w:author="cy650" w:date="2022-01-13T15:46:00Z"/>
                <w:rFonts w:asciiTheme="minorEastAsia" w:hAnsiTheme="minorEastAsia" w:cs="Times New Roman"/>
                <w:szCs w:val="21"/>
              </w:rPr>
            </w:pPr>
            <w:ins w:id="150" w:author="cy650" w:date="2022-01-13T15:46:00Z">
              <w:r>
                <w:rPr>
                  <w:rFonts w:asciiTheme="minorEastAsia" w:hAnsiTheme="minorEastAsia" w:cs="Times New Roman" w:hint="eastAsia"/>
                  <w:szCs w:val="21"/>
                </w:rPr>
                <w:t>对象类型</w:t>
              </w:r>
            </w:ins>
          </w:p>
        </w:tc>
      </w:tr>
      <w:tr w:rsidR="008A652C" w14:paraId="502A6656" w14:textId="77777777" w:rsidTr="001512D5">
        <w:trPr>
          <w:jc w:val="center"/>
          <w:ins w:id="151" w:author="cy650" w:date="2022-01-13T15:46:00Z"/>
        </w:trPr>
        <w:tc>
          <w:tcPr>
            <w:tcW w:w="1555" w:type="dxa"/>
            <w:tcBorders>
              <w:top w:val="single" w:sz="4" w:space="0" w:color="auto"/>
              <w:left w:val="single" w:sz="4" w:space="0" w:color="auto"/>
              <w:bottom w:val="single" w:sz="4" w:space="0" w:color="auto"/>
              <w:right w:val="single" w:sz="4" w:space="0" w:color="auto"/>
            </w:tcBorders>
          </w:tcPr>
          <w:p w14:paraId="484C011C" w14:textId="77777777" w:rsidR="008A652C" w:rsidRDefault="008A652C" w:rsidP="001512D5">
            <w:pPr>
              <w:ind w:firstLine="2"/>
              <w:rPr>
                <w:ins w:id="152" w:author="cy650" w:date="2022-01-13T15:46:00Z"/>
                <w:rFonts w:asciiTheme="minorEastAsia" w:hAnsiTheme="minorEastAsia" w:cs="Times New Roman"/>
                <w:szCs w:val="21"/>
              </w:rPr>
            </w:pPr>
            <w:ins w:id="153" w:author="cy650" w:date="2022-01-13T15:46:00Z">
              <w:r>
                <w:rPr>
                  <w:rFonts w:ascii="Times New Roman" w:hAnsi="Times New Roman" w:cs="Times New Roman" w:hint="eastAsia"/>
                  <w:color w:val="000000" w:themeColor="text1"/>
                </w:rPr>
                <w:t>tunnel</w:t>
              </w:r>
            </w:ins>
          </w:p>
        </w:tc>
        <w:tc>
          <w:tcPr>
            <w:tcW w:w="1564" w:type="dxa"/>
            <w:tcBorders>
              <w:top w:val="single" w:sz="4" w:space="0" w:color="auto"/>
              <w:left w:val="single" w:sz="4" w:space="0" w:color="auto"/>
              <w:bottom w:val="single" w:sz="4" w:space="0" w:color="auto"/>
              <w:right w:val="single" w:sz="4" w:space="0" w:color="auto"/>
            </w:tcBorders>
          </w:tcPr>
          <w:p w14:paraId="26D36B1C" w14:textId="77777777" w:rsidR="008A652C" w:rsidRDefault="008A652C" w:rsidP="001512D5">
            <w:pPr>
              <w:ind w:firstLine="2"/>
              <w:rPr>
                <w:ins w:id="154" w:author="cy650" w:date="2022-01-13T15:46:00Z"/>
                <w:rFonts w:asciiTheme="minorEastAsia" w:hAnsiTheme="minorEastAsia" w:cs="Times New Roman"/>
                <w:szCs w:val="21"/>
              </w:rPr>
            </w:pPr>
            <w:ins w:id="155" w:author="cy650" w:date="2022-01-13T15:46:00Z">
              <w:r>
                <w:rPr>
                  <w:rFonts w:asciiTheme="minorEastAsia" w:hAnsiTheme="minorEastAsia" w:cs="Times New Roman" w:hint="eastAsia"/>
                  <w:szCs w:val="21"/>
                </w:rPr>
                <w:t>单域连接属性</w:t>
              </w:r>
            </w:ins>
          </w:p>
        </w:tc>
        <w:tc>
          <w:tcPr>
            <w:tcW w:w="3600" w:type="dxa"/>
            <w:tcBorders>
              <w:top w:val="single" w:sz="4" w:space="0" w:color="auto"/>
              <w:left w:val="single" w:sz="4" w:space="0" w:color="auto"/>
              <w:bottom w:val="single" w:sz="4" w:space="0" w:color="auto"/>
              <w:right w:val="single" w:sz="4" w:space="0" w:color="auto"/>
            </w:tcBorders>
          </w:tcPr>
          <w:p w14:paraId="17C0E625" w14:textId="77777777" w:rsidR="008A652C" w:rsidRDefault="008A652C" w:rsidP="001512D5">
            <w:pPr>
              <w:spacing w:line="240" w:lineRule="auto"/>
              <w:ind w:firstLine="2"/>
              <w:rPr>
                <w:ins w:id="156" w:author="cy650" w:date="2022-01-13T15:46:00Z"/>
                <w:rFonts w:asciiTheme="minorEastAsia" w:hAnsiTheme="minorEastAsia" w:cs="Times New Roman"/>
                <w:szCs w:val="21"/>
              </w:rPr>
            </w:pPr>
            <w:ins w:id="157" w:author="cy650" w:date="2022-01-13T15:46:00Z">
              <w:r>
                <w:rPr>
                  <w:rFonts w:ascii="Times New Roman" w:hAnsi="Times New Roman" w:cs="Times New Roman" w:hint="eastAsia"/>
                </w:rPr>
                <w:t>描述某条隧道的行为和属性，一条</w:t>
              </w:r>
              <w:proofErr w:type="spellStart"/>
              <w:r>
                <w:rPr>
                  <w:rFonts w:ascii="Times New Roman" w:hAnsi="Times New Roman" w:cs="Times New Roman" w:hint="eastAsia"/>
                </w:rPr>
                <w:t>E2E</w:t>
              </w:r>
              <w:proofErr w:type="spellEnd"/>
              <w:r>
                <w:rPr>
                  <w:rFonts w:ascii="Times New Roman" w:hAnsi="Times New Roman" w:cs="Times New Roman" w:hint="eastAsia"/>
                </w:rPr>
                <w:t>的隧道可能经过很多域，在不同的域也用</w:t>
              </w:r>
              <w:r>
                <w:rPr>
                  <w:rFonts w:ascii="Times New Roman" w:hAnsi="Times New Roman" w:cs="Times New Roman" w:hint="eastAsia"/>
                </w:rPr>
                <w:t>Tunnel</w:t>
              </w:r>
              <w:r>
                <w:rPr>
                  <w:rFonts w:ascii="Times New Roman" w:hAnsi="Times New Roman" w:cs="Times New Roman" w:hint="eastAsia"/>
                </w:rPr>
                <w:t>来表示，其行为和属性继承</w:t>
              </w:r>
              <w:proofErr w:type="spellStart"/>
              <w:r>
                <w:rPr>
                  <w:rFonts w:ascii="Times New Roman" w:hAnsi="Times New Roman" w:cs="Times New Roman" w:hint="eastAsia"/>
                </w:rPr>
                <w:t>E2E</w:t>
              </w:r>
              <w:proofErr w:type="spellEnd"/>
              <w:r>
                <w:rPr>
                  <w:rFonts w:ascii="Times New Roman" w:hAnsi="Times New Roman" w:cs="Times New Roman" w:hint="eastAsia"/>
                </w:rPr>
                <w:t xml:space="preserve"> Tunnel</w:t>
              </w:r>
              <w:r>
                <w:rPr>
                  <w:rFonts w:ascii="Times New Roman" w:hAnsi="Times New Roman" w:cs="Times New Roman" w:hint="eastAsia"/>
                </w:rPr>
                <w:t>的行为和属性</w:t>
              </w:r>
            </w:ins>
          </w:p>
        </w:tc>
        <w:tc>
          <w:tcPr>
            <w:tcW w:w="1831" w:type="dxa"/>
            <w:tcBorders>
              <w:top w:val="single" w:sz="4" w:space="0" w:color="auto"/>
              <w:left w:val="single" w:sz="4" w:space="0" w:color="auto"/>
              <w:bottom w:val="single" w:sz="4" w:space="0" w:color="auto"/>
              <w:right w:val="single" w:sz="4" w:space="0" w:color="auto"/>
            </w:tcBorders>
          </w:tcPr>
          <w:p w14:paraId="5E49CC2B" w14:textId="77777777" w:rsidR="008A652C" w:rsidRDefault="008A652C" w:rsidP="001512D5">
            <w:pPr>
              <w:ind w:firstLine="2"/>
              <w:rPr>
                <w:ins w:id="158" w:author="cy650" w:date="2022-01-13T15:46:00Z"/>
                <w:rFonts w:asciiTheme="minorEastAsia" w:hAnsiTheme="minorEastAsia" w:cs="Times New Roman"/>
                <w:szCs w:val="21"/>
              </w:rPr>
            </w:pPr>
            <w:ins w:id="159" w:author="cy650" w:date="2022-01-13T15:46:00Z">
              <w:r>
                <w:rPr>
                  <w:rFonts w:asciiTheme="minorEastAsia" w:hAnsiTheme="minorEastAsia" w:cs="Times New Roman" w:hint="eastAsia"/>
                  <w:szCs w:val="21"/>
                </w:rPr>
                <w:t>对象类型</w:t>
              </w:r>
            </w:ins>
          </w:p>
        </w:tc>
      </w:tr>
      <w:tr w:rsidR="008A652C" w14:paraId="42CE79A6" w14:textId="77777777" w:rsidTr="001512D5">
        <w:trPr>
          <w:jc w:val="center"/>
          <w:ins w:id="160" w:author="cy650" w:date="2022-01-13T15:46:00Z"/>
        </w:trPr>
        <w:tc>
          <w:tcPr>
            <w:tcW w:w="1555" w:type="dxa"/>
            <w:tcBorders>
              <w:top w:val="single" w:sz="4" w:space="0" w:color="auto"/>
              <w:left w:val="single" w:sz="4" w:space="0" w:color="auto"/>
              <w:bottom w:val="single" w:sz="4" w:space="0" w:color="auto"/>
              <w:right w:val="single" w:sz="4" w:space="0" w:color="auto"/>
            </w:tcBorders>
          </w:tcPr>
          <w:p w14:paraId="05A4CD7C" w14:textId="77777777" w:rsidR="008A652C" w:rsidRDefault="008A652C" w:rsidP="001512D5">
            <w:pPr>
              <w:ind w:firstLine="2"/>
              <w:rPr>
                <w:ins w:id="161" w:author="cy650" w:date="2022-01-13T15:46:00Z"/>
                <w:rFonts w:asciiTheme="minorEastAsia" w:hAnsiTheme="minorEastAsia" w:cs="Times New Roman"/>
                <w:szCs w:val="21"/>
              </w:rPr>
            </w:pPr>
            <w:proofErr w:type="spellStart"/>
            <w:ins w:id="162" w:author="cy650" w:date="2022-01-13T15:46:00Z">
              <w:r>
                <w:rPr>
                  <w:rFonts w:ascii="Times New Roman" w:hAnsi="Times New Roman" w:cs="Times New Roman" w:hint="eastAsia"/>
                  <w:color w:val="000000" w:themeColor="text1"/>
                </w:rPr>
                <w:t>sncRoute</w:t>
              </w:r>
              <w:proofErr w:type="spellEnd"/>
            </w:ins>
          </w:p>
        </w:tc>
        <w:tc>
          <w:tcPr>
            <w:tcW w:w="1564" w:type="dxa"/>
            <w:tcBorders>
              <w:top w:val="single" w:sz="4" w:space="0" w:color="auto"/>
              <w:left w:val="single" w:sz="4" w:space="0" w:color="auto"/>
              <w:bottom w:val="single" w:sz="4" w:space="0" w:color="auto"/>
              <w:right w:val="single" w:sz="4" w:space="0" w:color="auto"/>
            </w:tcBorders>
          </w:tcPr>
          <w:p w14:paraId="1E6BB22A" w14:textId="77777777" w:rsidR="008A652C" w:rsidRDefault="008A652C" w:rsidP="001512D5">
            <w:pPr>
              <w:ind w:firstLine="2"/>
              <w:rPr>
                <w:ins w:id="163" w:author="cy650" w:date="2022-01-13T15:46:00Z"/>
                <w:rFonts w:asciiTheme="minorEastAsia" w:hAnsiTheme="minorEastAsia" w:cs="Times New Roman"/>
                <w:szCs w:val="21"/>
              </w:rPr>
            </w:pPr>
            <w:ins w:id="164" w:author="cy650" w:date="2022-01-13T15:46:00Z">
              <w:r>
                <w:rPr>
                  <w:rFonts w:ascii="Times New Roman" w:hAnsi="Times New Roman" w:cs="Times New Roman" w:hint="eastAsia"/>
                  <w:color w:val="000000" w:themeColor="text1"/>
                </w:rPr>
                <w:t>路由信息</w:t>
              </w:r>
            </w:ins>
          </w:p>
        </w:tc>
        <w:tc>
          <w:tcPr>
            <w:tcW w:w="3600" w:type="dxa"/>
            <w:tcBorders>
              <w:top w:val="single" w:sz="4" w:space="0" w:color="auto"/>
              <w:left w:val="single" w:sz="4" w:space="0" w:color="auto"/>
              <w:bottom w:val="single" w:sz="4" w:space="0" w:color="auto"/>
              <w:right w:val="single" w:sz="4" w:space="0" w:color="auto"/>
            </w:tcBorders>
          </w:tcPr>
          <w:p w14:paraId="249EBDDE" w14:textId="77777777" w:rsidR="008A652C" w:rsidRDefault="008A652C" w:rsidP="001512D5">
            <w:pPr>
              <w:ind w:firstLine="2"/>
              <w:rPr>
                <w:ins w:id="165" w:author="cy650" w:date="2022-01-13T15:46:00Z"/>
                <w:rFonts w:asciiTheme="minorEastAsia" w:hAnsiTheme="minorEastAsia" w:cs="Times New Roman"/>
                <w:szCs w:val="21"/>
              </w:rPr>
            </w:pPr>
            <w:ins w:id="166" w:author="cy650" w:date="2022-01-13T15:46:00Z">
              <w:r>
                <w:rPr>
                  <w:rFonts w:ascii="Times New Roman" w:hAnsi="Times New Roman" w:cs="Times New Roman" w:hint="eastAsia"/>
                  <w:color w:val="000000" w:themeColor="text1"/>
                </w:rPr>
                <w:t>描述某个</w:t>
              </w:r>
              <w:r>
                <w:rPr>
                  <w:rFonts w:ascii="Times New Roman" w:hAnsi="Times New Roman" w:cs="Times New Roman" w:hint="eastAsia"/>
                  <w:color w:val="000000" w:themeColor="text1"/>
                </w:rPr>
                <w:t>Tunnel</w:t>
              </w:r>
              <w:r>
                <w:rPr>
                  <w:rFonts w:ascii="Times New Roman" w:hAnsi="Times New Roman" w:cs="Times New Roman" w:hint="eastAsia"/>
                  <w:color w:val="000000" w:themeColor="text1"/>
                </w:rPr>
                <w:t>对象经过路径信息，是路径中每一跳信息的集合</w:t>
              </w:r>
            </w:ins>
          </w:p>
        </w:tc>
        <w:tc>
          <w:tcPr>
            <w:tcW w:w="1831" w:type="dxa"/>
            <w:tcBorders>
              <w:top w:val="single" w:sz="4" w:space="0" w:color="auto"/>
              <w:left w:val="single" w:sz="4" w:space="0" w:color="auto"/>
              <w:bottom w:val="single" w:sz="4" w:space="0" w:color="auto"/>
              <w:right w:val="single" w:sz="4" w:space="0" w:color="auto"/>
            </w:tcBorders>
          </w:tcPr>
          <w:p w14:paraId="78E6A17F" w14:textId="77777777" w:rsidR="008A652C" w:rsidRDefault="008A652C" w:rsidP="001512D5">
            <w:pPr>
              <w:ind w:firstLine="2"/>
              <w:rPr>
                <w:ins w:id="167" w:author="cy650" w:date="2022-01-13T15:46:00Z"/>
                <w:rFonts w:asciiTheme="minorEastAsia" w:hAnsiTheme="minorEastAsia" w:cs="Times New Roman"/>
                <w:szCs w:val="21"/>
              </w:rPr>
            </w:pPr>
            <w:ins w:id="168" w:author="cy650" w:date="2022-01-13T15:46:00Z">
              <w:r>
                <w:rPr>
                  <w:rFonts w:asciiTheme="minorEastAsia" w:hAnsiTheme="minorEastAsia" w:cs="Times New Roman" w:hint="eastAsia"/>
                  <w:szCs w:val="21"/>
                </w:rPr>
                <w:t>对象类型</w:t>
              </w:r>
            </w:ins>
          </w:p>
        </w:tc>
      </w:tr>
      <w:tr w:rsidR="008A652C" w14:paraId="00EB5C84" w14:textId="77777777" w:rsidTr="001512D5">
        <w:trPr>
          <w:jc w:val="center"/>
          <w:ins w:id="169" w:author="cy650" w:date="2022-01-13T15:46:00Z"/>
        </w:trPr>
        <w:tc>
          <w:tcPr>
            <w:tcW w:w="1555" w:type="dxa"/>
            <w:tcBorders>
              <w:top w:val="single" w:sz="4" w:space="0" w:color="auto"/>
              <w:left w:val="single" w:sz="4" w:space="0" w:color="auto"/>
              <w:bottom w:val="single" w:sz="4" w:space="0" w:color="auto"/>
              <w:right w:val="single" w:sz="4" w:space="0" w:color="auto"/>
            </w:tcBorders>
          </w:tcPr>
          <w:p w14:paraId="061DC088" w14:textId="77777777" w:rsidR="008A652C" w:rsidRDefault="008A652C" w:rsidP="001512D5">
            <w:pPr>
              <w:ind w:firstLine="2"/>
              <w:rPr>
                <w:ins w:id="170" w:author="cy650" w:date="2022-01-13T15:46:00Z"/>
                <w:rFonts w:ascii="Times New Roman" w:hAnsi="Times New Roman" w:cs="Times New Roman"/>
                <w:color w:val="000000" w:themeColor="text1"/>
              </w:rPr>
            </w:pPr>
            <w:proofErr w:type="spellStart"/>
            <w:ins w:id="171" w:author="cy650" w:date="2022-01-13T15:46:00Z">
              <w:r>
                <w:rPr>
                  <w:rFonts w:ascii="Times New Roman" w:hAnsi="Times New Roman" w:cs="Times New Roman" w:hint="eastAsia"/>
                  <w:color w:val="000000" w:themeColor="text1"/>
                </w:rPr>
                <w:t>lableSwitch</w:t>
              </w:r>
              <w:proofErr w:type="spellEnd"/>
            </w:ins>
          </w:p>
        </w:tc>
        <w:tc>
          <w:tcPr>
            <w:tcW w:w="1564" w:type="dxa"/>
            <w:tcBorders>
              <w:top w:val="single" w:sz="4" w:space="0" w:color="auto"/>
              <w:left w:val="single" w:sz="4" w:space="0" w:color="auto"/>
              <w:bottom w:val="single" w:sz="4" w:space="0" w:color="auto"/>
              <w:right w:val="single" w:sz="4" w:space="0" w:color="auto"/>
            </w:tcBorders>
          </w:tcPr>
          <w:p w14:paraId="3E6FD21C" w14:textId="77777777" w:rsidR="008A652C" w:rsidRDefault="008A652C" w:rsidP="001512D5">
            <w:pPr>
              <w:ind w:firstLine="2"/>
              <w:rPr>
                <w:ins w:id="172" w:author="cy650" w:date="2022-01-13T15:46:00Z"/>
                <w:rFonts w:ascii="Times New Roman" w:hAnsi="Times New Roman" w:cs="Times New Roman"/>
                <w:color w:val="000000" w:themeColor="text1"/>
              </w:rPr>
            </w:pPr>
            <w:ins w:id="173" w:author="cy650" w:date="2022-01-13T15:46:00Z">
              <w:r>
                <w:rPr>
                  <w:rFonts w:ascii="Times New Roman" w:hAnsi="Times New Roman" w:cs="Times New Roman" w:hint="eastAsia"/>
                  <w:color w:val="000000" w:themeColor="text1"/>
                </w:rPr>
                <w:t>标签交换信息</w:t>
              </w:r>
            </w:ins>
          </w:p>
        </w:tc>
        <w:tc>
          <w:tcPr>
            <w:tcW w:w="3600" w:type="dxa"/>
            <w:tcBorders>
              <w:top w:val="single" w:sz="4" w:space="0" w:color="auto"/>
              <w:left w:val="single" w:sz="4" w:space="0" w:color="auto"/>
              <w:bottom w:val="single" w:sz="4" w:space="0" w:color="auto"/>
              <w:right w:val="single" w:sz="4" w:space="0" w:color="auto"/>
            </w:tcBorders>
          </w:tcPr>
          <w:p w14:paraId="62DC588F" w14:textId="77777777" w:rsidR="008A652C" w:rsidRDefault="008A652C" w:rsidP="001512D5">
            <w:pPr>
              <w:ind w:firstLine="2"/>
              <w:rPr>
                <w:ins w:id="174" w:author="cy650" w:date="2022-01-13T15:46:00Z"/>
                <w:rFonts w:ascii="Times New Roman" w:hAnsi="Times New Roman" w:cs="Times New Roman"/>
                <w:color w:val="000000" w:themeColor="text1"/>
              </w:rPr>
            </w:pPr>
            <w:ins w:id="175" w:author="cy650" w:date="2022-01-13T15:46:00Z">
              <w:r>
                <w:rPr>
                  <w:rFonts w:ascii="Times New Roman" w:hAnsi="Times New Roman" w:cs="Times New Roman" w:hint="eastAsia"/>
                  <w:color w:val="000000" w:themeColor="text1"/>
                </w:rPr>
                <w:t>用于描述</w:t>
              </w:r>
              <w:proofErr w:type="spellStart"/>
              <w:r>
                <w:rPr>
                  <w:rFonts w:ascii="Times New Roman" w:hAnsi="Times New Roman" w:cs="Times New Roman" w:hint="eastAsia"/>
                  <w:color w:val="000000" w:themeColor="text1"/>
                </w:rPr>
                <w:t>SncRoute</w:t>
              </w:r>
              <w:proofErr w:type="spellEnd"/>
              <w:r>
                <w:rPr>
                  <w:rFonts w:ascii="Times New Roman" w:hAnsi="Times New Roman" w:cs="Times New Roman" w:hint="eastAsia"/>
                  <w:color w:val="000000" w:themeColor="text1"/>
                </w:rPr>
                <w:t>中每一跳节点的出、入接口信息，相关的标签及下一跳信息</w:t>
              </w:r>
            </w:ins>
          </w:p>
        </w:tc>
        <w:tc>
          <w:tcPr>
            <w:tcW w:w="1831" w:type="dxa"/>
            <w:tcBorders>
              <w:top w:val="single" w:sz="4" w:space="0" w:color="auto"/>
              <w:left w:val="single" w:sz="4" w:space="0" w:color="auto"/>
              <w:bottom w:val="single" w:sz="4" w:space="0" w:color="auto"/>
              <w:right w:val="single" w:sz="4" w:space="0" w:color="auto"/>
            </w:tcBorders>
          </w:tcPr>
          <w:p w14:paraId="3A3E3E5E" w14:textId="77777777" w:rsidR="008A652C" w:rsidRDefault="008A652C" w:rsidP="001512D5">
            <w:pPr>
              <w:ind w:firstLine="2"/>
              <w:rPr>
                <w:ins w:id="176" w:author="cy650" w:date="2022-01-13T15:46:00Z"/>
                <w:rFonts w:asciiTheme="minorEastAsia" w:hAnsiTheme="minorEastAsia" w:cs="Times New Roman"/>
                <w:szCs w:val="21"/>
              </w:rPr>
            </w:pPr>
            <w:ins w:id="177" w:author="cy650" w:date="2022-01-13T15:46:00Z">
              <w:r>
                <w:rPr>
                  <w:rFonts w:asciiTheme="minorEastAsia" w:hAnsiTheme="minorEastAsia" w:cs="Times New Roman" w:hint="eastAsia"/>
                  <w:szCs w:val="21"/>
                </w:rPr>
                <w:t>对象类型</w:t>
              </w:r>
            </w:ins>
          </w:p>
        </w:tc>
      </w:tr>
      <w:tr w:rsidR="008A652C" w14:paraId="5138694F" w14:textId="77777777" w:rsidTr="001512D5">
        <w:trPr>
          <w:jc w:val="center"/>
          <w:ins w:id="178" w:author="cy650" w:date="2022-01-13T15:46:00Z"/>
        </w:trPr>
        <w:tc>
          <w:tcPr>
            <w:tcW w:w="1555" w:type="dxa"/>
            <w:tcBorders>
              <w:top w:val="single" w:sz="4" w:space="0" w:color="auto"/>
              <w:left w:val="single" w:sz="4" w:space="0" w:color="auto"/>
              <w:bottom w:val="single" w:sz="4" w:space="0" w:color="auto"/>
              <w:right w:val="single" w:sz="4" w:space="0" w:color="auto"/>
            </w:tcBorders>
          </w:tcPr>
          <w:p w14:paraId="6048E88D" w14:textId="77777777" w:rsidR="008A652C" w:rsidRDefault="008A652C" w:rsidP="001512D5">
            <w:pPr>
              <w:ind w:firstLine="2"/>
              <w:rPr>
                <w:ins w:id="179" w:author="cy650" w:date="2022-01-13T15:46:00Z"/>
                <w:rFonts w:ascii="Times New Roman" w:hAnsi="Times New Roman" w:cs="Times New Roman"/>
                <w:color w:val="000000" w:themeColor="text1"/>
              </w:rPr>
            </w:pPr>
            <w:proofErr w:type="spellStart"/>
            <w:ins w:id="180" w:author="cy650" w:date="2022-01-13T15:46:00Z">
              <w:r>
                <w:rPr>
                  <w:rFonts w:ascii="Times New Roman" w:hAnsi="Times New Roman" w:cs="Times New Roman" w:hint="eastAsia"/>
                  <w:color w:val="000000" w:themeColor="text1"/>
                </w:rPr>
                <w:t>rmUID</w:t>
              </w:r>
              <w:proofErr w:type="spellEnd"/>
            </w:ins>
          </w:p>
        </w:tc>
        <w:tc>
          <w:tcPr>
            <w:tcW w:w="1564" w:type="dxa"/>
            <w:tcBorders>
              <w:top w:val="single" w:sz="4" w:space="0" w:color="auto"/>
              <w:left w:val="single" w:sz="4" w:space="0" w:color="auto"/>
              <w:bottom w:val="single" w:sz="4" w:space="0" w:color="auto"/>
              <w:right w:val="single" w:sz="4" w:space="0" w:color="auto"/>
            </w:tcBorders>
          </w:tcPr>
          <w:p w14:paraId="680E56B1" w14:textId="77777777" w:rsidR="008A652C" w:rsidRDefault="008A652C" w:rsidP="001512D5">
            <w:pPr>
              <w:ind w:firstLine="2"/>
              <w:rPr>
                <w:ins w:id="181" w:author="cy650" w:date="2022-01-13T15:46:00Z"/>
                <w:rFonts w:ascii="Times New Roman" w:hAnsi="Times New Roman" w:cs="Times New Roman"/>
                <w:color w:val="000000" w:themeColor="text1"/>
              </w:rPr>
            </w:pPr>
            <w:proofErr w:type="spellStart"/>
            <w:ins w:id="182" w:author="cy650" w:date="2022-01-13T15:46:00Z">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通道</w:t>
              </w:r>
              <w:proofErr w:type="spellStart"/>
              <w:r>
                <w:rPr>
                  <w:rFonts w:ascii="Times New Roman" w:hAnsi="Times New Roman" w:cs="Times New Roman" w:hint="eastAsia"/>
                  <w:color w:val="000000" w:themeColor="text1"/>
                </w:rPr>
                <w:t>rmUID</w:t>
              </w:r>
              <w:proofErr w:type="spellEnd"/>
            </w:ins>
          </w:p>
        </w:tc>
        <w:tc>
          <w:tcPr>
            <w:tcW w:w="3600" w:type="dxa"/>
            <w:tcBorders>
              <w:top w:val="single" w:sz="4" w:space="0" w:color="auto"/>
              <w:left w:val="single" w:sz="4" w:space="0" w:color="auto"/>
              <w:bottom w:val="single" w:sz="4" w:space="0" w:color="auto"/>
              <w:right w:val="single" w:sz="4" w:space="0" w:color="auto"/>
            </w:tcBorders>
          </w:tcPr>
          <w:p w14:paraId="0920B812" w14:textId="77777777" w:rsidR="008A652C" w:rsidRDefault="008A652C" w:rsidP="001512D5">
            <w:pPr>
              <w:ind w:firstLine="2"/>
              <w:rPr>
                <w:ins w:id="183" w:author="cy650" w:date="2022-01-13T15:46:00Z"/>
                <w:rFonts w:ascii="Times New Roman" w:hAnsi="Times New Roman" w:cs="Times New Roman"/>
                <w:color w:val="000000" w:themeColor="text1"/>
              </w:rPr>
            </w:pPr>
            <w:ins w:id="184" w:author="cy650" w:date="2022-01-13T15:46:00Z">
              <w:r>
                <w:rPr>
                  <w:rFonts w:ascii="Times New Roman" w:hAnsi="Times New Roman" w:cs="Times New Roman" w:hint="eastAsia"/>
                  <w:color w:val="000000" w:themeColor="text1"/>
                </w:rPr>
                <w:t>用于表示特定的</w:t>
              </w: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通道</w:t>
              </w:r>
            </w:ins>
          </w:p>
        </w:tc>
        <w:tc>
          <w:tcPr>
            <w:tcW w:w="1831" w:type="dxa"/>
            <w:tcBorders>
              <w:top w:val="single" w:sz="4" w:space="0" w:color="auto"/>
              <w:left w:val="single" w:sz="4" w:space="0" w:color="auto"/>
              <w:bottom w:val="single" w:sz="4" w:space="0" w:color="auto"/>
              <w:right w:val="single" w:sz="4" w:space="0" w:color="auto"/>
            </w:tcBorders>
          </w:tcPr>
          <w:p w14:paraId="47423001" w14:textId="77777777" w:rsidR="008A652C" w:rsidRDefault="008A652C" w:rsidP="001512D5">
            <w:pPr>
              <w:ind w:firstLine="2"/>
              <w:rPr>
                <w:ins w:id="185" w:author="cy650" w:date="2022-01-13T15:46:00Z"/>
                <w:rFonts w:asciiTheme="minorEastAsia" w:hAnsiTheme="minorEastAsia" w:cs="Times New Roman"/>
                <w:szCs w:val="21"/>
              </w:rPr>
            </w:pPr>
            <w:ins w:id="186" w:author="cy650" w:date="2022-01-13T15:46:00Z">
              <w:r>
                <w:rPr>
                  <w:rFonts w:asciiTheme="minorEastAsia" w:hAnsiTheme="minorEastAsia" w:cs="Times New Roman" w:hint="eastAsia"/>
                  <w:szCs w:val="21"/>
                </w:rPr>
                <w:t>标识类型</w:t>
              </w:r>
            </w:ins>
          </w:p>
        </w:tc>
      </w:tr>
      <w:tr w:rsidR="008A652C" w14:paraId="61E063A4" w14:textId="77777777" w:rsidTr="001512D5">
        <w:trPr>
          <w:jc w:val="center"/>
          <w:ins w:id="187" w:author="cy650" w:date="2022-01-13T15:46:00Z"/>
        </w:trPr>
        <w:tc>
          <w:tcPr>
            <w:tcW w:w="1555" w:type="dxa"/>
            <w:tcBorders>
              <w:top w:val="single" w:sz="4" w:space="0" w:color="auto"/>
              <w:left w:val="single" w:sz="4" w:space="0" w:color="auto"/>
              <w:bottom w:val="single" w:sz="4" w:space="0" w:color="auto"/>
              <w:right w:val="single" w:sz="4" w:space="0" w:color="auto"/>
            </w:tcBorders>
          </w:tcPr>
          <w:p w14:paraId="7C2CD875" w14:textId="77777777" w:rsidR="008A652C" w:rsidRDefault="008A652C" w:rsidP="001512D5">
            <w:pPr>
              <w:ind w:firstLine="2"/>
              <w:rPr>
                <w:ins w:id="188" w:author="cy650" w:date="2022-01-13T15:46:00Z"/>
                <w:rFonts w:ascii="Times New Roman" w:hAnsi="Times New Roman" w:cs="Times New Roman"/>
                <w:color w:val="000000" w:themeColor="text1"/>
              </w:rPr>
            </w:pPr>
            <w:ins w:id="189" w:author="cy650" w:date="2022-01-13T15:46:00Z">
              <w:r>
                <w:rPr>
                  <w:rFonts w:ascii="Times New Roman" w:hAnsi="Times New Roman" w:cs="Times New Roman" w:hint="eastAsia"/>
                  <w:color w:val="000000" w:themeColor="text1"/>
                </w:rPr>
                <w:t>CIR</w:t>
              </w:r>
            </w:ins>
          </w:p>
        </w:tc>
        <w:tc>
          <w:tcPr>
            <w:tcW w:w="1564" w:type="dxa"/>
            <w:tcBorders>
              <w:top w:val="single" w:sz="4" w:space="0" w:color="auto"/>
              <w:left w:val="single" w:sz="4" w:space="0" w:color="auto"/>
              <w:bottom w:val="single" w:sz="4" w:space="0" w:color="auto"/>
              <w:right w:val="single" w:sz="4" w:space="0" w:color="auto"/>
            </w:tcBorders>
          </w:tcPr>
          <w:p w14:paraId="5F78FBC2" w14:textId="77777777" w:rsidR="008A652C" w:rsidRDefault="008A652C" w:rsidP="001512D5">
            <w:pPr>
              <w:ind w:firstLine="2"/>
              <w:rPr>
                <w:ins w:id="190" w:author="cy650" w:date="2022-01-13T15:46:00Z"/>
                <w:rFonts w:ascii="Times New Roman" w:hAnsi="Times New Roman" w:cs="Times New Roman"/>
                <w:color w:val="000000" w:themeColor="text1"/>
              </w:rPr>
            </w:pPr>
            <w:ins w:id="191" w:author="cy650" w:date="2022-01-13T15:46:00Z">
              <w:r>
                <w:rPr>
                  <w:rFonts w:ascii="Times New Roman" w:hAnsi="Times New Roman" w:cs="Times New Roman" w:hint="eastAsia"/>
                  <w:color w:val="000000" w:themeColor="text1"/>
                </w:rPr>
                <w:t>承诺带宽</w:t>
              </w:r>
            </w:ins>
          </w:p>
        </w:tc>
        <w:tc>
          <w:tcPr>
            <w:tcW w:w="3600" w:type="dxa"/>
            <w:tcBorders>
              <w:top w:val="single" w:sz="4" w:space="0" w:color="auto"/>
              <w:left w:val="single" w:sz="4" w:space="0" w:color="auto"/>
              <w:bottom w:val="single" w:sz="4" w:space="0" w:color="auto"/>
              <w:right w:val="single" w:sz="4" w:space="0" w:color="auto"/>
            </w:tcBorders>
          </w:tcPr>
          <w:p w14:paraId="3F5F3A09" w14:textId="77777777" w:rsidR="008A652C" w:rsidRDefault="008A652C" w:rsidP="001512D5">
            <w:pPr>
              <w:ind w:firstLine="2"/>
              <w:rPr>
                <w:ins w:id="192" w:author="cy650" w:date="2022-01-13T15:46:00Z"/>
                <w:rFonts w:ascii="Times New Roman" w:hAnsi="Times New Roman" w:cs="Times New Roman"/>
                <w:color w:val="000000" w:themeColor="text1"/>
              </w:rPr>
            </w:pPr>
            <w:ins w:id="193" w:author="cy650" w:date="2022-01-13T15:46:00Z">
              <w:r>
                <w:rPr>
                  <w:rFonts w:ascii="Times New Roman" w:hAnsi="Times New Roman" w:cs="Times New Roman" w:hint="eastAsia"/>
                  <w:color w:val="000000" w:themeColor="text1"/>
                </w:rPr>
                <w:t>表示</w:t>
              </w:r>
              <w:proofErr w:type="spellStart"/>
              <w:r>
                <w:rPr>
                  <w:rFonts w:ascii="Times New Roman" w:hAnsi="Times New Roman" w:cs="Times New Roman" w:hint="eastAsia"/>
                  <w:color w:val="000000" w:themeColor="text1"/>
                </w:rPr>
                <w:t>FlexE</w:t>
              </w:r>
              <w:proofErr w:type="spellEnd"/>
              <w:r>
                <w:rPr>
                  <w:rFonts w:ascii="Times New Roman" w:hAnsi="Times New Roman" w:cs="Times New Roman" w:hint="eastAsia"/>
                  <w:color w:val="000000" w:themeColor="text1"/>
                </w:rPr>
                <w:t>通道的带宽。</w:t>
              </w:r>
            </w:ins>
          </w:p>
        </w:tc>
        <w:tc>
          <w:tcPr>
            <w:tcW w:w="1831" w:type="dxa"/>
            <w:tcBorders>
              <w:top w:val="single" w:sz="4" w:space="0" w:color="auto"/>
              <w:left w:val="single" w:sz="4" w:space="0" w:color="auto"/>
              <w:bottom w:val="single" w:sz="4" w:space="0" w:color="auto"/>
              <w:right w:val="single" w:sz="4" w:space="0" w:color="auto"/>
            </w:tcBorders>
          </w:tcPr>
          <w:p w14:paraId="43424F13" w14:textId="77777777" w:rsidR="008A652C" w:rsidRDefault="008A652C" w:rsidP="001512D5">
            <w:pPr>
              <w:ind w:firstLine="2"/>
              <w:rPr>
                <w:ins w:id="194" w:author="cy650" w:date="2022-01-13T15:46:00Z"/>
                <w:rFonts w:asciiTheme="minorEastAsia" w:hAnsiTheme="minorEastAsia" w:cs="Times New Roman"/>
                <w:szCs w:val="21"/>
              </w:rPr>
            </w:pPr>
            <w:ins w:id="195" w:author="cy650" w:date="2022-01-13T15:46:00Z">
              <w:r>
                <w:rPr>
                  <w:rFonts w:asciiTheme="minorEastAsia" w:hAnsiTheme="minorEastAsia" w:cs="Times New Roman" w:hint="eastAsia"/>
                  <w:szCs w:val="21"/>
                </w:rPr>
                <w:t>字符类型</w:t>
              </w:r>
            </w:ins>
          </w:p>
        </w:tc>
        <w:bookmarkStart w:id="196" w:name="_GoBack"/>
        <w:bookmarkEnd w:id="196"/>
      </w:tr>
    </w:tbl>
    <w:p w14:paraId="785B7F50" w14:textId="77777777" w:rsidR="00A33298" w:rsidDel="008A652C" w:rsidRDefault="00221EDB">
      <w:pPr>
        <w:spacing w:beforeLines="50" w:before="156" w:after="120" w:line="360" w:lineRule="auto"/>
        <w:rPr>
          <w:del w:id="197" w:author="cy650" w:date="2022-01-13T15:46:00Z"/>
          <w:rFonts w:asciiTheme="minorEastAsia" w:hAnsiTheme="minorEastAsia" w:cs="Times New Roman"/>
          <w:b/>
          <w:sz w:val="24"/>
          <w:szCs w:val="24"/>
          <w:highlight w:val="yellow"/>
        </w:rPr>
      </w:pPr>
      <w:del w:id="198" w:author="cy650" w:date="2022-01-13T15:46:00Z">
        <w:r w:rsidDel="008A652C">
          <w:rPr>
            <w:rFonts w:asciiTheme="minorEastAsia" w:hAnsiTheme="minorEastAsia" w:cs="Times New Roman"/>
            <w:b/>
            <w:sz w:val="24"/>
            <w:szCs w:val="24"/>
            <w:lang w:val="en-GB"/>
          </w:rPr>
          <w:delText>（</w:delText>
        </w:r>
        <w:r w:rsidDel="008A652C">
          <w:rPr>
            <w:rFonts w:asciiTheme="minorEastAsia" w:hAnsiTheme="minorEastAsia" w:cs="Times New Roman" w:hint="eastAsia"/>
            <w:b/>
            <w:sz w:val="24"/>
            <w:szCs w:val="24"/>
          </w:rPr>
          <w:delText>10</w:delText>
        </w:r>
        <w:r w:rsidDel="008A652C">
          <w:rPr>
            <w:rFonts w:asciiTheme="minorEastAsia" w:hAnsiTheme="minorEastAsia" w:cs="Times New Roman"/>
            <w:b/>
            <w:sz w:val="24"/>
            <w:szCs w:val="24"/>
            <w:lang w:val="en-GB"/>
          </w:rPr>
          <w:delText>）</w:delText>
        </w:r>
        <w:r w:rsidDel="008A652C">
          <w:rPr>
            <w:rFonts w:asciiTheme="minorEastAsia" w:hAnsiTheme="minorEastAsia" w:cs="Times New Roman" w:hint="eastAsia"/>
            <w:b/>
            <w:sz w:val="24"/>
            <w:szCs w:val="24"/>
          </w:rPr>
          <w:delText>FlexE 子时隙分配表</w:delText>
        </w:r>
        <w:r w:rsidDel="008A652C">
          <w:rPr>
            <w:rFonts w:asciiTheme="minorEastAsia" w:hAnsiTheme="minorEastAsia" w:cs="Times New Roman" w:hint="eastAsia"/>
            <w:sz w:val="24"/>
            <w:szCs w:val="24"/>
          </w:rPr>
          <w:delText>(</w:delText>
        </w:r>
        <w:r w:rsidDel="008A652C">
          <w:rPr>
            <w:rFonts w:asciiTheme="minorEastAsia" w:hAnsiTheme="minorEastAsia" w:cs="Times New Roman" w:hint="eastAsia"/>
            <w:b/>
            <w:sz w:val="24"/>
            <w:szCs w:val="24"/>
          </w:rPr>
          <w:delText>FlexE_Sub_Calendar</w:delText>
        </w:r>
        <w:r w:rsidDel="008A652C">
          <w:rPr>
            <w:rFonts w:asciiTheme="minorEastAsia" w:hAnsiTheme="minorEastAsia" w:cs="Times New Roman"/>
            <w:b/>
            <w:sz w:val="24"/>
            <w:szCs w:val="24"/>
            <w:lang w:val="en-GB"/>
          </w:rPr>
          <w:delText>)</w:delText>
        </w:r>
      </w:del>
    </w:p>
    <w:p w14:paraId="6930201D" w14:textId="77777777" w:rsidR="00A33298" w:rsidDel="008A652C" w:rsidRDefault="00221EDB">
      <w:pPr>
        <w:spacing w:line="360" w:lineRule="auto"/>
        <w:ind w:firstLine="480"/>
        <w:jc w:val="both"/>
        <w:rPr>
          <w:del w:id="199" w:author="cy650" w:date="2022-01-13T15:46:00Z"/>
          <w:rFonts w:asciiTheme="minorEastAsia" w:hAnsiTheme="minorEastAsia" w:cs="Times New Roman"/>
          <w:sz w:val="24"/>
          <w:szCs w:val="24"/>
          <w:highlight w:val="yellow"/>
          <w:lang w:val="en-GB"/>
        </w:rPr>
      </w:pPr>
      <w:del w:id="200" w:author="cy650" w:date="2022-01-13T15:46:00Z">
        <w:r w:rsidDel="008A652C">
          <w:rPr>
            <w:rFonts w:asciiTheme="minorEastAsia" w:hAnsiTheme="minorEastAsia" w:cs="Times New Roman" w:hint="eastAsia"/>
            <w:sz w:val="24"/>
            <w:szCs w:val="24"/>
          </w:rPr>
          <w:delText>是FlexECalendar在特定Client下的子概念，</w:delText>
        </w:r>
        <w:r w:rsidDel="008A652C">
          <w:rPr>
            <w:rFonts w:asciiTheme="minorEastAsia" w:hAnsiTheme="minorEastAsia" w:cs="Times New Roman"/>
            <w:sz w:val="24"/>
            <w:szCs w:val="24"/>
            <w:lang w:val="en-GB"/>
          </w:rPr>
          <w:delText>表示</w:delText>
        </w:r>
        <w:r w:rsidDel="008A652C">
          <w:rPr>
            <w:rFonts w:asciiTheme="minorEastAsia" w:hAnsiTheme="minorEastAsia" w:cs="Times New Roman" w:hint="eastAsia"/>
            <w:sz w:val="24"/>
            <w:szCs w:val="24"/>
          </w:rPr>
          <w:delText>FlexE 时隙分配表中所属不同Client的子时隙分配表管理对象</w:delText>
        </w:r>
        <w:r w:rsidDel="008A652C">
          <w:rPr>
            <w:rFonts w:asciiTheme="minorEastAsia" w:hAnsiTheme="minorEastAsia" w:cs="Times New Roman"/>
            <w:sz w:val="24"/>
            <w:szCs w:val="24"/>
            <w:lang w:val="en-GB"/>
          </w:rPr>
          <w:delText>，</w:delText>
        </w:r>
        <w:r w:rsidDel="008A652C">
          <w:rPr>
            <w:rFonts w:asciiTheme="minorEastAsia" w:hAnsiTheme="minorEastAsia" w:cs="Times New Roman" w:hint="eastAsia"/>
            <w:sz w:val="24"/>
            <w:szCs w:val="24"/>
          </w:rPr>
          <w:delText>以便针对专用的FlexEClient进行配置调整</w:delText>
        </w:r>
        <w:r w:rsidDel="008A652C">
          <w:rPr>
            <w:rFonts w:asciiTheme="minorEastAsia" w:hAnsiTheme="minorEastAsia" w:cs="Times New Roman"/>
            <w:sz w:val="24"/>
            <w:szCs w:val="24"/>
            <w:lang w:val="en-GB"/>
          </w:rPr>
          <w:delText>。本管理对象主要属性如</w:delText>
        </w:r>
        <w:r w:rsidDel="008A652C">
          <w:rPr>
            <w:rFonts w:asciiTheme="minorEastAsia" w:hAnsiTheme="minorEastAsia" w:cs="Times New Roman" w:hint="eastAsia"/>
            <w:sz w:val="24"/>
            <w:szCs w:val="24"/>
            <w:lang w:val="en-GB"/>
          </w:rPr>
          <w:delText>下：</w:delText>
        </w:r>
      </w:del>
    </w:p>
    <w:p w14:paraId="764CE2B5" w14:textId="77777777" w:rsidR="00A33298" w:rsidDel="008A652C" w:rsidRDefault="00221EDB">
      <w:pPr>
        <w:pStyle w:val="afa"/>
        <w:ind w:left="1280" w:hanging="400"/>
        <w:jc w:val="center"/>
        <w:rPr>
          <w:del w:id="201" w:author="cy650" w:date="2022-01-13T15:46:00Z"/>
          <w:rFonts w:ascii="黑体" w:eastAsia="黑体" w:hAnsi="黑体" w:cs="Times New Roman"/>
          <w:i w:val="0"/>
          <w:color w:val="000000" w:themeColor="text1"/>
          <w:sz w:val="20"/>
          <w:szCs w:val="20"/>
          <w:highlight w:val="yellow"/>
        </w:rPr>
      </w:pPr>
      <w:del w:id="202" w:author="cy650" w:date="2022-01-13T15:46:00Z">
        <w:r w:rsidDel="008A652C">
          <w:rPr>
            <w:rFonts w:ascii="黑体" w:eastAsia="黑体" w:hAnsi="黑体" w:cs="Times New Roman" w:hint="eastAsia"/>
            <w:i w:val="0"/>
            <w:color w:val="000000" w:themeColor="text1"/>
            <w:sz w:val="20"/>
            <w:szCs w:val="20"/>
          </w:rPr>
          <w:delText xml:space="preserve">表 </w:delText>
        </w:r>
        <w:r w:rsidR="00AD7CF0" w:rsidDel="008A652C">
          <w:rPr>
            <w:rFonts w:ascii="黑体" w:eastAsia="黑体" w:hAnsi="黑体" w:cs="Times New Roman"/>
            <w:i w:val="0"/>
            <w:color w:val="000000" w:themeColor="text1"/>
            <w:sz w:val="20"/>
            <w:szCs w:val="20"/>
          </w:rPr>
          <w:delText>3</w:delText>
        </w:r>
        <w:r w:rsidDel="008A652C">
          <w:rPr>
            <w:rFonts w:ascii="黑体" w:eastAsia="黑体" w:hAnsi="黑体" w:cs="Times New Roman" w:hint="eastAsia"/>
            <w:i w:val="0"/>
            <w:color w:val="000000" w:themeColor="text1"/>
            <w:sz w:val="20"/>
            <w:szCs w:val="20"/>
          </w:rPr>
          <w:delText>-10 FlexE子时隙分配表</w:delText>
        </w:r>
        <w:r w:rsidDel="008A652C">
          <w:rPr>
            <w:rFonts w:ascii="黑体" w:eastAsia="黑体" w:hAnsi="黑体" w:cs="Times New Roman"/>
            <w:i w:val="0"/>
            <w:color w:val="000000" w:themeColor="text1"/>
            <w:sz w:val="20"/>
            <w:szCs w:val="20"/>
          </w:rPr>
          <w:delText>主要属性</w:delText>
        </w:r>
      </w:del>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64"/>
        <w:gridCol w:w="3600"/>
        <w:gridCol w:w="1831"/>
      </w:tblGrid>
      <w:tr w:rsidR="00A33298" w:rsidDel="008A652C" w14:paraId="3F949B60" w14:textId="77777777">
        <w:trPr>
          <w:trHeight w:val="296"/>
          <w:tblHeader/>
          <w:jc w:val="center"/>
          <w:del w:id="203" w:author="cy650" w:date="2022-01-13T15:46:00Z"/>
        </w:trPr>
        <w:tc>
          <w:tcPr>
            <w:tcW w:w="1555" w:type="dxa"/>
            <w:tcBorders>
              <w:top w:val="single" w:sz="4" w:space="0" w:color="auto"/>
              <w:left w:val="single" w:sz="4" w:space="0" w:color="auto"/>
              <w:bottom w:val="single" w:sz="4" w:space="0" w:color="auto"/>
              <w:right w:val="single" w:sz="4" w:space="0" w:color="auto"/>
            </w:tcBorders>
            <w:shd w:val="clear" w:color="auto" w:fill="CCCCCC"/>
          </w:tcPr>
          <w:p w14:paraId="7EA2225A" w14:textId="77777777" w:rsidR="00A33298" w:rsidDel="008A652C" w:rsidRDefault="00221EDB">
            <w:pPr>
              <w:rPr>
                <w:del w:id="204" w:author="cy650" w:date="2022-01-13T15:46:00Z"/>
                <w:rFonts w:asciiTheme="minorEastAsia" w:hAnsiTheme="minorEastAsia" w:cs="Times New Roman"/>
                <w:szCs w:val="21"/>
              </w:rPr>
            </w:pPr>
            <w:del w:id="205" w:author="cy650" w:date="2022-01-13T15:46:00Z">
              <w:r w:rsidDel="008A652C">
                <w:rPr>
                  <w:rFonts w:asciiTheme="minorEastAsia" w:hAnsiTheme="minorEastAsia" w:cs="Times New Roman"/>
                  <w:szCs w:val="21"/>
                </w:rPr>
                <w:delText>属性名</w:delText>
              </w:r>
            </w:del>
          </w:p>
        </w:tc>
        <w:tc>
          <w:tcPr>
            <w:tcW w:w="1564" w:type="dxa"/>
            <w:tcBorders>
              <w:top w:val="single" w:sz="4" w:space="0" w:color="auto"/>
              <w:left w:val="single" w:sz="4" w:space="0" w:color="auto"/>
              <w:bottom w:val="single" w:sz="4" w:space="0" w:color="auto"/>
              <w:right w:val="single" w:sz="4" w:space="0" w:color="auto"/>
            </w:tcBorders>
            <w:shd w:val="clear" w:color="auto" w:fill="CCCCCC"/>
          </w:tcPr>
          <w:p w14:paraId="2D0CC66A" w14:textId="77777777" w:rsidR="00A33298" w:rsidDel="008A652C" w:rsidRDefault="00221EDB">
            <w:pPr>
              <w:ind w:firstLine="2"/>
              <w:rPr>
                <w:del w:id="206" w:author="cy650" w:date="2022-01-13T15:46:00Z"/>
                <w:rFonts w:asciiTheme="minorEastAsia" w:hAnsiTheme="minorEastAsia" w:cs="Times New Roman"/>
                <w:szCs w:val="21"/>
              </w:rPr>
            </w:pPr>
            <w:del w:id="207" w:author="cy650" w:date="2022-01-13T15:46:00Z">
              <w:r w:rsidDel="008A652C">
                <w:rPr>
                  <w:rFonts w:asciiTheme="minorEastAsia" w:hAnsiTheme="minorEastAsia" w:cs="Times New Roman"/>
                  <w:szCs w:val="21"/>
                </w:rPr>
                <w:delText>中文名称</w:delText>
              </w:r>
            </w:del>
          </w:p>
        </w:tc>
        <w:tc>
          <w:tcPr>
            <w:tcW w:w="3600" w:type="dxa"/>
            <w:tcBorders>
              <w:top w:val="single" w:sz="4" w:space="0" w:color="auto"/>
              <w:left w:val="single" w:sz="4" w:space="0" w:color="auto"/>
              <w:bottom w:val="single" w:sz="4" w:space="0" w:color="auto"/>
              <w:right w:val="single" w:sz="4" w:space="0" w:color="auto"/>
            </w:tcBorders>
            <w:shd w:val="clear" w:color="auto" w:fill="CCCCCC"/>
          </w:tcPr>
          <w:p w14:paraId="5E24A3C0" w14:textId="77777777" w:rsidR="00A33298" w:rsidDel="008A652C" w:rsidRDefault="00221EDB">
            <w:pPr>
              <w:ind w:firstLine="2"/>
              <w:rPr>
                <w:del w:id="208" w:author="cy650" w:date="2022-01-13T15:46:00Z"/>
                <w:rFonts w:asciiTheme="minorEastAsia" w:hAnsiTheme="minorEastAsia" w:cs="Times New Roman"/>
                <w:szCs w:val="21"/>
              </w:rPr>
            </w:pPr>
            <w:del w:id="209" w:author="cy650" w:date="2022-01-13T15:46:00Z">
              <w:r w:rsidDel="008A652C">
                <w:rPr>
                  <w:rFonts w:asciiTheme="minorEastAsia" w:hAnsiTheme="minorEastAsia" w:cs="Times New Roman"/>
                  <w:szCs w:val="21"/>
                </w:rPr>
                <w:delText>说明</w:delText>
              </w:r>
            </w:del>
          </w:p>
        </w:tc>
        <w:tc>
          <w:tcPr>
            <w:tcW w:w="1831" w:type="dxa"/>
            <w:tcBorders>
              <w:top w:val="single" w:sz="4" w:space="0" w:color="auto"/>
              <w:left w:val="single" w:sz="4" w:space="0" w:color="auto"/>
              <w:bottom w:val="single" w:sz="4" w:space="0" w:color="auto"/>
              <w:right w:val="single" w:sz="4" w:space="0" w:color="auto"/>
            </w:tcBorders>
            <w:shd w:val="clear" w:color="auto" w:fill="CCCCCC"/>
          </w:tcPr>
          <w:p w14:paraId="3EAAF563" w14:textId="77777777" w:rsidR="00A33298" w:rsidDel="008A652C" w:rsidRDefault="00221EDB">
            <w:pPr>
              <w:ind w:firstLine="2"/>
              <w:rPr>
                <w:del w:id="210" w:author="cy650" w:date="2022-01-13T15:46:00Z"/>
                <w:rFonts w:asciiTheme="minorEastAsia" w:hAnsiTheme="minorEastAsia" w:cs="Times New Roman"/>
                <w:szCs w:val="21"/>
              </w:rPr>
            </w:pPr>
            <w:del w:id="211" w:author="cy650" w:date="2022-01-13T15:46:00Z">
              <w:r w:rsidDel="008A652C">
                <w:rPr>
                  <w:rFonts w:asciiTheme="minorEastAsia" w:hAnsiTheme="minorEastAsia" w:cs="Times New Roman"/>
                  <w:szCs w:val="21"/>
                </w:rPr>
                <w:delText>备注</w:delText>
              </w:r>
            </w:del>
          </w:p>
        </w:tc>
      </w:tr>
      <w:tr w:rsidR="00A33298" w:rsidDel="008A652C" w14:paraId="03A02C8D" w14:textId="77777777">
        <w:trPr>
          <w:jc w:val="center"/>
          <w:del w:id="212" w:author="cy650" w:date="2022-01-13T15:46:00Z"/>
        </w:trPr>
        <w:tc>
          <w:tcPr>
            <w:tcW w:w="1555" w:type="dxa"/>
            <w:tcBorders>
              <w:top w:val="single" w:sz="4" w:space="0" w:color="auto"/>
              <w:left w:val="single" w:sz="4" w:space="0" w:color="auto"/>
              <w:bottom w:val="single" w:sz="4" w:space="0" w:color="auto"/>
              <w:right w:val="single" w:sz="4" w:space="0" w:color="auto"/>
            </w:tcBorders>
          </w:tcPr>
          <w:p w14:paraId="4319857F" w14:textId="77777777" w:rsidR="00A33298" w:rsidDel="008A652C" w:rsidRDefault="00221EDB">
            <w:pPr>
              <w:ind w:firstLine="2"/>
              <w:rPr>
                <w:del w:id="213" w:author="cy650" w:date="2022-01-13T15:46:00Z"/>
                <w:rFonts w:asciiTheme="minorEastAsia" w:hAnsiTheme="minorEastAsia" w:cs="Times New Roman"/>
                <w:szCs w:val="21"/>
              </w:rPr>
            </w:pPr>
            <w:del w:id="214" w:author="cy650" w:date="2022-01-13T15:46:00Z">
              <w:r w:rsidDel="008A652C">
                <w:rPr>
                  <w:rFonts w:ascii="Times New Roman" w:hAnsi="Times New Roman" w:cs="Times New Roman"/>
                  <w:color w:val="000000" w:themeColor="text1"/>
                </w:rPr>
                <w:delText>sub-calendarStatus</w:delText>
              </w:r>
            </w:del>
          </w:p>
        </w:tc>
        <w:tc>
          <w:tcPr>
            <w:tcW w:w="1564" w:type="dxa"/>
            <w:tcBorders>
              <w:top w:val="single" w:sz="4" w:space="0" w:color="auto"/>
              <w:left w:val="single" w:sz="4" w:space="0" w:color="auto"/>
              <w:bottom w:val="single" w:sz="4" w:space="0" w:color="auto"/>
              <w:right w:val="single" w:sz="4" w:space="0" w:color="auto"/>
            </w:tcBorders>
          </w:tcPr>
          <w:p w14:paraId="452327E3" w14:textId="77777777" w:rsidR="00A33298" w:rsidDel="008A652C" w:rsidRDefault="00221EDB">
            <w:pPr>
              <w:rPr>
                <w:del w:id="215" w:author="cy650" w:date="2022-01-13T15:46:00Z"/>
                <w:rFonts w:asciiTheme="minorEastAsia" w:hAnsiTheme="minorEastAsia" w:cs="Times New Roman"/>
                <w:szCs w:val="21"/>
              </w:rPr>
            </w:pPr>
            <w:del w:id="216" w:author="cy650" w:date="2022-01-13T15:46:00Z">
              <w:r w:rsidDel="008A652C">
                <w:rPr>
                  <w:rFonts w:ascii="Times New Roman" w:hAnsi="Times New Roman" w:cs="Times New Roman"/>
                  <w:color w:val="000000" w:themeColor="text1"/>
                </w:rPr>
                <w:delText>子时隙分配表使状态</w:delText>
              </w:r>
            </w:del>
          </w:p>
        </w:tc>
        <w:tc>
          <w:tcPr>
            <w:tcW w:w="3600" w:type="dxa"/>
            <w:tcBorders>
              <w:top w:val="single" w:sz="4" w:space="0" w:color="auto"/>
              <w:left w:val="single" w:sz="4" w:space="0" w:color="auto"/>
              <w:bottom w:val="single" w:sz="4" w:space="0" w:color="auto"/>
              <w:right w:val="single" w:sz="4" w:space="0" w:color="auto"/>
            </w:tcBorders>
          </w:tcPr>
          <w:p w14:paraId="70BE05A1" w14:textId="77777777" w:rsidR="00A33298" w:rsidDel="008A652C" w:rsidRDefault="00221EDB">
            <w:pPr>
              <w:ind w:firstLine="2"/>
              <w:rPr>
                <w:del w:id="217" w:author="cy650" w:date="2022-01-13T15:46:00Z"/>
                <w:rFonts w:asciiTheme="minorEastAsia" w:hAnsiTheme="minorEastAsia" w:cs="Times New Roman"/>
                <w:szCs w:val="21"/>
              </w:rPr>
            </w:pPr>
            <w:del w:id="218" w:author="cy650" w:date="2022-01-13T15:46:00Z">
              <w:r w:rsidDel="008A652C">
                <w:rPr>
                  <w:rFonts w:ascii="Times New Roman" w:hAnsi="Times New Roman" w:cs="Times New Roman" w:hint="eastAsia"/>
                  <w:color w:val="000000" w:themeColor="text1"/>
                </w:rPr>
                <w:delText>用于记录子</w:delText>
              </w:r>
              <w:r w:rsidDel="008A652C">
                <w:rPr>
                  <w:rFonts w:ascii="Times New Roman" w:hAnsi="Times New Roman" w:cs="Times New Roman"/>
                  <w:color w:val="000000" w:themeColor="text1"/>
                </w:rPr>
                <w:delText>时隙分配表使</w:delText>
              </w:r>
              <w:r w:rsidDel="008A652C">
                <w:rPr>
                  <w:rFonts w:ascii="Times New Roman" w:hAnsi="Times New Roman" w:cs="Times New Roman" w:hint="eastAsia"/>
                  <w:color w:val="000000" w:themeColor="text1"/>
                </w:rPr>
                <w:delText>用</w:delText>
              </w:r>
              <w:r w:rsidDel="008A652C">
                <w:rPr>
                  <w:rFonts w:ascii="Times New Roman" w:hAnsi="Times New Roman" w:cs="Times New Roman"/>
                  <w:color w:val="000000" w:themeColor="text1"/>
                </w:rPr>
                <w:delText>状态</w:delText>
              </w:r>
              <w:r w:rsidDel="008A652C">
                <w:rPr>
                  <w:rFonts w:asciiTheme="minorEastAsia" w:hAnsiTheme="minorEastAsia" w:hint="eastAsia"/>
                  <w:sz w:val="21"/>
                  <w:szCs w:val="21"/>
                </w:rPr>
                <w:delText>。</w:delText>
              </w:r>
            </w:del>
          </w:p>
        </w:tc>
        <w:tc>
          <w:tcPr>
            <w:tcW w:w="1831" w:type="dxa"/>
            <w:tcBorders>
              <w:top w:val="single" w:sz="4" w:space="0" w:color="auto"/>
              <w:left w:val="single" w:sz="4" w:space="0" w:color="auto"/>
              <w:bottom w:val="single" w:sz="4" w:space="0" w:color="auto"/>
              <w:right w:val="single" w:sz="4" w:space="0" w:color="auto"/>
            </w:tcBorders>
          </w:tcPr>
          <w:p w14:paraId="44EAED58" w14:textId="77777777" w:rsidR="00A33298" w:rsidDel="008A652C" w:rsidRDefault="00221EDB">
            <w:pPr>
              <w:ind w:firstLine="2"/>
              <w:rPr>
                <w:del w:id="219" w:author="cy650" w:date="2022-01-13T15:46:00Z"/>
                <w:rFonts w:asciiTheme="minorEastAsia" w:hAnsiTheme="minorEastAsia" w:cs="Times New Roman"/>
                <w:szCs w:val="21"/>
              </w:rPr>
            </w:pPr>
            <w:del w:id="220" w:author="cy650" w:date="2022-01-13T15:46:00Z">
              <w:r w:rsidDel="008A652C">
                <w:rPr>
                  <w:rFonts w:asciiTheme="minorEastAsia" w:hAnsiTheme="minorEastAsia" w:cs="Times New Roman" w:hint="eastAsia"/>
                  <w:szCs w:val="21"/>
                </w:rPr>
                <w:delText>对象类型</w:delText>
              </w:r>
            </w:del>
          </w:p>
        </w:tc>
      </w:tr>
      <w:tr w:rsidR="00A33298" w:rsidDel="008A652C" w14:paraId="4DD1EC38" w14:textId="77777777">
        <w:trPr>
          <w:jc w:val="center"/>
          <w:del w:id="221" w:author="cy650" w:date="2022-01-13T15:46:00Z"/>
        </w:trPr>
        <w:tc>
          <w:tcPr>
            <w:tcW w:w="1555" w:type="dxa"/>
            <w:tcBorders>
              <w:top w:val="single" w:sz="4" w:space="0" w:color="auto"/>
              <w:left w:val="single" w:sz="4" w:space="0" w:color="auto"/>
              <w:bottom w:val="single" w:sz="4" w:space="0" w:color="auto"/>
              <w:right w:val="single" w:sz="4" w:space="0" w:color="auto"/>
            </w:tcBorders>
          </w:tcPr>
          <w:p w14:paraId="32D9E00F" w14:textId="77777777" w:rsidR="00A33298" w:rsidDel="008A652C" w:rsidRDefault="00221EDB">
            <w:pPr>
              <w:ind w:firstLine="2"/>
              <w:rPr>
                <w:del w:id="222" w:author="cy650" w:date="2022-01-13T15:46:00Z"/>
                <w:rFonts w:asciiTheme="minorEastAsia" w:hAnsiTheme="minorEastAsia" w:cs="Times New Roman"/>
                <w:szCs w:val="21"/>
              </w:rPr>
            </w:pPr>
            <w:del w:id="223" w:author="cy650" w:date="2022-01-13T15:46:00Z">
              <w:r w:rsidDel="008A652C">
                <w:rPr>
                  <w:rFonts w:ascii="Times New Roman" w:hAnsi="Times New Roman" w:cs="Times New Roman" w:hint="eastAsia"/>
                  <w:color w:val="000000" w:themeColor="text1"/>
                </w:rPr>
                <w:delText>slotSchedule</w:delText>
              </w:r>
            </w:del>
          </w:p>
        </w:tc>
        <w:tc>
          <w:tcPr>
            <w:tcW w:w="1564" w:type="dxa"/>
            <w:tcBorders>
              <w:top w:val="single" w:sz="4" w:space="0" w:color="auto"/>
              <w:left w:val="single" w:sz="4" w:space="0" w:color="auto"/>
              <w:bottom w:val="single" w:sz="4" w:space="0" w:color="auto"/>
              <w:right w:val="single" w:sz="4" w:space="0" w:color="auto"/>
            </w:tcBorders>
          </w:tcPr>
          <w:p w14:paraId="6B757A2F" w14:textId="77777777" w:rsidR="00A33298" w:rsidDel="008A652C" w:rsidRDefault="00221EDB">
            <w:pPr>
              <w:ind w:firstLine="2"/>
              <w:rPr>
                <w:del w:id="224" w:author="cy650" w:date="2022-01-13T15:46:00Z"/>
                <w:rFonts w:asciiTheme="minorEastAsia" w:hAnsiTheme="minorEastAsia" w:cs="Times New Roman"/>
                <w:szCs w:val="21"/>
              </w:rPr>
            </w:pPr>
            <w:del w:id="225" w:author="cy650" w:date="2022-01-13T15:46:00Z">
              <w:r w:rsidDel="008A652C">
                <w:rPr>
                  <w:rFonts w:ascii="Times New Roman" w:hAnsi="Times New Roman" w:cs="Times New Roman" w:hint="eastAsia"/>
                  <w:color w:val="000000" w:themeColor="text1"/>
                </w:rPr>
                <w:delText>slot</w:delText>
              </w:r>
              <w:r w:rsidDel="008A652C">
                <w:rPr>
                  <w:rFonts w:ascii="Times New Roman" w:hAnsi="Times New Roman" w:cs="Times New Roman" w:hint="eastAsia"/>
                  <w:color w:val="000000" w:themeColor="text1"/>
                </w:rPr>
                <w:delText>使用情况信息</w:delText>
              </w:r>
            </w:del>
          </w:p>
        </w:tc>
        <w:tc>
          <w:tcPr>
            <w:tcW w:w="3600" w:type="dxa"/>
            <w:tcBorders>
              <w:top w:val="single" w:sz="4" w:space="0" w:color="auto"/>
              <w:left w:val="single" w:sz="4" w:space="0" w:color="auto"/>
              <w:bottom w:val="single" w:sz="4" w:space="0" w:color="auto"/>
              <w:right w:val="single" w:sz="4" w:space="0" w:color="auto"/>
            </w:tcBorders>
          </w:tcPr>
          <w:p w14:paraId="14DD5C01" w14:textId="77777777" w:rsidR="00A33298" w:rsidDel="008A652C" w:rsidRDefault="00221EDB">
            <w:pPr>
              <w:ind w:firstLine="2"/>
              <w:rPr>
                <w:del w:id="226" w:author="cy650" w:date="2022-01-13T15:46:00Z"/>
                <w:rFonts w:asciiTheme="minorEastAsia" w:hAnsiTheme="minorEastAsia" w:cs="Times New Roman"/>
                <w:szCs w:val="21"/>
              </w:rPr>
            </w:pPr>
            <w:del w:id="227" w:author="cy650" w:date="2022-01-13T15:46:00Z">
              <w:r w:rsidDel="008A652C">
                <w:rPr>
                  <w:rFonts w:ascii="Times New Roman" w:hAnsi="Times New Roman" w:cs="Times New Roman" w:hint="eastAsia"/>
                  <w:color w:val="000000" w:themeColor="text1"/>
                </w:rPr>
                <w:delText>用于记录</w:delText>
              </w:r>
              <w:r w:rsidDel="008A652C">
                <w:rPr>
                  <w:rFonts w:ascii="Times New Roman" w:hAnsi="Times New Roman" w:cs="Times New Roman" w:hint="eastAsia"/>
                  <w:color w:val="000000" w:themeColor="text1"/>
                </w:rPr>
                <w:delText>sub-Calendar</w:delText>
              </w:r>
              <w:r w:rsidDel="008A652C">
                <w:rPr>
                  <w:rFonts w:ascii="Times New Roman" w:hAnsi="Times New Roman" w:cs="Times New Roman" w:hint="eastAsia"/>
                  <w:color w:val="000000" w:themeColor="text1"/>
                </w:rPr>
                <w:delText>中时隙使用情况。</w:delText>
              </w:r>
            </w:del>
          </w:p>
        </w:tc>
        <w:tc>
          <w:tcPr>
            <w:tcW w:w="1831" w:type="dxa"/>
            <w:tcBorders>
              <w:top w:val="single" w:sz="4" w:space="0" w:color="auto"/>
              <w:left w:val="single" w:sz="4" w:space="0" w:color="auto"/>
              <w:bottom w:val="single" w:sz="4" w:space="0" w:color="auto"/>
              <w:right w:val="single" w:sz="4" w:space="0" w:color="auto"/>
            </w:tcBorders>
          </w:tcPr>
          <w:p w14:paraId="0B1F60D1" w14:textId="77777777" w:rsidR="00A33298" w:rsidDel="008A652C" w:rsidRDefault="00221EDB">
            <w:pPr>
              <w:ind w:firstLine="2"/>
              <w:rPr>
                <w:del w:id="228" w:author="cy650" w:date="2022-01-13T15:46:00Z"/>
                <w:rFonts w:asciiTheme="minorEastAsia" w:hAnsiTheme="minorEastAsia" w:cs="Times New Roman"/>
                <w:szCs w:val="21"/>
              </w:rPr>
            </w:pPr>
            <w:del w:id="229" w:author="cy650" w:date="2022-01-13T15:46:00Z">
              <w:r w:rsidDel="008A652C">
                <w:rPr>
                  <w:rFonts w:asciiTheme="minorEastAsia" w:hAnsiTheme="minorEastAsia" w:cs="Times New Roman" w:hint="eastAsia"/>
                  <w:szCs w:val="21"/>
                </w:rPr>
                <w:delText>对象类型</w:delText>
              </w:r>
            </w:del>
          </w:p>
        </w:tc>
      </w:tr>
    </w:tbl>
    <w:p w14:paraId="09600653" w14:textId="77777777" w:rsidR="00A33298" w:rsidRDefault="00221EDB">
      <w:pPr>
        <w:pStyle w:val="13"/>
        <w:rPr>
          <w:lang w:eastAsia="zh-Hans"/>
        </w:rPr>
      </w:pPr>
      <w:r>
        <w:rPr>
          <w:rFonts w:hint="eastAsia"/>
          <w:color w:val="auto"/>
        </w:rPr>
        <w:t>自动化智能化的网络切片生命周期管理</w:t>
      </w:r>
      <w:bookmarkEnd w:id="36"/>
      <w:r>
        <w:rPr>
          <w:rFonts w:hint="eastAsia"/>
          <w:color w:val="auto"/>
        </w:rPr>
        <w:t>方法</w:t>
      </w:r>
    </w:p>
    <w:p w14:paraId="43DF59CC" w14:textId="77777777" w:rsidR="00A33298" w:rsidRDefault="00221EDB">
      <w:pPr>
        <w:pStyle w:val="21"/>
        <w:rPr>
          <w:lang w:eastAsia="zh-Hans"/>
        </w:rPr>
      </w:pPr>
      <w:bookmarkStart w:id="230" w:name="OLE_LINK190"/>
      <w:bookmarkStart w:id="231" w:name="_Toc87276155"/>
      <w:bookmarkStart w:id="232" w:name="OLE_LINK189"/>
      <w:r>
        <w:rPr>
          <w:rStyle w:val="31"/>
          <w:rFonts w:hint="eastAsia"/>
          <w:color w:val="auto"/>
        </w:rPr>
        <w:t>自动化智能化的网络切片生命周期管理框架</w:t>
      </w:r>
      <w:bookmarkEnd w:id="230"/>
      <w:bookmarkEnd w:id="231"/>
      <w:bookmarkEnd w:id="232"/>
    </w:p>
    <w:p w14:paraId="6A84B110" w14:textId="77777777" w:rsidR="00A33298" w:rsidRDefault="00221EDB">
      <w:pPr>
        <w:spacing w:line="360" w:lineRule="auto"/>
        <w:ind w:firstLineChars="200" w:firstLine="560"/>
        <w:jc w:val="both"/>
        <w:rPr>
          <w:rFonts w:ascii="仿宋" w:eastAsia="仿宋" w:hAnsi="仿宋" w:cs="Times New Roman"/>
          <w:sz w:val="28"/>
          <w:szCs w:val="28"/>
          <w:lang w:eastAsia="zh-Hans"/>
        </w:rPr>
      </w:pPr>
      <w:bookmarkStart w:id="233" w:name="OLE_LINK192"/>
      <w:bookmarkStart w:id="234" w:name="OLE_LINK191"/>
      <w:bookmarkStart w:id="235" w:name="_Toc87276156"/>
      <w:r>
        <w:rPr>
          <w:rFonts w:ascii="仿宋" w:eastAsia="仿宋" w:hAnsi="仿宋" w:cs="Times New Roman" w:hint="eastAsia"/>
          <w:sz w:val="28"/>
          <w:szCs w:val="28"/>
          <w:lang w:eastAsia="zh-Hans"/>
        </w:rPr>
        <w:t>融合型</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设备</w:t>
      </w:r>
      <w:r>
        <w:rPr>
          <w:rFonts w:ascii="仿宋" w:eastAsia="仿宋" w:hAnsi="仿宋" w:cs="Times New Roman" w:hint="eastAsia"/>
          <w:color w:val="000000" w:themeColor="text1"/>
          <w:sz w:val="28"/>
          <w:szCs w:val="28"/>
        </w:rPr>
        <w:t>需要支持</w:t>
      </w:r>
      <w:r>
        <w:rPr>
          <w:rFonts w:ascii="仿宋" w:eastAsia="仿宋" w:hAnsi="仿宋" w:cs="Times New Roman" w:hint="eastAsia"/>
          <w:sz w:val="28"/>
          <w:szCs w:val="28"/>
          <w:lang w:eastAsia="zh-Hans"/>
        </w:rPr>
        <w:t>基于SLA保障的</w:t>
      </w:r>
      <w:r>
        <w:rPr>
          <w:rFonts w:ascii="仿宋" w:eastAsia="仿宋" w:hAnsi="仿宋" w:cs="Times New Roman" w:hint="eastAsia"/>
          <w:color w:val="000000" w:themeColor="text1"/>
          <w:sz w:val="28"/>
          <w:szCs w:val="28"/>
        </w:rPr>
        <w:t>网络切片快速和差异化服务能力，满足分种级业务的快速开通和灵活的全生命周期管理要求。网络切片生命周期</w:t>
      </w:r>
      <w:r>
        <w:rPr>
          <w:rFonts w:ascii="仿宋" w:eastAsia="仿宋" w:hAnsi="仿宋" w:cs="Times New Roman" w:hint="eastAsia"/>
          <w:sz w:val="28"/>
          <w:szCs w:val="28"/>
          <w:lang w:eastAsia="zh-Hans"/>
        </w:rPr>
        <w:t>在引入过程中,需要具有</w:t>
      </w:r>
      <w:r>
        <w:rPr>
          <w:rFonts w:ascii="仿宋" w:eastAsia="仿宋" w:hAnsi="仿宋" w:cs="Times New Roman" w:hint="eastAsia"/>
          <w:color w:val="000000" w:themeColor="text1"/>
          <w:sz w:val="28"/>
          <w:szCs w:val="28"/>
        </w:rPr>
        <w:t>切片准备功能、切片部署功能、切片运维功能和切片退服功能</w:t>
      </w:r>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sz w:val="28"/>
          <w:szCs w:val="28"/>
          <w:lang w:eastAsia="zh-Hans"/>
        </w:rPr>
        <w:t>-1</w:t>
      </w:r>
      <w:r>
        <w:rPr>
          <w:rFonts w:ascii="仿宋" w:eastAsia="仿宋" w:hAnsi="仿宋" w:cs="Times New Roman" w:hint="eastAsia"/>
          <w:sz w:val="28"/>
          <w:szCs w:val="28"/>
          <w:lang w:eastAsia="zh-Hans"/>
        </w:rPr>
        <w:t>所示</w:t>
      </w:r>
      <w:r>
        <w:rPr>
          <w:rFonts w:ascii="仿宋" w:eastAsia="仿宋" w:hAnsi="仿宋" w:cs="Times New Roman" w:hint="eastAsia"/>
          <w:color w:val="000000" w:themeColor="text1"/>
          <w:sz w:val="28"/>
          <w:szCs w:val="28"/>
        </w:rPr>
        <w:t>。</w:t>
      </w:r>
    </w:p>
    <w:p w14:paraId="7F89975D" w14:textId="77777777" w:rsidR="00A33298" w:rsidRDefault="00221EDB">
      <w:pPr>
        <w:jc w:val="center"/>
        <w:rPr>
          <w:rFonts w:ascii="仿宋" w:eastAsia="仿宋" w:hAnsi="仿宋" w:cs="Times New Roman"/>
          <w:sz w:val="28"/>
          <w:szCs w:val="28"/>
          <w:lang w:eastAsia="zh-Hans"/>
        </w:rPr>
      </w:pPr>
      <w:r>
        <w:rPr>
          <w:noProof/>
        </w:rPr>
        <w:drawing>
          <wp:inline distT="0" distB="0" distL="0" distR="0" wp14:anchorId="49A3F679" wp14:editId="323358E6">
            <wp:extent cx="5274310" cy="1009015"/>
            <wp:effectExtent l="0" t="0" r="2540" b="63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a:picLocks noChangeAspect="1"/>
                    </pic:cNvPicPr>
                  </pic:nvPicPr>
                  <pic:blipFill>
                    <a:blip r:embed="rId39"/>
                    <a:stretch>
                      <a:fillRect/>
                    </a:stretch>
                  </pic:blipFill>
                  <pic:spPr>
                    <a:xfrm>
                      <a:off x="0" y="0"/>
                      <a:ext cx="5274310" cy="1009015"/>
                    </a:xfrm>
                    <a:prstGeom prst="rect">
                      <a:avLst/>
                    </a:prstGeom>
                  </pic:spPr>
                </pic:pic>
              </a:graphicData>
            </a:graphic>
          </wp:inline>
        </w:drawing>
      </w:r>
    </w:p>
    <w:p w14:paraId="5C80C1D8" w14:textId="77777777" w:rsidR="00A33298" w:rsidRDefault="00221EDB">
      <w:pPr>
        <w:jc w:val="center"/>
        <w:rPr>
          <w:rFonts w:ascii="仿宋" w:eastAsia="仿宋" w:hAnsi="仿宋" w:cs="Times New Roman"/>
          <w:sz w:val="28"/>
          <w:szCs w:val="28"/>
          <w:lang w:eastAsia="zh-Hans"/>
        </w:rPr>
      </w:pPr>
      <w:r>
        <w:rPr>
          <w:rFonts w:ascii="仿宋" w:eastAsia="仿宋" w:hAnsi="仿宋" w:cs="Times New Roman" w:hint="eastAsia"/>
          <w:sz w:val="28"/>
          <w:szCs w:val="28"/>
          <w:lang w:eastAsia="zh-Hans"/>
        </w:rPr>
        <w:t>图</w:t>
      </w:r>
      <w:r>
        <w:rPr>
          <w:rFonts w:ascii="仿宋" w:eastAsia="仿宋" w:hAnsi="仿宋" w:cs="Times New Roman"/>
          <w:sz w:val="28"/>
          <w:szCs w:val="28"/>
          <w:lang w:eastAsia="zh-Hans"/>
        </w:rPr>
        <w:t>4-1</w:t>
      </w:r>
      <w:r>
        <w:rPr>
          <w:rFonts w:ascii="仿宋" w:eastAsia="仿宋" w:hAnsi="仿宋" w:cs="Times New Roman" w:hint="eastAsia"/>
          <w:sz w:val="28"/>
          <w:szCs w:val="28"/>
          <w:lang w:eastAsia="zh-Hans"/>
        </w:rPr>
        <w:t>生命周期管理的切片创建流程</w:t>
      </w:r>
    </w:p>
    <w:p w14:paraId="52996D6F" w14:textId="77777777"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sz w:val="28"/>
          <w:szCs w:val="28"/>
          <w:lang w:eastAsia="zh-Hans"/>
        </w:rPr>
        <w:lastRenderedPageBreak/>
        <w:t>切片生命周期管理包括以下功能要求：</w:t>
      </w:r>
    </w:p>
    <w:p w14:paraId="63081FBA" w14:textId="77777777"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1）切片准备功能：该功能支持网络切片模板设计和上载、网络切片容量规划、网络切片SLA需求的评估、网络环境的准备等。在创建一个网络切片实例之前需要一个准备阶段，这一阶段包括网络切片模板的设计和验证。切片模板的设计主要是指根据客户的服务需求，生成切片模板的过程，切片模板中主要包含对网络切片各个方面结构和配置参数的描述，以及网络切片实例化和控制的方法。在生成相应的切片模板之后还需还对其描述形式与参数值进行可行性验证。并且在这些切片模板上线之前，需要准备所需的网络环境，用于支持网络片的生命周期以及网络中所需的其他准备工作。</w:t>
      </w:r>
    </w:p>
    <w:p w14:paraId="49B60BB2" w14:textId="77777777"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（2）切片部署功能：该功能负责在创建网络切片实例时对所有需要的资源进行分配和配置以满足网络切片的SLA需求，包含网络切片的实例化、配置和激活。网络切片的部署过程就是网络切片的一个实例化过程。</w:t>
      </w:r>
      <w:proofErr w:type="spellStart"/>
      <w:r>
        <w:rPr>
          <w:rFonts w:ascii="仿宋" w:eastAsia="仿宋" w:hAnsi="仿宋" w:cs="Times New Roman" w:hint="eastAsia"/>
          <w:color w:val="000000" w:themeColor="text1"/>
          <w:sz w:val="28"/>
          <w:szCs w:val="28"/>
        </w:rPr>
        <w:t>F</w:t>
      </w:r>
      <w:r>
        <w:rPr>
          <w:rFonts w:ascii="仿宋" w:eastAsia="仿宋" w:hAnsi="仿宋" w:cs="Times New Roman"/>
          <w:color w:val="000000" w:themeColor="text1"/>
          <w:sz w:val="28"/>
          <w:szCs w:val="28"/>
        </w:rPr>
        <w:t>lexE</w:t>
      </w:r>
      <w:proofErr w:type="spellEnd"/>
      <w:r>
        <w:rPr>
          <w:rFonts w:ascii="仿宋" w:eastAsia="仿宋" w:hAnsi="仿宋" w:cs="Times New Roman" w:hint="eastAsia"/>
          <w:color w:val="000000" w:themeColor="text1"/>
          <w:sz w:val="28"/>
          <w:szCs w:val="28"/>
        </w:rPr>
        <w:t>切片编排系统先对切片模板进行解析，提取其中对网络切片结构和配置的描述信息。首先根据资源参数信息申请所需的物理和虚拟资源。同时还要对资源进行划分，将其和其它网络切片的资源进行隔离。然后将网络服务参数、网络功能参数和网络拓扑信息转化为对应的网络服务描述符或网络功能描述符以及</w:t>
      </w:r>
      <w:proofErr w:type="spellStart"/>
      <w:r>
        <w:rPr>
          <w:rFonts w:ascii="仿宋" w:eastAsia="仿宋" w:hAnsi="仿宋" w:cs="Times New Roman" w:hint="eastAsia"/>
          <w:color w:val="000000" w:themeColor="text1"/>
          <w:sz w:val="28"/>
          <w:szCs w:val="28"/>
        </w:rPr>
        <w:t>VNF</w:t>
      </w:r>
      <w:proofErr w:type="spellEnd"/>
      <w:r>
        <w:rPr>
          <w:rFonts w:ascii="仿宋" w:eastAsia="仿宋" w:hAnsi="仿宋" w:cs="Times New Roman" w:hint="eastAsia"/>
          <w:color w:val="000000" w:themeColor="text1"/>
          <w:sz w:val="28"/>
          <w:szCs w:val="28"/>
        </w:rPr>
        <w:t>转发图。然后对上述提取出来的信息资源进行编排。</w:t>
      </w:r>
      <w:proofErr w:type="spellStart"/>
      <w:r>
        <w:rPr>
          <w:rFonts w:ascii="仿宋" w:eastAsia="仿宋" w:hAnsi="仿宋" w:cs="Times New Roman" w:hint="eastAsia"/>
          <w:color w:val="000000" w:themeColor="text1"/>
          <w:sz w:val="28"/>
          <w:szCs w:val="28"/>
        </w:rPr>
        <w:t>FlexE</w:t>
      </w:r>
      <w:proofErr w:type="spellEnd"/>
      <w:r>
        <w:rPr>
          <w:rFonts w:ascii="仿宋" w:eastAsia="仿宋" w:hAnsi="仿宋" w:cs="Times New Roman" w:hint="eastAsia"/>
          <w:color w:val="000000" w:themeColor="text1"/>
          <w:sz w:val="28"/>
          <w:szCs w:val="28"/>
        </w:rPr>
        <w:t>切片编排系统能够对所申请的物理和虚拟资源进行编排，并且实现网络功能和相关接口的实例化。同时在保证网络的连通性的基础上对网络服务进行编排。</w:t>
      </w:r>
      <w:r>
        <w:rPr>
          <w:rFonts w:ascii="仿宋" w:eastAsia="仿宋" w:hAnsi="仿宋" w:cs="Times New Roman" w:hint="eastAsia"/>
          <w:color w:val="000000" w:themeColor="text1"/>
          <w:sz w:val="28"/>
          <w:szCs w:val="28"/>
        </w:rPr>
        <w:lastRenderedPageBreak/>
        <w:t xml:space="preserve">上述的实例操作全部完成之后，就可以对切片进行注册和激活。此时，网络切片实例化完成，可以迁移到运行状态。 </w:t>
      </w:r>
    </w:p>
    <w:p w14:paraId="67EB7F6F" w14:textId="77777777" w:rsidR="00A33298" w:rsidRDefault="00221EDB">
      <w:pPr>
        <w:spacing w:line="360" w:lineRule="auto"/>
        <w:ind w:firstLineChars="200" w:firstLine="560"/>
        <w:jc w:val="both"/>
        <w:rPr>
          <w:rFonts w:ascii="仿宋" w:eastAsia="仿宋" w:hAnsi="仿宋" w:cs="Times New Roman"/>
          <w:color w:val="000000" w:themeColor="text1"/>
          <w:sz w:val="28"/>
          <w:szCs w:val="28"/>
        </w:rPr>
      </w:pPr>
      <w:r>
        <w:rPr>
          <w:rFonts w:ascii="仿宋" w:eastAsia="仿宋" w:hAnsi="仿宋" w:cs="Times New Roman" w:hint="eastAsia"/>
          <w:color w:val="000000" w:themeColor="text1"/>
          <w:sz w:val="28"/>
          <w:szCs w:val="28"/>
        </w:rPr>
        <w:t>（3）切片运维功能：该功能主要包括对网络切片的更新、查询、故障和性能管理等。通过该功能提供的接口，既可以对网络切片所在的系统进行监控，也可以对网络切片进行监控，甚至可以对切片业务进行监控。从监控得到的结果中可以使运营商对网络切片进行及时且必要的维护。维护的内容包括资源、网络功能、故障告警等。修改可以映射到与运行时任务相关的若干工作流，例如升级、重新配置、网络切片扩展、网络切片容量的变化、网络切片拓扑的变化以及与网络切片的网络功能的关联和解除关联。</w:t>
      </w:r>
    </w:p>
    <w:p w14:paraId="5084A203" w14:textId="77777777" w:rsidR="00A33298" w:rsidRDefault="00221EDB">
      <w:p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color w:val="000000" w:themeColor="text1"/>
          <w:sz w:val="28"/>
          <w:szCs w:val="28"/>
        </w:rPr>
        <w:t>（4）切片退服功能：该功能根据需要退服网络切片实例中非共享部分，以及从共享部分中删除此网络切片实例的特定配置。切片管理系统收到切片退役的指令后，首先取消激活相应的切片实例，然后向</w:t>
      </w:r>
      <w:proofErr w:type="spellStart"/>
      <w:r>
        <w:rPr>
          <w:rFonts w:ascii="仿宋" w:eastAsia="仿宋" w:hAnsi="仿宋" w:cs="Times New Roman" w:hint="eastAsia"/>
          <w:color w:val="000000" w:themeColor="text1"/>
          <w:sz w:val="28"/>
          <w:szCs w:val="28"/>
        </w:rPr>
        <w:t>FlexE</w:t>
      </w:r>
      <w:proofErr w:type="spellEnd"/>
      <w:r>
        <w:rPr>
          <w:rFonts w:ascii="仿宋" w:eastAsia="仿宋" w:hAnsi="仿宋" w:cs="Times New Roman" w:hint="eastAsia"/>
          <w:color w:val="000000" w:themeColor="text1"/>
          <w:sz w:val="28"/>
          <w:szCs w:val="28"/>
        </w:rPr>
        <w:t>切片编排系统发送通知，终止切片相关的切片业务，并释放切片占用的资源。在完成资源回收之后，还需要在注册表中删除切片实例的所有记录。切片管理系统对网络切片的管理也失去了权限。由于网络切片的隔离性，一个网络切片的退役不会对其它网络切片业务造成影响。</w:t>
      </w:r>
    </w:p>
    <w:p w14:paraId="0B481B05" w14:textId="77777777" w:rsidR="00A33298" w:rsidRDefault="00221EDB">
      <w:pPr>
        <w:pStyle w:val="21"/>
      </w:pPr>
      <w:r>
        <w:rPr>
          <w:rFonts w:hint="eastAsia"/>
        </w:rPr>
        <w:t>网络切片管理关键技术</w:t>
      </w:r>
      <w:bookmarkEnd w:id="233"/>
      <w:bookmarkEnd w:id="234"/>
      <w:bookmarkEnd w:id="235"/>
    </w:p>
    <w:p w14:paraId="68413EB2" w14:textId="77777777" w:rsidR="00A33298" w:rsidRDefault="00221EDB">
      <w:pPr>
        <w:pStyle w:val="30"/>
        <w:rPr>
          <w:rStyle w:val="31"/>
          <w:color w:val="auto"/>
        </w:rPr>
      </w:pPr>
      <w:bookmarkStart w:id="236" w:name="_Toc87276157"/>
      <w:bookmarkStart w:id="237" w:name="OLE_LINK137"/>
      <w:bookmarkStart w:id="238" w:name="OLE_LINK138"/>
      <w:r>
        <w:rPr>
          <w:rStyle w:val="31"/>
          <w:rFonts w:hint="eastAsia"/>
          <w:color w:val="auto"/>
        </w:rPr>
        <w:t>网络切片流量预测技术</w:t>
      </w:r>
      <w:bookmarkEnd w:id="236"/>
    </w:p>
    <w:bookmarkEnd w:id="237"/>
    <w:bookmarkEnd w:id="238"/>
    <w:p w14:paraId="2A0F0F21"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1）基于ARIMA模型的带宽估计</w:t>
      </w:r>
    </w:p>
    <w:p w14:paraId="1EC41E03"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lastRenderedPageBreak/>
        <w:t>该策略可以查看客户数据速率的较长历史以预测未来时间段的数据速率，然后再使用预测来确定所需的带宽，而不是使用上一个时期的峰值数据速率来估计所需的带宽。可以采用几种时间序列分析方法来预测主要客户的数据速率。例如采用用于预测任务的自回归综合移动平均</w:t>
      </w:r>
      <w:r>
        <w:rPr>
          <w:rFonts w:ascii="Times New Roman" w:eastAsia="仿宋" w:hAnsi="Times New Roman" w:cs="Times New Roman"/>
          <w:sz w:val="28"/>
          <w:szCs w:val="28"/>
        </w:rPr>
        <w:t>（</w:t>
      </w:r>
      <w:r>
        <w:rPr>
          <w:rFonts w:ascii="Times New Roman" w:eastAsia="仿宋" w:hAnsi="Times New Roman" w:cs="Times New Roman"/>
          <w:sz w:val="28"/>
          <w:szCs w:val="28"/>
        </w:rPr>
        <w:t>ARIMA</w:t>
      </w:r>
      <w:r>
        <w:rPr>
          <w:rFonts w:ascii="Times New Roman" w:eastAsia="仿宋" w:hAnsi="Times New Roman" w:cs="Times New Roman"/>
          <w:sz w:val="28"/>
          <w:szCs w:val="28"/>
        </w:rPr>
        <w:t>）</w:t>
      </w:r>
      <w:r>
        <w:rPr>
          <w:rFonts w:ascii="仿宋" w:eastAsia="仿宋" w:hAnsi="仿宋" w:cs="Times New Roman" w:hint="eastAsia"/>
          <w:sz w:val="28"/>
          <w:szCs w:val="28"/>
        </w:rPr>
        <w:t>模型，这是已知的用于预测离散时间序列的最通用模型。</w:t>
      </w:r>
    </w:p>
    <w:p w14:paraId="64C01555" w14:textId="77777777" w:rsidR="00A33298" w:rsidRDefault="000D6047">
      <w:pPr>
        <w:spacing w:line="360" w:lineRule="auto"/>
        <w:ind w:firstLineChars="200" w:firstLine="560"/>
        <w:jc w:val="right"/>
        <w:rPr>
          <w:rFonts w:ascii="仿宋" w:eastAsia="仿宋" w:hAnsi="仿宋" w:cs="Times New Roman"/>
          <w:sz w:val="28"/>
          <w:szCs w:val="28"/>
        </w:rPr>
      </w:pPr>
      <m:oMath>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w:bookmarkStart w:id="239" w:name="OLE_LINK337"/>
                    <w:bookmarkStart w:id="240" w:name="OLE_LINK336"/>
                    <m:r>
                      <w:rPr>
                        <w:rFonts w:ascii="Cambria Math" w:eastAsia="仿宋" w:hAnsi="Cambria Math" w:cs="Times New Roman"/>
                        <w:sz w:val="28"/>
                        <w:szCs w:val="28"/>
                      </w:rPr>
                      <m:t>γ</m:t>
                    </m:r>
                  </m:e>
                  <m:sub>
                    <m:r>
                      <w:rPr>
                        <w:rFonts w:ascii="Cambria Math" w:eastAsia="仿宋" w:hAnsi="Cambria Math" w:cs="Times New Roman"/>
                        <w:sz w:val="28"/>
                        <w:szCs w:val="28"/>
                      </w:rPr>
                      <m:t>k</m:t>
                    </m:r>
                    <w:bookmarkEnd w:id="239"/>
                    <w:bookmarkEnd w:id="240"/>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d>
          <m:dPr>
            <m:ctrlPr>
              <w:rPr>
                <w:rFonts w:ascii="Cambria Math" w:eastAsia="仿宋" w:hAnsi="Cambria Math" w:cs="Times New Roman"/>
                <w:i/>
                <w:sz w:val="28"/>
                <w:szCs w:val="28"/>
              </w:rPr>
            </m:ctrlPr>
          </m:dPr>
          <m:e>
            <m:r>
              <w:rPr>
                <w:rFonts w:ascii="Cambria Math" w:eastAsia="仿宋" w:hAnsi="Cambria Math" w:cs="Times New Roman"/>
                <w:sz w:val="28"/>
                <w:szCs w:val="28"/>
              </w:rPr>
              <m:t>1+</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w:bookmarkStart w:id="241" w:name="OLE_LINK338"/>
                    <w:bookmarkStart w:id="242" w:name="OLE_LINK339"/>
                    <m:r>
                      <w:rPr>
                        <w:rFonts w:ascii="Cambria Math" w:eastAsia="仿宋" w:hAnsi="Cambria Math" w:cs="Times New Roman"/>
                        <w:sz w:val="28"/>
                        <w:szCs w:val="28"/>
                      </w:rPr>
                      <m:t>β</m:t>
                    </m:r>
                  </m:e>
                  <m:sub>
                    <m:r>
                      <w:rPr>
                        <w:rFonts w:ascii="Cambria Math" w:eastAsia="仿宋" w:hAnsi="Cambria Math" w:cs="Times New Roman"/>
                        <w:sz w:val="28"/>
                        <w:szCs w:val="28"/>
                      </w:rPr>
                      <m:t>k</m:t>
                    </m:r>
                    <w:bookmarkEnd w:id="241"/>
                    <w:bookmarkEnd w:id="242"/>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e>
            </m:nary>
          </m:e>
        </m:d>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ϵ</m:t>
            </m:r>
          </m:e>
          <m:sub>
            <m:r>
              <w:rPr>
                <w:rFonts w:ascii="Cambria Math" w:eastAsia="仿宋" w:hAnsi="Cambria Math" w:cs="Times New Roman"/>
                <w:sz w:val="28"/>
                <w:szCs w:val="28"/>
              </w:rPr>
              <m:t>t</m:t>
            </m:r>
          </m:sub>
        </m:sSub>
      </m:oMath>
      <w:r w:rsidR="00221EDB">
        <w:rPr>
          <w:rFonts w:ascii="仿宋" w:eastAsia="仿宋" w:hAnsi="仿宋" w:cs="Times New Roman" w:hint="eastAsia"/>
          <w:sz w:val="28"/>
          <w:szCs w:val="28"/>
        </w:rPr>
        <w:t xml:space="preserve"> </w:t>
      </w:r>
      <w:r w:rsidR="00221EDB">
        <w:rPr>
          <w:rFonts w:ascii="仿宋" w:eastAsia="仿宋" w:hAnsi="仿宋" w:cs="Times New Roman"/>
          <w:sz w:val="28"/>
          <w:szCs w:val="28"/>
        </w:rPr>
        <w:t xml:space="preserve"> </w:t>
      </w:r>
      <w:r w:rsidR="00221EDB">
        <w:rPr>
          <w:rFonts w:ascii="仿宋" w:eastAsia="仿宋" w:hAnsi="仿宋" w:cs="Times New Roman" w:hint="eastAsia"/>
          <w:sz w:val="28"/>
          <w:szCs w:val="28"/>
        </w:rPr>
        <w:t>（</w:t>
      </w:r>
      <w:r w:rsidR="00221EDB">
        <w:rPr>
          <w:rFonts w:ascii="仿宋" w:eastAsia="仿宋" w:hAnsi="仿宋" w:cs="Times New Roman"/>
          <w:sz w:val="28"/>
          <w:szCs w:val="28"/>
        </w:rPr>
        <w:t>4-</w:t>
      </w:r>
      <w:r w:rsidR="00221EDB">
        <w:rPr>
          <w:rFonts w:ascii="仿宋" w:eastAsia="仿宋" w:hAnsi="仿宋" w:cs="Times New Roman" w:hint="eastAsia"/>
          <w:sz w:val="28"/>
          <w:szCs w:val="28"/>
        </w:rPr>
        <w:t>1）</w:t>
      </w:r>
    </w:p>
    <w:p w14:paraId="37FF3938"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γ</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β</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是模型系数，</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表示时间戳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处的白噪声。</w:t>
      </w:r>
    </w:p>
    <w:p w14:paraId="5542DCEE"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根据上面的ARIMA（p，d，q）模型，在时间戳t处进行的一步预测为：</w:t>
      </w:r>
    </w:p>
    <w:p w14:paraId="01226A29" w14:textId="77777777" w:rsidR="00A33298" w:rsidRDefault="000D6047">
      <w:pPr>
        <w:spacing w:line="360" w:lineRule="auto"/>
        <w:ind w:firstLineChars="200" w:firstLine="560"/>
        <w:jc w:val="right"/>
        <w:rPr>
          <w:rFonts w:ascii="仿宋" w:eastAsia="仿宋" w:hAnsi="仿宋" w:cs="Times New Roman"/>
          <w:sz w:val="28"/>
          <w:szCs w:val="28"/>
        </w:rPr>
      </w:pPr>
      <m:oMath>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f>
          <m:fPr>
            <m:ctrlPr>
              <w:rPr>
                <w:rFonts w:ascii="Cambria Math" w:eastAsia="仿宋" w:hAnsi="Cambria Math" w:cs="Times New Roman"/>
                <w:i/>
                <w:sz w:val="28"/>
                <w:szCs w:val="28"/>
              </w:rPr>
            </m:ctrlPr>
          </m:fPr>
          <m:num>
            <m:r>
              <w:rPr>
                <w:rFonts w:ascii="Cambria Math" w:eastAsia="仿宋" w:hAnsi="Cambria Math" w:cs="Times New Roman"/>
                <w:sz w:val="28"/>
                <w:szCs w:val="28"/>
              </w:rPr>
              <m:t>μ+</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p</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r>
                  <w:rPr>
                    <w:rFonts w:ascii="Cambria Math" w:eastAsia="仿宋" w:hAnsi="Cambria Math" w:cs="Times New Roman"/>
                    <w:sz w:val="28"/>
                    <w:szCs w:val="28"/>
                  </w:rPr>
                  <m:t>-</m:t>
                </m:r>
                <m:nary>
                  <m:naryPr>
                    <m:chr m:val="∑"/>
                    <m:limLoc m:val="undOvr"/>
                    <m:ctrlPr>
                      <w:rPr>
                        <w:rFonts w:ascii="Cambria Math" w:eastAsia="仿宋" w:hAnsi="Cambria Math" w:cs="Times New Roman"/>
                        <w:i/>
                        <w:sz w:val="28"/>
                        <w:szCs w:val="28"/>
                      </w:rPr>
                    </m:ctrlPr>
                  </m:naryPr>
                  <m:sub>
                    <m:r>
                      <w:rPr>
                        <w:rFonts w:ascii="Cambria Math" w:eastAsia="仿宋" w:hAnsi="Cambria Math" w:cs="Times New Roman"/>
                        <w:sz w:val="28"/>
                        <w:szCs w:val="28"/>
                      </w:rPr>
                      <m:t>k=1</m:t>
                    </m:r>
                  </m:sub>
                  <m:sup>
                    <m:r>
                      <w:rPr>
                        <w:rFonts w:ascii="Cambria Math" w:eastAsia="仿宋" w:hAnsi="Cambria Math" w:cs="Times New Roman"/>
                        <w:sz w:val="28"/>
                        <w:szCs w:val="28"/>
                      </w:rPr>
                      <m:t>q</m:t>
                    </m:r>
                  </m:sup>
                  <m:e>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sSup>
                      <m:sSupPr>
                        <m:ctrlPr>
                          <w:rPr>
                            <w:rFonts w:ascii="Cambria Math" w:eastAsia="仿宋" w:hAnsi="Cambria Math" w:cs="Times New Roman"/>
                            <w:i/>
                            <w:sz w:val="28"/>
                            <w:szCs w:val="28"/>
                          </w:rPr>
                        </m:ctrlPr>
                      </m:sSupPr>
                      <m:e>
                        <m:r>
                          <w:rPr>
                            <w:rFonts w:ascii="Cambria Math" w:eastAsia="仿宋" w:hAnsi="Cambria Math" w:cs="Times New Roman"/>
                            <w:sz w:val="28"/>
                            <w:szCs w:val="28"/>
                          </w:rPr>
                          <m:t>L</m:t>
                        </m:r>
                      </m:e>
                      <m:sup>
                        <m:r>
                          <w:rPr>
                            <w:rFonts w:ascii="Cambria Math" w:eastAsia="仿宋" w:hAnsi="Cambria Math" w:cs="Times New Roman"/>
                            <w:sz w:val="28"/>
                            <w:szCs w:val="28"/>
                          </w:rPr>
                          <m:t>k</m:t>
                        </m:r>
                      </m:sup>
                    </m:sSup>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e>
                </m:nary>
              </m:e>
            </m:nary>
          </m:num>
          <m:den>
            <m:sSup>
              <m:sSupPr>
                <m:ctrlPr>
                  <w:rPr>
                    <w:rFonts w:ascii="Cambria Math" w:eastAsia="仿宋" w:hAnsi="Cambria Math" w:cs="Times New Roman"/>
                    <w:i/>
                    <w:sz w:val="28"/>
                    <w:szCs w:val="28"/>
                  </w:rPr>
                </m:ctrlPr>
              </m:sSupPr>
              <m:e>
                <m:d>
                  <m:dPr>
                    <m:ctrlPr>
                      <w:rPr>
                        <w:rFonts w:ascii="Cambria Math" w:eastAsia="仿宋" w:hAnsi="Cambria Math" w:cs="Times New Roman"/>
                        <w:i/>
                        <w:sz w:val="28"/>
                        <w:szCs w:val="28"/>
                      </w:rPr>
                    </m:ctrlPr>
                  </m:dPr>
                  <m:e>
                    <m:r>
                      <w:rPr>
                        <w:rFonts w:ascii="Cambria Math" w:eastAsia="仿宋" w:hAnsi="Cambria Math" w:cs="Times New Roman"/>
                        <w:sz w:val="28"/>
                        <w:szCs w:val="28"/>
                      </w:rPr>
                      <m:t>1-L</m:t>
                    </m:r>
                  </m:e>
                </m:d>
              </m:e>
              <m:sup>
                <m:r>
                  <w:rPr>
                    <w:rFonts w:ascii="Cambria Math" w:eastAsia="仿宋" w:hAnsi="Cambria Math" w:cs="Times New Roman"/>
                    <w:sz w:val="28"/>
                    <w:szCs w:val="28"/>
                  </w:rPr>
                  <m:t>d</m:t>
                </m:r>
              </m:sup>
            </m:sSup>
          </m:den>
        </m:f>
      </m:oMath>
      <w:r w:rsidR="00221EDB">
        <w:rPr>
          <w:rFonts w:ascii="仿宋" w:eastAsia="仿宋" w:hAnsi="仿宋" w:cs="Times New Roman" w:hint="eastAsia"/>
          <w:sz w:val="28"/>
          <w:szCs w:val="28"/>
        </w:rPr>
        <w:t xml:space="preserve"> </w:t>
      </w:r>
      <w:r w:rsidR="00221EDB">
        <w:rPr>
          <w:rFonts w:ascii="仿宋" w:eastAsia="仿宋" w:hAnsi="仿宋" w:cs="Times New Roman"/>
          <w:sz w:val="28"/>
          <w:szCs w:val="28"/>
        </w:rPr>
        <w:t xml:space="preserve">        </w:t>
      </w:r>
      <w:r w:rsidR="00221EDB">
        <w:rPr>
          <w:rFonts w:ascii="仿宋" w:eastAsia="仿宋" w:hAnsi="仿宋" w:cs="Times New Roman" w:hint="eastAsia"/>
          <w:sz w:val="28"/>
          <w:szCs w:val="28"/>
        </w:rPr>
        <w:t>（</w:t>
      </w:r>
      <w:r w:rsidR="00221EDB">
        <w:rPr>
          <w:rFonts w:ascii="仿宋" w:eastAsia="仿宋" w:hAnsi="仿宋" w:cs="Times New Roman"/>
          <w:sz w:val="28"/>
          <w:szCs w:val="28"/>
        </w:rPr>
        <w:t>4-</w:t>
      </w:r>
      <w:r w:rsidR="00221EDB">
        <w:rPr>
          <w:rFonts w:ascii="仿宋" w:eastAsia="仿宋" w:hAnsi="仿宋" w:cs="Times New Roman" w:hint="eastAsia"/>
          <w:sz w:val="28"/>
          <w:szCs w:val="28"/>
        </w:rPr>
        <w:t>2）</w:t>
      </w:r>
    </w:p>
    <w:p w14:paraId="204F5640"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其中，</w:t>
      </w:r>
      <m:oMath>
        <m:r>
          <w:rPr>
            <w:rFonts w:ascii="Cambria Math" w:eastAsia="仿宋" w:hAnsi="Cambria Math" w:cs="Times New Roman" w:hint="eastAsia"/>
            <w:sz w:val="28"/>
            <w:szCs w:val="28"/>
          </w:rPr>
          <m:t>μ</m:t>
        </m:r>
      </m:oMath>
      <w:r>
        <w:rPr>
          <w:rFonts w:ascii="仿宋" w:eastAsia="仿宋" w:hAnsi="仿宋" w:cs="Times New Roman" w:hint="eastAsia"/>
          <w:sz w:val="28"/>
          <w:szCs w:val="28"/>
        </w:rPr>
        <w:t>，</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ϕ</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θ</m:t>
            </m:r>
          </m:e>
          <m:sub>
            <m:r>
              <w:rPr>
                <w:rFonts w:ascii="Cambria Math" w:eastAsia="仿宋" w:hAnsi="Cambria Math" w:cs="Times New Roman"/>
                <w:sz w:val="28"/>
                <w:szCs w:val="28"/>
              </w:rPr>
              <m:t>k</m:t>
            </m:r>
          </m:sub>
        </m:sSub>
      </m:oMath>
      <w:r>
        <w:rPr>
          <w:rFonts w:ascii="仿宋" w:eastAsia="仿宋" w:hAnsi="仿宋" w:cs="Times New Roman" w:hint="eastAsia"/>
          <w:sz w:val="28"/>
          <w:szCs w:val="28"/>
        </w:rPr>
        <w:t>是可以从数据拟合的系数，而</w:t>
      </w:r>
      <m:oMath>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e</m:t>
            </m:r>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acc>
              <m:accPr>
                <m:ctrlPr>
                  <w:rPr>
                    <w:rFonts w:ascii="Cambria Math" w:eastAsia="仿宋" w:hAnsi="Cambria Math" w:cs="Times New Roman"/>
                    <w:i/>
                    <w:sz w:val="28"/>
                    <w:szCs w:val="28"/>
                  </w:rPr>
                </m:ctrlPr>
              </m:accPr>
              <m:e>
                <m:r>
                  <w:rPr>
                    <w:rFonts w:ascii="Cambria Math" w:eastAsia="仿宋" w:hAnsi="Cambria Math" w:cs="Times New Roman"/>
                    <w:sz w:val="28"/>
                    <w:szCs w:val="28"/>
                  </w:rPr>
                  <m:t>X</m:t>
                </m:r>
              </m:e>
            </m:acc>
          </m:e>
          <m:sub>
            <m:r>
              <w:rPr>
                <w:rFonts w:ascii="Cambria Math" w:eastAsia="仿宋" w:hAnsi="Cambria Math" w:cs="Times New Roman"/>
                <w:sz w:val="28"/>
                <w:szCs w:val="28"/>
              </w:rPr>
              <m:t>t</m:t>
            </m:r>
          </m:sub>
        </m:sSub>
        <m:r>
          <w:rPr>
            <w:rFonts w:ascii="Cambria Math" w:eastAsia="仿宋" w:hAnsi="Cambria Math" w:cs="Times New Roman"/>
            <w:sz w:val="28"/>
            <w:szCs w:val="28"/>
          </w:rPr>
          <m:t>-</m:t>
        </m:r>
        <m:sSub>
          <m:sSubPr>
            <m:ctrlPr>
              <w:rPr>
                <w:rFonts w:ascii="Cambria Math" w:eastAsia="仿宋" w:hAnsi="Cambria Math" w:cs="Times New Roman"/>
                <w:i/>
                <w:sz w:val="28"/>
                <w:szCs w:val="28"/>
              </w:rPr>
            </m:ctrlPr>
          </m:sSubPr>
          <m:e>
            <m:r>
              <w:rPr>
                <w:rFonts w:ascii="Cambria Math" w:eastAsia="仿宋" w:hAnsi="Cambria Math" w:cs="Times New Roman"/>
                <w:sz w:val="28"/>
                <w:szCs w:val="28"/>
              </w:rPr>
              <m:t>X</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是在时间戳</w:t>
      </w:r>
      <m:oMath>
        <m:r>
          <w:rPr>
            <w:rFonts w:ascii="Cambria Math" w:eastAsia="仿宋" w:hAnsi="Cambria Math" w:cs="Times New Roman" w:hint="eastAsia"/>
            <w:sz w:val="28"/>
            <w:szCs w:val="28"/>
          </w:rPr>
          <m:t>t</m:t>
        </m:r>
      </m:oMath>
      <w:r>
        <w:rPr>
          <w:rFonts w:ascii="仿宋" w:eastAsia="仿宋" w:hAnsi="仿宋" w:cs="Times New Roman" w:hint="eastAsia"/>
          <w:sz w:val="28"/>
          <w:szCs w:val="28"/>
        </w:rPr>
        <w:t>处的预测误差。</w:t>
      </w:r>
    </w:p>
    <w:p w14:paraId="1EACA74D" w14:textId="77777777" w:rsidR="00A33298" w:rsidRDefault="00221EDB">
      <w:pPr>
        <w:numPr>
          <w:ilvl w:val="0"/>
          <w:numId w:val="34"/>
        </w:numPr>
        <w:spacing w:line="360" w:lineRule="auto"/>
        <w:ind w:left="851"/>
        <w:jc w:val="both"/>
        <w:rPr>
          <w:rFonts w:ascii="仿宋" w:eastAsia="仿宋" w:hAnsi="仿宋" w:cs="Times New Roman"/>
          <w:sz w:val="28"/>
          <w:szCs w:val="28"/>
        </w:rPr>
      </w:pPr>
      <w:r>
        <w:rPr>
          <w:rFonts w:ascii="仿宋" w:eastAsia="仿宋" w:hAnsi="仿宋" w:cs="Times New Roman" w:hint="eastAsia"/>
          <w:sz w:val="28"/>
          <w:szCs w:val="28"/>
        </w:rPr>
        <w:t>基于L</w:t>
      </w:r>
      <w:r>
        <w:rPr>
          <w:rFonts w:ascii="仿宋" w:eastAsia="仿宋" w:hAnsi="仿宋" w:cs="Times New Roman"/>
          <w:sz w:val="28"/>
          <w:szCs w:val="28"/>
        </w:rPr>
        <w:t>STM</w:t>
      </w:r>
      <w:r>
        <w:rPr>
          <w:rFonts w:ascii="仿宋" w:eastAsia="仿宋" w:hAnsi="仿宋" w:cs="Times New Roman" w:hint="eastAsia"/>
          <w:sz w:val="28"/>
          <w:szCs w:val="28"/>
        </w:rPr>
        <w:t>的带宽估计</w:t>
      </w:r>
    </w:p>
    <w:p w14:paraId="609AEFFA" w14:textId="77777777" w:rsidR="00A33298" w:rsidRDefault="00221EDB">
      <w:pPr>
        <w:spacing w:line="360" w:lineRule="auto"/>
        <w:ind w:firstLine="420"/>
        <w:jc w:val="both"/>
        <w:rPr>
          <w:rFonts w:ascii="仿宋" w:eastAsia="仿宋" w:hAnsi="仿宋" w:cs="Times New Roman"/>
          <w:sz w:val="28"/>
          <w:szCs w:val="28"/>
        </w:rPr>
      </w:pPr>
      <w:r>
        <w:rPr>
          <w:rFonts w:ascii="仿宋" w:eastAsia="仿宋" w:hAnsi="仿宋" w:cs="Times New Roman"/>
          <w:sz w:val="28"/>
          <w:szCs w:val="28"/>
        </w:rPr>
        <w:t>长短时记忆神经网络(LSTM)是深度神经网络中的一种，它可以学习时间序列中的长短期信息，寻找其变化模式，在一些时序信号预测方面 获得了较好的效果。LSTM由于其包含时间记忆单元，且具有多层隐藏层，可模拟复杂的非线性函数，所以适合处理时间序列中的间隔和延迟事件，并拟合各种非线性变化。</w:t>
      </w:r>
      <w:r>
        <w:rPr>
          <w:rFonts w:ascii="仿宋" w:eastAsia="仿宋" w:hAnsi="仿宋" w:cs="Times New Roman" w:hint="eastAsia"/>
          <w:sz w:val="28"/>
          <w:szCs w:val="28"/>
        </w:rPr>
        <w:t>Arima虽然计算复杂度低，不依赖数据进行训练。但同时要求时序数据是稳定的（stationary），</w:t>
      </w:r>
      <w:r>
        <w:rPr>
          <w:rFonts w:ascii="仿宋" w:eastAsia="仿宋" w:hAnsi="仿宋" w:cs="Times New Roman" w:hint="eastAsia"/>
          <w:sz w:val="28"/>
          <w:szCs w:val="28"/>
        </w:rPr>
        <w:lastRenderedPageBreak/>
        <w:t>或者是通过差分化(differencing)后是稳定的。本质上只能捕捉线性关系，而不能捕捉非线性关系。因此</w:t>
      </w:r>
      <w:bookmarkStart w:id="243" w:name="OLE_LINK325"/>
      <w:bookmarkStart w:id="244" w:name="OLE_LINK324"/>
      <w:r>
        <w:rPr>
          <w:rFonts w:ascii="仿宋" w:eastAsia="仿宋" w:hAnsi="仿宋" w:cs="Times New Roman" w:hint="eastAsia"/>
          <w:sz w:val="28"/>
          <w:szCs w:val="28"/>
        </w:rPr>
        <w:t>基于深度学习的时间序列算法则更适合网络流量分析场景。</w:t>
      </w:r>
      <w:bookmarkEnd w:id="243"/>
      <w:bookmarkEnd w:id="244"/>
    </w:p>
    <w:p w14:paraId="32F53874" w14:textId="77777777" w:rsidR="00A33298" w:rsidRDefault="00221EDB">
      <w:pPr>
        <w:spacing w:line="360" w:lineRule="auto"/>
        <w:ind w:firstLineChars="300" w:firstLine="840"/>
        <w:jc w:val="both"/>
        <w:rPr>
          <w:sz w:val="20"/>
          <w:szCs w:val="20"/>
        </w:rPr>
      </w:pPr>
      <w:r>
        <w:rPr>
          <w:rFonts w:ascii="仿宋" w:eastAsia="仿宋" w:hAnsi="仿宋" w:cs="Times New Roman"/>
          <w:sz w:val="28"/>
          <w:szCs w:val="28"/>
        </w:rPr>
        <w:t>LSTM</w:t>
      </w:r>
      <w:r>
        <w:rPr>
          <w:rFonts w:ascii="仿宋" w:eastAsia="仿宋" w:hAnsi="仿宋" w:cs="Times New Roman" w:hint="eastAsia"/>
          <w:sz w:val="28"/>
          <w:szCs w:val="28"/>
        </w:rPr>
        <w:t>模型在</w:t>
      </w:r>
      <w:proofErr w:type="spellStart"/>
      <w:r>
        <w:rPr>
          <w:rFonts w:ascii="仿宋" w:eastAsia="仿宋" w:hAnsi="仿宋" w:cs="Times New Roman"/>
          <w:sz w:val="28"/>
          <w:szCs w:val="28"/>
        </w:rPr>
        <w:t>RNN</w:t>
      </w:r>
      <w:proofErr w:type="spellEnd"/>
      <w:r>
        <w:rPr>
          <w:rFonts w:ascii="仿宋" w:eastAsia="仿宋" w:hAnsi="仿宋" w:cs="Times New Roman" w:hint="eastAsia"/>
          <w:sz w:val="28"/>
          <w:szCs w:val="28"/>
        </w:rPr>
        <w:t xml:space="preserve">模型的基础上进行改进，通过将隐藏层作为记忆单元，能够解决短期和长期时间 序列的相关性问题。图 </w:t>
      </w:r>
      <w:r w:rsidR="001D55B4">
        <w:rPr>
          <w:rFonts w:ascii="仿宋" w:eastAsia="仿宋" w:hAnsi="仿宋" w:cs="Times New Roman"/>
          <w:sz w:val="28"/>
          <w:szCs w:val="28"/>
        </w:rPr>
        <w:t>4</w:t>
      </w:r>
      <w:r>
        <w:rPr>
          <w:rFonts w:ascii="仿宋" w:eastAsia="仿宋" w:hAnsi="仿宋" w:cs="Times New Roman" w:hint="eastAsia"/>
          <w:sz w:val="28"/>
          <w:szCs w:val="28"/>
        </w:rPr>
        <w:t>-</w:t>
      </w:r>
      <w:r>
        <w:rPr>
          <w:rFonts w:ascii="仿宋" w:eastAsia="仿宋" w:hAnsi="仿宋" w:cs="Times New Roman"/>
          <w:sz w:val="28"/>
          <w:szCs w:val="28"/>
        </w:rPr>
        <w:t>2</w:t>
      </w:r>
      <w:r>
        <w:rPr>
          <w:rFonts w:ascii="仿宋" w:eastAsia="仿宋" w:hAnsi="仿宋" w:cs="Times New Roman" w:hint="eastAsia"/>
          <w:sz w:val="28"/>
          <w:szCs w:val="28"/>
        </w:rPr>
        <w:t>给出记忆单元的结构图，存储单元位于整个记忆单元的核心处，用红色圆圈表示。</w:t>
      </w:r>
    </w:p>
    <w:p w14:paraId="04838838" w14:textId="77777777" w:rsidR="00A33298" w:rsidRDefault="00221EDB">
      <w:pPr>
        <w:pStyle w:val="afffa"/>
        <w:ind w:left="1320" w:hanging="440"/>
        <w:jc w:val="center"/>
        <w:rPr>
          <w:sz w:val="20"/>
          <w:szCs w:val="20"/>
        </w:rPr>
      </w:pPr>
      <w:r>
        <w:rPr>
          <w:noProof/>
        </w:rPr>
        <w:drawing>
          <wp:inline distT="0" distB="0" distL="0" distR="0" wp14:anchorId="76E63A55" wp14:editId="7958B35B">
            <wp:extent cx="3360420" cy="202565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40"/>
                    <a:stretch>
                      <a:fillRect/>
                    </a:stretch>
                  </pic:blipFill>
                  <pic:spPr>
                    <a:xfrm>
                      <a:off x="0" y="0"/>
                      <a:ext cx="3411336" cy="2056411"/>
                    </a:xfrm>
                    <a:prstGeom prst="rect">
                      <a:avLst/>
                    </a:prstGeom>
                  </pic:spPr>
                </pic:pic>
              </a:graphicData>
            </a:graphic>
          </wp:inline>
        </w:drawing>
      </w:r>
    </w:p>
    <w:p w14:paraId="450D8A29"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-2</w:t>
      </w:r>
      <w:r>
        <w:rPr>
          <w:rFonts w:ascii="仿宋" w:eastAsia="仿宋" w:hAnsi="仿宋" w:cs="Times New Roman"/>
          <w:bCs/>
          <w:iCs/>
          <w:sz w:val="28"/>
          <w:szCs w:val="28"/>
        </w:rPr>
        <w:t xml:space="preserve"> </w:t>
      </w:r>
      <w:r>
        <w:rPr>
          <w:rFonts w:ascii="仿宋" w:eastAsia="仿宋" w:hAnsi="仿宋" w:cs="Times New Roman" w:hint="eastAsia"/>
          <w:bCs/>
          <w:iCs/>
          <w:sz w:val="28"/>
          <w:szCs w:val="28"/>
        </w:rPr>
        <w:t>LSTM记忆单元</w:t>
      </w:r>
    </w:p>
    <w:p w14:paraId="337A1B1D"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输入为已知数据，而输出则是预测的结果。在记忆单元中存在三个门，分别为输入门、遗忘门、输出门，通过绿色圆圈在图中标识。每个单元的状态用</w:t>
      </w:r>
      <w:r>
        <w:rPr>
          <w:rFonts w:ascii="仿宋" w:eastAsia="仿宋" w:hAnsi="仿宋" w:cs="Times New Roman"/>
          <w:sz w:val="28"/>
          <w:szCs w:val="28"/>
        </w:rPr>
        <w:t xml:space="preserve">St </w:t>
      </w:r>
      <w:r>
        <w:rPr>
          <w:rFonts w:ascii="仿宋" w:eastAsia="仿宋" w:hAnsi="仿宋" w:cs="Times New Roman" w:hint="eastAsia"/>
          <w:sz w:val="28"/>
          <w:szCs w:val="28"/>
        </w:rPr>
        <w:t>表示，每个门的输入由预处理数据</w:t>
      </w:r>
      <w:proofErr w:type="spellStart"/>
      <w:r>
        <w:rPr>
          <w:rFonts w:ascii="仿宋" w:eastAsia="仿宋" w:hAnsi="仿宋" w:cs="Times New Roman"/>
          <w:sz w:val="28"/>
          <w:szCs w:val="28"/>
        </w:rPr>
        <w:t>Xt</w:t>
      </w:r>
      <w:proofErr w:type="spellEnd"/>
      <w:r>
        <w:rPr>
          <w:rFonts w:ascii="仿宋" w:eastAsia="仿宋" w:hAnsi="仿宋" w:cs="Times New Roman" w:hint="eastAsia"/>
          <w:sz w:val="28"/>
          <w:szCs w:val="28"/>
        </w:rPr>
        <w:t>和先前</w:t>
      </w:r>
      <w:r>
        <w:rPr>
          <w:rFonts w:ascii="仿宋" w:eastAsia="仿宋" w:hAnsi="仿宋" w:cs="Times New Roman"/>
          <w:sz w:val="28"/>
          <w:szCs w:val="28"/>
        </w:rPr>
        <w:t xml:space="preserve">St </w:t>
      </w:r>
      <w:r>
        <w:rPr>
          <w:rFonts w:ascii="Cambria Math" w:eastAsia="仿宋" w:hAnsi="Cambria Math" w:cs="Cambria Math"/>
          <w:sz w:val="28"/>
          <w:szCs w:val="28"/>
        </w:rPr>
        <w:t>−</w:t>
      </w:r>
      <w:r>
        <w:rPr>
          <w:rFonts w:ascii="仿宋" w:eastAsia="仿宋" w:hAnsi="仿宋" w:cs="Times New Roman"/>
          <w:sz w:val="28"/>
          <w:szCs w:val="28"/>
        </w:rPr>
        <w:t>1</w:t>
      </w:r>
      <w:r>
        <w:rPr>
          <w:rFonts w:ascii="仿宋" w:eastAsia="仿宋" w:hAnsi="仿宋" w:cs="Times New Roman" w:hint="eastAsia"/>
          <w:sz w:val="28"/>
          <w:szCs w:val="28"/>
        </w:rPr>
        <w:t>状态组成。蓝色点代表汇聚点，虚线是前一状态函数。以记忆单元中信息的流动为基础，状态的更新和输出可以归纳为公式:</w:t>
      </w:r>
    </w:p>
    <w:p w14:paraId="6E6F07AA" w14:textId="77777777" w:rsidR="00A33298" w:rsidRDefault="000D6047">
      <w:pPr>
        <w:pStyle w:val="afffa"/>
        <w:wordWrap w:val="0"/>
        <w:ind w:left="1320" w:hanging="44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(i)</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(i)</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3</w:t>
      </w:r>
      <w:r w:rsidR="00221EDB">
        <w:rPr>
          <w:rFonts w:hint="eastAsia"/>
        </w:rPr>
        <w:t>）</w:t>
      </w:r>
    </w:p>
    <w:p w14:paraId="348606AF" w14:textId="77777777" w:rsidR="00A33298" w:rsidRDefault="000D6047">
      <w:pPr>
        <w:pStyle w:val="afffa"/>
        <w:wordWrap w:val="0"/>
        <w:ind w:left="1320" w:hanging="440"/>
        <w:jc w:val="right"/>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(f)</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(f)</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4</w:t>
      </w:r>
      <w:r w:rsidR="00221EDB">
        <w:rPr>
          <w:rFonts w:hint="eastAsia"/>
        </w:rPr>
        <w:t>）</w:t>
      </w:r>
    </w:p>
    <w:p w14:paraId="14BB4038" w14:textId="77777777" w:rsidR="00A33298" w:rsidRDefault="000D6047">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p>
          <m:sSupPr>
            <m:ctrlPr>
              <w:rPr>
                <w:rFonts w:ascii="Cambria Math" w:hAnsi="Cambria Math"/>
              </w:rPr>
            </m:ctrlPr>
          </m:sSupPr>
          <m:e>
            <m:r>
              <w:rPr>
                <w:rFonts w:ascii="Cambria Math" w:hAnsi="Cambria Math"/>
              </w:rPr>
              <m:t>W</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(o)</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5</w:t>
      </w:r>
      <w:r w:rsidR="00221EDB">
        <w:rPr>
          <w:rFonts w:hint="eastAsia"/>
        </w:rPr>
        <w:t>）</w:t>
      </w:r>
    </w:p>
    <w:p w14:paraId="6E9B533F" w14:textId="77777777" w:rsidR="00A33298" w:rsidRDefault="000D6047">
      <w:pPr>
        <w:pStyle w:val="afffa"/>
        <w:wordWrap w:val="0"/>
        <w:ind w:left="1320" w:hanging="440"/>
        <w:jc w:val="right"/>
      </w:pP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(c)</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(c)</m:t>
            </m:r>
          </m:sup>
        </m:sSup>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6</w:t>
      </w:r>
      <w:r w:rsidR="00221EDB">
        <w:rPr>
          <w:rFonts w:hint="eastAsia"/>
        </w:rPr>
        <w:t>）</w:t>
      </w:r>
    </w:p>
    <w:p w14:paraId="57D58CD9" w14:textId="77777777" w:rsidR="00A33298" w:rsidRDefault="000D6047">
      <w:pPr>
        <w:pStyle w:val="afffa"/>
        <w:wordWrap w:val="0"/>
        <w:ind w:left="1320" w:hanging="440"/>
        <w:jc w:val="right"/>
      </w:p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hint="eastAsia"/>
              </w:rPr>
              <m:t>t</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S</m:t>
                </m:r>
              </m:e>
              <m:lim>
                <m:r>
                  <w:rPr>
                    <w:rFonts w:ascii="Cambria Math" w:hAnsi="Cambria Math"/>
                  </w:rPr>
                  <m:t>~</m:t>
                </m:r>
              </m:lim>
            </m:limUpp>
          </m:e>
          <m:sub>
            <m:r>
              <w:rPr>
                <w:rFonts w:ascii="Cambria Math" w:hAnsi="Cambria Math" w:hint="eastAsia"/>
              </w:rPr>
              <m:t>t</m:t>
            </m:r>
          </m:sub>
        </m:sSub>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7</w:t>
      </w:r>
      <w:r w:rsidR="00221EDB">
        <w:rPr>
          <w:rFonts w:hint="eastAsia"/>
        </w:rPr>
        <w:t>）</w:t>
      </w:r>
    </w:p>
    <w:p w14:paraId="36894F81" w14:textId="77777777" w:rsidR="00A33298" w:rsidRDefault="000D6047">
      <w:pPr>
        <w:pStyle w:val="afffa"/>
        <w:wordWrap w:val="0"/>
        <w:ind w:left="1320" w:hanging="440"/>
        <w:jc w:val="right"/>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221EDB">
        <w:rPr>
          <w:rFonts w:hint="eastAsia"/>
        </w:rPr>
        <w:t xml:space="preserve"> </w:t>
      </w:r>
      <w:r w:rsidR="00221EDB">
        <w:t xml:space="preserve">                  </w:t>
      </w:r>
      <w:r w:rsidR="00221EDB">
        <w:rPr>
          <w:rFonts w:hint="eastAsia"/>
        </w:rPr>
        <w:t>（</w:t>
      </w:r>
      <w:r w:rsidR="001D55B4">
        <w:t>4</w:t>
      </w:r>
      <w:r w:rsidR="00221EDB">
        <w:rPr>
          <w:rFonts w:hint="eastAsia"/>
        </w:rPr>
        <w:t>-</w:t>
      </w:r>
      <w:r w:rsidR="00221EDB">
        <w:t>8</w:t>
      </w:r>
      <w:r w:rsidR="00221EDB">
        <w:rPr>
          <w:rFonts w:hint="eastAsia"/>
        </w:rPr>
        <w:t>）</w:t>
      </w:r>
    </w:p>
    <w:p w14:paraId="4CBBC634"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公式中的</w:t>
      </w:r>
      <m:oMath>
        <m:r>
          <m:rPr>
            <m:sty m:val="p"/>
          </m:rPr>
          <w:rPr>
            <w:rFonts w:ascii="Cambria Math" w:eastAsia="仿宋" w:hAnsi="Cambria Math" w:cs="Times New Roman"/>
            <w:sz w:val="28"/>
            <w:szCs w:val="28"/>
          </w:rPr>
          <m:t>∘</m:t>
        </m:r>
      </m:oMath>
      <w:r>
        <w:rPr>
          <w:rFonts w:ascii="仿宋" w:eastAsia="仿宋" w:hAnsi="仿宋" w:cs="Times New Roman"/>
          <w:sz w:val="28"/>
          <w:szCs w:val="28"/>
        </w:rPr>
        <w:t>表示Hadamard乘积，</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i</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f</m:t>
            </m:r>
          </m:e>
          <m:sub>
            <m:r>
              <w:rPr>
                <w:rFonts w:ascii="Cambria Math" w:eastAsia="仿宋" w:hAnsi="Cambria Math" w:cs="Times New Roman"/>
                <w:sz w:val="28"/>
                <w:szCs w:val="28"/>
              </w:rPr>
              <m:t>t</m:t>
            </m:r>
          </m:sub>
        </m:sSub>
      </m:oMath>
      <w:r>
        <w:rPr>
          <w:rFonts w:ascii="仿宋" w:eastAsia="仿宋" w:hAnsi="仿宋" w:cs="Times New Roman" w:hint="eastAsia"/>
          <w:sz w:val="28"/>
          <w:szCs w:val="28"/>
        </w:rPr>
        <w:t>和</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表示三种不同的门</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limUpp>
              <m:limUppPr>
                <m:ctrlPr>
                  <w:rPr>
                    <w:rFonts w:ascii="Cambria Math" w:eastAsia="仿宋" w:hAnsi="Cambria Math" w:cs="Times New Roman"/>
                    <w:sz w:val="28"/>
                    <w:szCs w:val="28"/>
                  </w:rPr>
                </m:ctrlPr>
              </m:limUppPr>
              <m:e>
                <m:r>
                  <m:rPr>
                    <m:sty m:val="p"/>
                  </m:rPr>
                  <w:rPr>
                    <w:rFonts w:ascii="Cambria Math" w:eastAsia="仿宋" w:hAnsi="Cambria Math" w:cs="Times New Roman"/>
                    <w:sz w:val="28"/>
                    <w:szCs w:val="28"/>
                  </w:rPr>
                  <m:t>S</m:t>
                </m:r>
              </m:e>
              <m:lim>
                <m:r>
                  <m:rPr>
                    <m:sty m:val="p"/>
                  </m:rPr>
                  <w:rPr>
                    <w:rFonts w:ascii="Cambria Math" w:eastAsia="仿宋" w:hAnsi="Cambria Math" w:cs="Times New Roman"/>
                    <w:sz w:val="28"/>
                    <w:szCs w:val="28"/>
                  </w:rPr>
                  <m:t>~</m:t>
                </m:r>
              </m:lim>
            </m:limUpp>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为新状态的记忆单元，</w:t>
      </w:r>
      <m:oMath>
        <m:sSub>
          <m:sSubPr>
            <m:ctrlPr>
              <w:rPr>
                <w:rFonts w:ascii="Cambria Math" w:eastAsia="仿宋" w:hAnsi="Cambria Math" w:cs="Times New Roman"/>
                <w:sz w:val="28"/>
                <w:szCs w:val="28"/>
              </w:rPr>
            </m:ctrlPr>
          </m:sSubPr>
          <m:e>
            <m:r>
              <m:rPr>
                <m:sty m:val="p"/>
              </m:rPr>
              <w:rPr>
                <w:rFonts w:ascii="Cambria Math" w:eastAsia="仿宋" w:hAnsi="Cambria Math" w:cs="Times New Roman"/>
                <w:sz w:val="28"/>
                <w:szCs w:val="28"/>
              </w:rPr>
              <m:t>S</m:t>
            </m:r>
          </m:e>
          <m:sub>
            <m:r>
              <m:rPr>
                <m:sty m:val="p"/>
              </m:rPr>
              <w:rPr>
                <w:rFonts w:ascii="Cambria Math" w:eastAsia="仿宋" w:hAnsi="Cambria Math" w:cs="Times New Roman"/>
                <w:sz w:val="28"/>
                <w:szCs w:val="28"/>
              </w:rPr>
              <m:t>t</m:t>
            </m:r>
          </m:sub>
        </m:sSub>
      </m:oMath>
      <w:r>
        <w:rPr>
          <w:rFonts w:ascii="仿宋" w:eastAsia="仿宋" w:hAnsi="仿宋" w:cs="Times New Roman"/>
          <w:sz w:val="28"/>
          <w:szCs w:val="28"/>
        </w:rPr>
        <w:t>为最终状态的记忆单元</w:t>
      </w:r>
      <w:r>
        <w:rPr>
          <w:rFonts w:ascii="仿宋" w:eastAsia="仿宋" w:hAnsi="仿宋" w:cs="Times New Roman" w:hint="eastAsia"/>
          <w:sz w:val="28"/>
          <w:szCs w:val="28"/>
        </w:rPr>
        <w:t>，</w:t>
      </w:r>
      <m:oMath>
        <m:sSub>
          <m:sSubPr>
            <m:ctrlPr>
              <w:rPr>
                <w:rFonts w:ascii="Cambria Math" w:eastAsia="仿宋" w:hAnsi="Cambria Math" w:cs="Times New Roman"/>
                <w:sz w:val="28"/>
                <w:szCs w:val="28"/>
              </w:rPr>
            </m:ctrlPr>
          </m:sSubPr>
          <m:e>
            <m:r>
              <w:rPr>
                <w:rFonts w:ascii="Cambria Math" w:eastAsia="仿宋" w:hAnsi="Cambria Math" w:cs="Times New Roman"/>
                <w:sz w:val="28"/>
                <w:szCs w:val="28"/>
              </w:rPr>
              <m:t>O</m:t>
            </m:r>
          </m:e>
          <m:sub>
            <m:r>
              <w:rPr>
                <w:rFonts w:ascii="Cambria Math" w:eastAsia="仿宋" w:hAnsi="Cambria Math" w:cs="Times New Roman"/>
                <w:sz w:val="28"/>
                <w:szCs w:val="28"/>
              </w:rPr>
              <m:t>t</m:t>
            </m:r>
          </m:sub>
        </m:sSub>
      </m:oMath>
      <w:r>
        <w:rPr>
          <w:rFonts w:ascii="仿宋" w:eastAsia="仿宋" w:hAnsi="仿宋" w:cs="Times New Roman"/>
          <w:sz w:val="28"/>
          <w:szCs w:val="28"/>
        </w:rPr>
        <w:t>是最终输出的存储单元。</w:t>
      </w:r>
      <m:oMath>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W</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i</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f</m:t>
            </m:r>
            <m:r>
              <m:rPr>
                <m:sty m:val="p"/>
              </m:rPr>
              <w:rPr>
                <w:rFonts w:ascii="Cambria Math" w:eastAsia="仿宋" w:hAnsi="Cambria Math" w:cs="Times New Roman"/>
                <w:sz w:val="28"/>
                <w:szCs w:val="28"/>
              </w:rPr>
              <m:t>)</m:t>
            </m:r>
          </m:sup>
        </m:sSup>
        <m:r>
          <m:rPr>
            <m:sty m:val="p"/>
          </m:rPr>
          <w:rPr>
            <w:rFonts w:ascii="Cambria Math" w:eastAsia="仿宋" w:hAnsi="Cambria Math" w:cs="Times New Roman"/>
            <w:sz w:val="28"/>
            <w:szCs w:val="28"/>
          </w:rPr>
          <m:t>、</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(0)</m:t>
            </m:r>
          </m:sup>
        </m:sSup>
        <m:r>
          <m:rPr>
            <m:sty m:val="p"/>
          </m:rPr>
          <w:rPr>
            <w:rFonts w:ascii="Cambria Math" w:eastAsia="仿宋" w:hAnsi="Cambria Math" w:cs="Times New Roman"/>
            <w:sz w:val="28"/>
            <w:szCs w:val="28"/>
          </w:rPr>
          <m:t>和</m:t>
        </m:r>
        <m:sSup>
          <m:sSupPr>
            <m:ctrlPr>
              <w:rPr>
                <w:rFonts w:ascii="Cambria Math" w:eastAsia="仿宋" w:hAnsi="Cambria Math" w:cs="Times New Roman"/>
                <w:sz w:val="28"/>
                <w:szCs w:val="28"/>
              </w:rPr>
            </m:ctrlPr>
          </m:sSupPr>
          <m:e>
            <m:r>
              <w:rPr>
                <w:rFonts w:ascii="Cambria Math" w:eastAsia="仿宋" w:hAnsi="Cambria Math" w:cs="Times New Roman"/>
                <w:sz w:val="28"/>
                <w:szCs w:val="28"/>
              </w:rPr>
              <m:t>U</m:t>
            </m:r>
          </m:e>
          <m:sup>
            <m:r>
              <m:rPr>
                <m:sty m:val="p"/>
              </m:rPr>
              <w:rPr>
                <w:rFonts w:ascii="Cambria Math" w:eastAsia="仿宋" w:hAnsi="Cambria Math" w:cs="Times New Roman"/>
                <w:sz w:val="28"/>
                <w:szCs w:val="28"/>
              </w:rPr>
              <m:t>(</m:t>
            </m:r>
            <m:r>
              <w:rPr>
                <w:rFonts w:ascii="Cambria Math" w:eastAsia="仿宋" w:hAnsi="Cambria Math" w:cs="Times New Roman"/>
                <w:sz w:val="28"/>
                <w:szCs w:val="28"/>
              </w:rPr>
              <m:t>c</m:t>
            </m:r>
            <m:r>
              <m:rPr>
                <m:sty m:val="p"/>
              </m:rPr>
              <w:rPr>
                <w:rFonts w:ascii="Cambria Math" w:eastAsia="仿宋" w:hAnsi="Cambria Math" w:cs="Times New Roman"/>
                <w:sz w:val="28"/>
                <w:szCs w:val="28"/>
              </w:rPr>
              <m:t>)</m:t>
            </m:r>
          </m:sup>
        </m:sSup>
      </m:oMath>
      <w:r>
        <w:rPr>
          <w:rFonts w:ascii="仿宋" w:eastAsia="仿宋" w:hAnsi="仿宋" w:cs="Times New Roman"/>
          <w:sz w:val="28"/>
          <w:szCs w:val="28"/>
        </w:rPr>
        <w:t>为系数矩阵。</w:t>
      </w:r>
    </w:p>
    <w:p w14:paraId="5AAF9786" w14:textId="77777777" w:rsidR="00A33298" w:rsidRDefault="00221EDB">
      <w:pPr>
        <w:spacing w:line="360" w:lineRule="auto"/>
        <w:ind w:firstLineChars="200" w:firstLine="560"/>
        <w:jc w:val="both"/>
        <w:rPr>
          <w:rFonts w:ascii="仿宋" w:eastAsia="仿宋" w:hAnsi="仿宋" w:cs="Times New Roman"/>
          <w:sz w:val="28"/>
          <w:szCs w:val="28"/>
        </w:rPr>
      </w:pPr>
      <w:r>
        <w:rPr>
          <w:rFonts w:ascii="仿宋" w:eastAsia="仿宋" w:hAnsi="仿宋" w:cs="Times New Roman"/>
          <w:sz w:val="28"/>
          <w:szCs w:val="28"/>
        </w:rPr>
        <w:t>经由不同功能门后,LSTM记忆单元可以捕获短期和长期时间序列中复杂的相关特性,</w:t>
      </w:r>
      <w:r>
        <w:rPr>
          <w:rFonts w:ascii="仿宋" w:eastAsia="仿宋" w:hAnsi="仿宋" w:cs="Times New Roman" w:hint="eastAsia"/>
          <w:sz w:val="28"/>
          <w:szCs w:val="28"/>
        </w:rPr>
        <w:t>基于LSTM的带宽估计策略允许在在相对较长的时间段T中对带宽进行预测，并在持续时间T的每个时间段内更改日历时段分配。基于LSTM带宽估计的整体calendar分配方案的伪代码如算法</w:t>
      </w:r>
      <w:r>
        <w:rPr>
          <w:rFonts w:ascii="仿宋" w:eastAsia="仿宋" w:hAnsi="仿宋" w:cs="Times New Roman"/>
          <w:sz w:val="28"/>
          <w:szCs w:val="28"/>
        </w:rPr>
        <w:t>1</w:t>
      </w:r>
      <w:r>
        <w:rPr>
          <w:rFonts w:ascii="仿宋" w:eastAsia="仿宋" w:hAnsi="仿宋" w:cs="Times New Roman" w:hint="eastAsia"/>
          <w:sz w:val="28"/>
          <w:szCs w:val="28"/>
        </w:rPr>
        <w:t>所示</w:t>
      </w:r>
      <w:r w:rsidR="00C54C26">
        <w:rPr>
          <w:rFonts w:ascii="仿宋" w:eastAsia="仿宋" w:hAnsi="仿宋" w:cs="Times New Roman" w:hint="eastAsia"/>
          <w:sz w:val="28"/>
          <w:szCs w:val="28"/>
        </w:rPr>
        <w:t>。</w:t>
      </w:r>
    </w:p>
    <w:tbl>
      <w:tblPr>
        <w:tblW w:w="489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4896"/>
      </w:tblGrid>
      <w:tr w:rsidR="00A33298" w14:paraId="5B2249B3" w14:textId="77777777">
        <w:trPr>
          <w:jc w:val="center"/>
        </w:trPr>
        <w:tc>
          <w:tcPr>
            <w:tcW w:w="4896" w:type="dxa"/>
            <w:shd w:val="clear" w:color="auto" w:fill="auto"/>
          </w:tcPr>
          <w:p w14:paraId="1D54D955"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color w:val="000000" w:themeColor="text1"/>
                <w:sz w:val="24"/>
              </w:rPr>
              <w:t>1</w:t>
            </w:r>
            <w:r>
              <w:rPr>
                <w:rFonts w:ascii="Times New Roman" w:eastAsia="宋体" w:hAnsi="Times New Roman" w:cs="Times New Roman"/>
                <w:color w:val="000000" w:themeColor="text1"/>
                <w:sz w:val="24"/>
              </w:rPr>
              <w:t>：</w:t>
            </w:r>
            <w:r>
              <w:rPr>
                <w:rFonts w:ascii="Times New Roman" w:eastAsia="宋体" w:hAnsi="Times New Roman" w:cs="Times New Roman"/>
                <w:color w:val="000000" w:themeColor="text1"/>
                <w:sz w:val="24"/>
              </w:rPr>
              <w:t xml:space="preserve"> </w:t>
            </w:r>
            <w:bookmarkStart w:id="245" w:name="OLE_LINK326"/>
            <w:bookmarkStart w:id="246" w:name="OLE_LINK327"/>
            <w:r>
              <w:rPr>
                <w:rFonts w:ascii="Times New Roman" w:eastAsia="宋体" w:hAnsi="Times New Roman" w:cs="Times New Roman" w:hint="eastAsia"/>
                <w:color w:val="000000" w:themeColor="text1"/>
                <w:sz w:val="24"/>
              </w:rPr>
              <w:t>基于</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的</w:t>
            </w:r>
            <w:r>
              <w:rPr>
                <w:rFonts w:ascii="Times New Roman" w:eastAsia="宋体" w:hAnsi="Times New Roman" w:cs="Times New Roman" w:hint="eastAsia"/>
                <w:color w:val="000000" w:themeColor="text1"/>
                <w:sz w:val="24"/>
              </w:rPr>
              <w:t>calendar</w:t>
            </w:r>
            <w:r>
              <w:rPr>
                <w:rFonts w:ascii="Times New Roman" w:eastAsia="宋体" w:hAnsi="Times New Roman" w:cs="Times New Roman" w:hint="eastAsia"/>
                <w:color w:val="000000" w:themeColor="text1"/>
                <w:sz w:val="24"/>
              </w:rPr>
              <w:t>分配方案</w:t>
            </w:r>
            <w:bookmarkEnd w:id="245"/>
            <w:bookmarkEnd w:id="246"/>
          </w:p>
        </w:tc>
      </w:tr>
      <w:tr w:rsidR="00A33298" w14:paraId="7315E932" w14:textId="77777777">
        <w:trPr>
          <w:jc w:val="center"/>
        </w:trPr>
        <w:tc>
          <w:tcPr>
            <w:tcW w:w="4896" w:type="dxa"/>
            <w:shd w:val="clear" w:color="auto" w:fill="auto"/>
          </w:tcPr>
          <w:p w14:paraId="4D723E3B"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输入：</w:t>
            </w:r>
            <w:r>
              <w:rPr>
                <w:rFonts w:ascii="Times New Roman" w:eastAsia="宋体" w:hAnsi="Times New Roman" w:cs="Times New Roman" w:hint="eastAsia"/>
                <w:color w:val="000000" w:themeColor="text1"/>
                <w:sz w:val="24"/>
              </w:rPr>
              <w:t xml:space="preserve"> </w:t>
            </w:r>
            <w:r>
              <w:rPr>
                <w:rFonts w:ascii="Times New Roman" w:eastAsia="宋体" w:hAnsi="Times New Roman" w:cs="Times New Roman" w:hint="eastAsia"/>
                <w:color w:val="000000" w:themeColor="text1"/>
                <w:sz w:val="24"/>
              </w:rPr>
              <w:t>业务流量数据</w:t>
            </w:r>
            <w:r>
              <w:rPr>
                <w:rFonts w:ascii="Times New Roman" w:eastAsia="宋体" w:hAnsi="Times New Roman" w:cs="Times New Roman" w:hint="eastAsia"/>
                <w:color w:val="000000" w:themeColor="text1"/>
                <w:sz w:val="24"/>
              </w:rPr>
              <w:t>F={</w:t>
            </w:r>
            <w:proofErr w:type="spellStart"/>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1,</w:t>
            </w:r>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2</w:t>
            </w:r>
            <w:proofErr w:type="spellEnd"/>
            <w:r>
              <w:rPr>
                <w:rFonts w:ascii="Times New Roman" w:eastAsia="宋体" w:hAnsi="Times New Roman" w:cs="Times New Roman" w:hint="eastAsia"/>
                <w:color w:val="000000" w:themeColor="text1"/>
                <w:sz w:val="24"/>
              </w:rPr>
              <w:t>...</w:t>
            </w:r>
            <w:proofErr w:type="spellStart"/>
            <w:r>
              <w:rPr>
                <w:rFonts w:ascii="Times New Roman" w:eastAsia="宋体" w:hAnsi="Times New Roman" w:cs="Times New Roman"/>
                <w:color w:val="000000" w:themeColor="text1"/>
                <w:sz w:val="24"/>
              </w:rPr>
              <w:t>f</w:t>
            </w:r>
            <w:r>
              <w:rPr>
                <w:rFonts w:ascii="Times New Roman" w:eastAsia="宋体" w:hAnsi="Times New Roman" w:cs="Times New Roman" w:hint="eastAsia"/>
                <w:color w:val="000000" w:themeColor="text1"/>
                <w:sz w:val="24"/>
              </w:rPr>
              <w:t>n</w:t>
            </w:r>
            <w:proofErr w:type="spellEnd"/>
            <w:r>
              <w:rPr>
                <w:rFonts w:ascii="Times New Roman" w:eastAsia="宋体" w:hAnsi="Times New Roman" w:cs="Times New Roman" w:hint="eastAsia"/>
                <w:color w:val="000000" w:themeColor="text1"/>
                <w:sz w:val="24"/>
              </w:rPr>
              <w:t>}</w:t>
            </w:r>
          </w:p>
          <w:p w14:paraId="32CA2DFC"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输出：</w:t>
            </w:r>
            <w:proofErr w:type="spellStart"/>
            <w:r>
              <w:rPr>
                <w:rFonts w:ascii="Times New Roman" w:eastAsia="宋体" w:hAnsi="Times New Roman" w:cs="Times New Roman" w:hint="eastAsia"/>
                <w:color w:val="000000" w:themeColor="text1"/>
                <w:sz w:val="24"/>
              </w:rPr>
              <w:t>FlexE</w:t>
            </w:r>
            <w:proofErr w:type="spellEnd"/>
            <w:r>
              <w:rPr>
                <w:rFonts w:ascii="Times New Roman" w:eastAsia="宋体" w:hAnsi="Times New Roman" w:cs="Times New Roman" w:hint="eastAsia"/>
                <w:color w:val="000000" w:themeColor="text1"/>
                <w:sz w:val="24"/>
              </w:rPr>
              <w:t>接口业务分配方案</w:t>
            </w:r>
          </w:p>
          <w:p w14:paraId="1152DA24"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初始化流量缓冲池</w:t>
            </w:r>
            <w:r>
              <w:rPr>
                <w:rFonts w:ascii="Times New Roman" w:eastAsia="宋体" w:hAnsi="Times New Roman" w:cs="Times New Roman" w:hint="eastAsia"/>
                <w:color w:val="000000" w:themeColor="text1"/>
                <w:sz w:val="24"/>
              </w:rPr>
              <w:t>Pool</w:t>
            </w:r>
            <w:r>
              <w:rPr>
                <w:rFonts w:ascii="Times New Roman" w:eastAsia="宋体" w:hAnsi="Times New Roman" w:cs="Times New Roman" w:hint="eastAsia"/>
                <w:color w:val="000000" w:themeColor="text1"/>
                <w:sz w:val="24"/>
              </w:rPr>
              <w:t>、流量预测模型</w:t>
            </w:r>
            <w:r>
              <w:rPr>
                <w:rFonts w:ascii="Times New Roman" w:eastAsia="宋体" w:hAnsi="Times New Roman" w:cs="Times New Roman" w:hint="eastAsia"/>
                <w:color w:val="000000" w:themeColor="text1"/>
                <w:sz w:val="24"/>
              </w:rPr>
              <w:t>LSTM</w:t>
            </w:r>
            <w:r>
              <w:rPr>
                <w:rFonts w:ascii="Times New Roman" w:eastAsia="宋体" w:hAnsi="Times New Roman" w:cs="Times New Roman" w:hint="eastAsia"/>
                <w:color w:val="000000" w:themeColor="text1"/>
                <w:sz w:val="24"/>
              </w:rPr>
              <w:t>、流量调度方案</w:t>
            </w:r>
            <w:r>
              <w:rPr>
                <w:rFonts w:ascii="Times New Roman" w:eastAsia="宋体" w:hAnsi="Times New Roman" w:cs="Times New Roman" w:hint="eastAsia"/>
                <w:color w:val="000000" w:themeColor="text1"/>
                <w:sz w:val="24"/>
              </w:rPr>
              <w:t>R</w:t>
            </w:r>
          </w:p>
          <w:p w14:paraId="32875665"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w:t>
            </w:r>
            <m:oMath>
              <m:r>
                <w:rPr>
                  <w:rFonts w:ascii="Cambria Math" w:eastAsia="宋体" w:hAnsi="Cambria Math" w:cs="Times New Roman"/>
                  <w:color w:val="000000" w:themeColor="text1"/>
                  <w:sz w:val="24"/>
                </w:rPr>
                <m:t>F</m:t>
              </m:r>
            </m:oMath>
            <w:r>
              <w:rPr>
                <w:rFonts w:ascii="Times New Roman" w:eastAsia="宋体" w:hAnsi="Times New Roman" w:cs="Times New Roman"/>
                <w:color w:val="000000" w:themeColor="text1"/>
                <w:sz w:val="24"/>
              </w:rPr>
              <w:t xml:space="preserve"> is not null </w:t>
            </w:r>
          </w:p>
          <w:p w14:paraId="0D0A26D4" w14:textId="77777777" w:rsidR="00A33298" w:rsidRDefault="00221EDB">
            <w:pPr>
              <w:ind w:left="2520" w:hangingChars="1050" w:hanging="25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2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w:t>
            </w:r>
            <m:oMath>
              <m:r>
                <w:rPr>
                  <w:rFonts w:ascii="Cambria Math" w:eastAsia="宋体" w:hAnsi="Cambria Math" w:cs="Times New Roman"/>
                  <w:color w:val="000000" w:themeColor="text1"/>
                  <w:sz w:val="24"/>
                </w:rPr>
                <m:t>F</m:t>
              </m:r>
            </m:oMath>
            <w:r>
              <w:rPr>
                <w:rFonts w:ascii="Times New Roman" w:eastAsia="宋体" w:hAnsi="Times New Roman" w:cs="Times New Roman" w:hint="eastAsia"/>
                <w:color w:val="000000" w:themeColor="text1"/>
                <w:sz w:val="24"/>
              </w:rPr>
              <w:t xml:space="preserve">     // </w:t>
            </w:r>
            <w:r>
              <w:rPr>
                <w:rFonts w:ascii="Times New Roman" w:eastAsia="宋体" w:hAnsi="Times New Roman" w:cs="Times New Roman" w:hint="eastAsia"/>
                <w:color w:val="000000" w:themeColor="text1"/>
                <w:sz w:val="24"/>
              </w:rPr>
              <w:t>业务流量集合不为空，则遍历集合</w:t>
            </w:r>
          </w:p>
          <w:p w14:paraId="59804717" w14:textId="77777777" w:rsidR="00A33298" w:rsidRDefault="00221EDB">
            <w:pPr>
              <w:ind w:left="2880" w:hangingChars="1200" w:hanging="288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lastRenderedPageBreak/>
              <w:t xml:space="preserve">3     </w:t>
            </w:r>
            <w:r>
              <w:rPr>
                <w:rFonts w:ascii="Times New Roman" w:eastAsia="宋体" w:hAnsi="Times New Roman" w:cs="Times New Roman" w:hint="eastAsia"/>
                <w:b/>
                <w:color w:val="000000" w:themeColor="text1"/>
                <w:sz w:val="24"/>
              </w:rPr>
              <w:t>if</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is highPiority // </w:t>
            </w:r>
            <w:r>
              <w:rPr>
                <w:rFonts w:ascii="Times New Roman" w:eastAsia="宋体" w:hAnsi="Times New Roman" w:cs="Times New Roman" w:hint="eastAsia"/>
                <w:color w:val="000000" w:themeColor="text1"/>
                <w:sz w:val="24"/>
              </w:rPr>
              <w:t>判断当前业务是否为高优先级</w:t>
            </w:r>
          </w:p>
          <w:p w14:paraId="2934206A"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4</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预测下一时间段客户端流量</w:t>
            </w:r>
          </w:p>
          <w:p w14:paraId="4FCC3AEE"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5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并根据预测的流量分配带宽</w:t>
            </w:r>
          </w:p>
          <w:p w14:paraId="68FD8DAE"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6     </w:t>
            </w:r>
            <w:r>
              <w:rPr>
                <w:rFonts w:ascii="Times New Roman" w:eastAsia="宋体" w:hAnsi="Times New Roman" w:cs="Times New Roman"/>
                <w:b/>
                <w:color w:val="000000" w:themeColor="text1"/>
                <w:sz w:val="24"/>
              </w:rPr>
              <w:t>else</w:t>
            </w:r>
          </w:p>
          <w:p w14:paraId="62314884" w14:textId="77777777"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7       </w:t>
            </w:r>
            <w:r>
              <w:rPr>
                <w:rFonts w:ascii="Times New Roman" w:eastAsia="宋体" w:hAnsi="Times New Roman" w:cs="Times New Roman" w:hint="eastAsia"/>
                <w:color w:val="000000" w:themeColor="text1"/>
                <w:sz w:val="24"/>
              </w:rPr>
              <w:t>如果不是高优先级业务，则加入到缓冲池中</w:t>
            </w:r>
          </w:p>
          <w:p w14:paraId="17B7D6E8"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8       </w:t>
            </w:r>
            <w:r>
              <w:rPr>
                <w:rFonts w:ascii="Times New Roman" w:eastAsia="宋体" w:hAnsi="Times New Roman" w:cs="Times New Roman" w:hint="eastAsia"/>
                <w:color w:val="000000" w:themeColor="text1"/>
                <w:sz w:val="24"/>
              </w:rPr>
              <w:t>从流量集合中移除该流</w:t>
            </w:r>
          </w:p>
          <w:p w14:paraId="02BC4BCA"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9 </w:t>
            </w:r>
            <w:r>
              <w:rPr>
                <w:rFonts w:ascii="Times New Roman" w:eastAsia="宋体" w:hAnsi="Times New Roman" w:cs="Times New Roman"/>
                <w:b/>
                <w:color w:val="000000" w:themeColor="text1"/>
                <w:sz w:val="24"/>
              </w:rPr>
              <w:t>while</w:t>
            </w:r>
            <w:r>
              <w:rPr>
                <w:rFonts w:ascii="Times New Roman" w:eastAsia="宋体" w:hAnsi="Times New Roman" w:cs="Times New Roman"/>
                <w:color w:val="000000" w:themeColor="text1"/>
                <w:sz w:val="24"/>
              </w:rPr>
              <w:t xml:space="preserve"> Pool is not null</w:t>
            </w:r>
          </w:p>
          <w:p w14:paraId="0CB43F21" w14:textId="77777777" w:rsidR="00A33298" w:rsidRDefault="00221EDB">
            <w:pPr>
              <w:ind w:left="2400" w:hangingChars="1000" w:hanging="240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10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b/>
                <w:color w:val="000000" w:themeColor="text1"/>
                <w:sz w:val="24"/>
              </w:rPr>
              <w:t>for</w:t>
            </w:r>
            <w:r>
              <w:rPr>
                <w:rFonts w:ascii="Times New Roman" w:eastAsia="宋体" w:hAnsi="Times New Roman" w:cs="Times New Roman" w:hint="eastAsia"/>
                <w:color w:val="000000" w:themeColor="text1"/>
                <w:sz w:val="24"/>
              </w:rPr>
              <w:t xml:space="preserve"> </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 xml:space="preserve"> in Pool // </w:t>
            </w:r>
            <w:r>
              <w:rPr>
                <w:rFonts w:ascii="Times New Roman" w:eastAsia="宋体" w:hAnsi="Times New Roman" w:cs="Times New Roman" w:hint="eastAsia"/>
                <w:color w:val="000000" w:themeColor="text1"/>
                <w:sz w:val="24"/>
              </w:rPr>
              <w:t>缓冲池业务不为空，则遍历</w:t>
            </w:r>
          </w:p>
          <w:p w14:paraId="79E6980C"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11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预测当前业务下一时间段的流量</w:t>
            </w:r>
          </w:p>
          <w:p w14:paraId="1E640B00" w14:textId="77777777"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12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找到业务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r>
              <w:rPr>
                <w:rFonts w:ascii="Times New Roman" w:eastAsia="宋体" w:hAnsi="Times New Roman" w:cs="Times New Roman" w:hint="eastAsia"/>
                <w:color w:val="000000" w:themeColor="text1"/>
                <w:sz w:val="24"/>
              </w:rPr>
              <w:t>在已编排的调度方案中可以插入的位置</w:t>
            </w:r>
          </w:p>
          <w:p w14:paraId="7F06B2EC" w14:textId="77777777" w:rsidR="00A33298" w:rsidRDefault="00221EDB">
            <w:pPr>
              <w:ind w:left="960" w:hangingChars="400" w:hanging="96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 xml:space="preserve">13     </w:t>
            </w:r>
            <w:r>
              <w:rPr>
                <w:rFonts w:ascii="Times New Roman" w:eastAsia="宋体" w:hAnsi="Times New Roman" w:cs="Times New Roman"/>
                <w:color w:val="000000" w:themeColor="text1"/>
                <w:sz w:val="24"/>
              </w:rPr>
              <w:t xml:space="preserve"> </w:t>
            </w:r>
            <w:r>
              <w:rPr>
                <w:rFonts w:ascii="Times New Roman" w:eastAsia="宋体" w:hAnsi="Times New Roman" w:cs="Times New Roman" w:hint="eastAsia"/>
                <w:color w:val="000000" w:themeColor="text1"/>
                <w:sz w:val="24"/>
              </w:rPr>
              <w:t>在编排好的调度方案中插入当前业务</w:t>
            </w:r>
            <m:oMath>
              <m:sSub>
                <m:sSubPr>
                  <m:ctrlPr>
                    <w:rPr>
                      <w:rFonts w:ascii="Cambria Math" w:eastAsia="宋体" w:hAnsi="Cambria Math" w:cs="Times New Roman"/>
                      <w:color w:val="000000" w:themeColor="text1"/>
                      <w:sz w:val="24"/>
                    </w:rPr>
                  </m:ctrlPr>
                </m:sSubPr>
                <m:e>
                  <m:r>
                    <w:rPr>
                      <w:rFonts w:ascii="Cambria Math" w:eastAsia="宋体" w:hAnsi="Cambria Math" w:cs="Times New Roman"/>
                      <w:color w:val="000000" w:themeColor="text1"/>
                      <w:sz w:val="24"/>
                    </w:rPr>
                    <m:t>f</m:t>
                  </m:r>
                </m:e>
                <m:sub>
                  <m:r>
                    <w:rPr>
                      <w:rFonts w:ascii="Cambria Math" w:eastAsia="宋体" w:hAnsi="Cambria Math" w:cs="Times New Roman"/>
                      <w:color w:val="000000" w:themeColor="text1"/>
                      <w:sz w:val="24"/>
                    </w:rPr>
                    <m:t>i</m:t>
                  </m:r>
                </m:sub>
              </m:sSub>
            </m:oMath>
          </w:p>
          <w:p w14:paraId="3F0B0337"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 xml:space="preserve">14    </w:t>
            </w:r>
            <w:proofErr w:type="spellStart"/>
            <w:r>
              <w:rPr>
                <w:rFonts w:ascii="Times New Roman" w:eastAsia="宋体" w:hAnsi="Times New Roman" w:cs="Times New Roman"/>
                <w:color w:val="000000" w:themeColor="text1"/>
                <w:sz w:val="24"/>
              </w:rPr>
              <w:t>Pool.remove</w:t>
            </w:r>
            <w:proofErr w:type="spellEnd"/>
            <w:r>
              <w:rPr>
                <w:rFonts w:ascii="Times New Roman" w:eastAsia="宋体" w:hAnsi="Times New Roman" w:cs="Times New Roman"/>
                <w:color w:val="000000" w:themeColor="text1"/>
                <w:sz w:val="24"/>
              </w:rPr>
              <w:t>(fi)</w:t>
            </w:r>
          </w:p>
          <w:p w14:paraId="24873C02"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15</w:t>
            </w:r>
            <w:r>
              <w:rPr>
                <w:rFonts w:ascii="Times New Roman" w:eastAsia="宋体" w:hAnsi="Times New Roman" w:cs="Times New Roman"/>
                <w:b/>
                <w:color w:val="000000" w:themeColor="text1"/>
                <w:sz w:val="24"/>
              </w:rPr>
              <w:t xml:space="preserve"> return </w:t>
            </w:r>
            <m:oMath>
              <m:r>
                <w:rPr>
                  <w:rFonts w:ascii="Cambria Math" w:eastAsia="宋体" w:hAnsi="Cambria Math" w:cs="Times New Roman"/>
                  <w:color w:val="000000" w:themeColor="text1"/>
                  <w:sz w:val="24"/>
                </w:rPr>
                <m:t>R</m:t>
              </m:r>
            </m:oMath>
          </w:p>
        </w:tc>
      </w:tr>
    </w:tbl>
    <w:p w14:paraId="2AA02684" w14:textId="77777777" w:rsidR="00C54C26" w:rsidRDefault="00C54C26" w:rsidP="00C54C26">
      <w:pPr>
        <w:rPr>
          <w:rFonts w:eastAsiaTheme="majorEastAsia" w:hAnsiTheme="majorEastAsia" w:cstheme="majorEastAsia"/>
        </w:rPr>
      </w:pPr>
    </w:p>
    <w:p w14:paraId="5CF25976" w14:textId="77777777" w:rsidR="00C54C26" w:rsidRDefault="00C54C26" w:rsidP="00C54C26">
      <w:pPr>
        <w:jc w:val="center"/>
        <w:rPr>
          <w:rFonts w:eastAsiaTheme="majorEastAsia" w:hAnsiTheme="majorEastAsia" w:cstheme="majorEastAsia"/>
        </w:rPr>
      </w:pPr>
      <w:r>
        <w:rPr>
          <w:noProof/>
        </w:rPr>
        <w:drawing>
          <wp:inline distT="0" distB="0" distL="114300" distR="114300" wp14:anchorId="5AE59A3A" wp14:editId="355A79C3">
            <wp:extent cx="2748496" cy="2202569"/>
            <wp:effectExtent l="0" t="0" r="0" b="0"/>
            <wp:docPr id="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2758226" cy="2210366"/>
                    </a:xfrm>
                    <a:prstGeom prst="rect">
                      <a:avLst/>
                    </a:prstGeom>
                    <a:noFill/>
                    <a:ln>
                      <a:noFill/>
                    </a:ln>
                  </pic:spPr>
                </pic:pic>
              </a:graphicData>
            </a:graphic>
          </wp:inline>
        </w:drawing>
      </w:r>
    </w:p>
    <w:p w14:paraId="585EF6F5" w14:textId="77777777" w:rsidR="00C54C26" w:rsidRPr="00C54C26" w:rsidRDefault="00C54C26" w:rsidP="00C54C26">
      <w:pPr>
        <w:jc w:val="center"/>
        <w:rPr>
          <w:rFonts w:eastAsiaTheme="majorEastAsia" w:hAnsiTheme="majorEastAsia" w:cstheme="majorEastAsia"/>
          <w:lang w:val="en-GB"/>
        </w:rPr>
      </w:pPr>
      <w:r>
        <w:rPr>
          <w:rFonts w:eastAsiaTheme="majorEastAsia" w:hAnsiTheme="majorEastAsia" w:cstheme="majorEastAsia" w:hint="eastAsia"/>
        </w:rPr>
        <w:t>图</w:t>
      </w:r>
      <w:r>
        <w:rPr>
          <w:rFonts w:eastAsiaTheme="majorEastAsia" w:hAnsiTheme="majorEastAsia" w:cstheme="majorEastAsia" w:hint="eastAsia"/>
        </w:rPr>
        <w:t>4</w:t>
      </w:r>
      <w:r>
        <w:rPr>
          <w:rFonts w:eastAsiaTheme="majorEastAsia" w:hAnsiTheme="majorEastAsia" w:cstheme="majorEastAsia"/>
        </w:rPr>
        <w:t xml:space="preserve">-3 </w:t>
      </w:r>
      <w:r w:rsidR="00E9668F">
        <w:rPr>
          <w:rFonts w:eastAsiaTheme="majorEastAsia" w:hAnsiTheme="majorEastAsia" w:cstheme="majorEastAsia"/>
        </w:rPr>
        <w:t>ARIMA</w:t>
      </w:r>
      <w:r>
        <w:rPr>
          <w:rFonts w:eastAsiaTheme="majorEastAsia" w:hAnsiTheme="majorEastAsia" w:cstheme="majorEastAsia" w:hint="eastAsia"/>
        </w:rPr>
        <w:t>和</w:t>
      </w:r>
      <w:r>
        <w:rPr>
          <w:rFonts w:eastAsiaTheme="majorEastAsia" w:hAnsiTheme="majorEastAsia" w:cstheme="majorEastAsia" w:hint="eastAsia"/>
        </w:rPr>
        <w:t>L</w:t>
      </w:r>
      <w:r>
        <w:rPr>
          <w:rFonts w:eastAsiaTheme="majorEastAsia" w:hAnsiTheme="majorEastAsia" w:cstheme="majorEastAsia"/>
        </w:rPr>
        <w:t>STM</w:t>
      </w:r>
      <w:r>
        <w:rPr>
          <w:rFonts w:eastAsiaTheme="majorEastAsia" w:hAnsiTheme="majorEastAsia" w:cstheme="majorEastAsia" w:hint="eastAsia"/>
        </w:rPr>
        <w:t>在</w:t>
      </w:r>
      <w:r w:rsidR="00E9668F">
        <w:rPr>
          <w:rFonts w:eastAsiaTheme="majorEastAsia" w:hAnsiTheme="majorEastAsia" w:cstheme="majorEastAsia" w:hint="eastAsia"/>
        </w:rPr>
        <w:t>持续</w:t>
      </w:r>
      <w:r>
        <w:rPr>
          <w:rFonts w:eastAsiaTheme="majorEastAsia" w:hAnsiTheme="majorEastAsia" w:cstheme="majorEastAsia" w:hint="eastAsia"/>
        </w:rPr>
        <w:t>周期时间</w:t>
      </w:r>
      <w:r w:rsidR="00E9668F">
        <w:rPr>
          <w:rFonts w:eastAsiaTheme="majorEastAsia" w:hAnsiTheme="majorEastAsia" w:cstheme="majorEastAsia" w:hint="eastAsia"/>
        </w:rPr>
        <w:t>内</w:t>
      </w:r>
      <w:r>
        <w:rPr>
          <w:rFonts w:eastAsiaTheme="majorEastAsia" w:hAnsiTheme="majorEastAsia" w:cstheme="majorEastAsia" w:hint="eastAsia"/>
        </w:rPr>
        <w:t>的利用率</w:t>
      </w:r>
    </w:p>
    <w:p w14:paraId="4E34EED8" w14:textId="77777777" w:rsidR="00C54C26" w:rsidRPr="00C54C26" w:rsidRDefault="00C54C26" w:rsidP="00C54C26">
      <w:pPr>
        <w:spacing w:line="360" w:lineRule="auto"/>
        <w:ind w:firstLineChars="200" w:firstLine="560"/>
        <w:jc w:val="both"/>
        <w:rPr>
          <w:rFonts w:ascii="仿宋" w:eastAsia="仿宋" w:hAnsi="仿宋" w:cs="Times New Roman"/>
          <w:sz w:val="28"/>
          <w:szCs w:val="28"/>
        </w:rPr>
      </w:pPr>
      <w:r w:rsidRPr="00C54C26">
        <w:rPr>
          <w:rFonts w:ascii="仿宋" w:eastAsia="仿宋" w:hAnsi="仿宋" w:cs="Times New Roman" w:hint="eastAsia"/>
          <w:sz w:val="28"/>
          <w:szCs w:val="28"/>
        </w:rPr>
        <w:lastRenderedPageBreak/>
        <w:t>图</w:t>
      </w:r>
      <w:r w:rsidR="00E9668F">
        <w:rPr>
          <w:rFonts w:ascii="仿宋" w:eastAsia="仿宋" w:hAnsi="仿宋" w:cs="Times New Roman" w:hint="eastAsia"/>
          <w:sz w:val="28"/>
          <w:szCs w:val="28"/>
        </w:rPr>
        <w:t>4</w:t>
      </w:r>
      <w:r w:rsidR="00E9668F">
        <w:rPr>
          <w:rFonts w:ascii="仿宋" w:eastAsia="仿宋" w:hAnsi="仿宋" w:cs="Times New Roman"/>
          <w:sz w:val="28"/>
          <w:szCs w:val="28"/>
        </w:rPr>
        <w:t>-</w:t>
      </w:r>
      <w:r w:rsidRPr="00C54C26">
        <w:rPr>
          <w:rFonts w:ascii="仿宋" w:eastAsia="仿宋" w:hAnsi="仿宋" w:cs="Times New Roman"/>
          <w:sz w:val="28"/>
          <w:szCs w:val="28"/>
        </w:rPr>
        <w:t>3</w:t>
      </w:r>
      <w:r w:rsidRPr="00C54C26">
        <w:rPr>
          <w:rFonts w:ascii="仿宋" w:eastAsia="仿宋" w:hAnsi="仿宋" w:cs="Times New Roman" w:hint="eastAsia"/>
          <w:sz w:val="28"/>
          <w:szCs w:val="28"/>
        </w:rPr>
        <w:t>显示了两种方案在持续周期时间内所有客户端的带宽利用率，大多数情况下，L</w:t>
      </w:r>
      <w:r w:rsidRPr="00C54C26">
        <w:rPr>
          <w:rFonts w:ascii="仿宋" w:eastAsia="仿宋" w:hAnsi="仿宋" w:cs="Times New Roman"/>
          <w:sz w:val="28"/>
          <w:szCs w:val="28"/>
        </w:rPr>
        <w:t>STM</w:t>
      </w:r>
      <w:r w:rsidRPr="00C54C26">
        <w:rPr>
          <w:rFonts w:ascii="仿宋" w:eastAsia="仿宋" w:hAnsi="仿宋" w:cs="Times New Roman" w:hint="eastAsia"/>
          <w:sz w:val="28"/>
          <w:szCs w:val="28"/>
        </w:rPr>
        <w:t>的利用率要比</w:t>
      </w:r>
      <w:r w:rsidRPr="00C54C26">
        <w:rPr>
          <w:rFonts w:ascii="仿宋" w:eastAsia="仿宋" w:hAnsi="仿宋" w:cs="Times New Roman"/>
          <w:sz w:val="28"/>
          <w:szCs w:val="28"/>
        </w:rPr>
        <w:t>ARIMA</w:t>
      </w:r>
      <w:r w:rsidRPr="00C54C26">
        <w:rPr>
          <w:rFonts w:ascii="仿宋" w:eastAsia="仿宋" w:hAnsi="仿宋" w:cs="Times New Roman" w:hint="eastAsia"/>
          <w:sz w:val="28"/>
          <w:szCs w:val="28"/>
        </w:rPr>
        <w:t>的更高，</w:t>
      </w:r>
      <w:r w:rsidRPr="00C54C26">
        <w:rPr>
          <w:rFonts w:ascii="仿宋" w:eastAsia="仿宋" w:hAnsi="仿宋" w:cs="Times New Roman"/>
          <w:sz w:val="28"/>
          <w:szCs w:val="28"/>
        </w:rPr>
        <w:t>平均利用率从70.1%提高到82.8%。</w:t>
      </w:r>
      <w:r w:rsidRPr="00C54C26">
        <w:rPr>
          <w:rFonts w:ascii="仿宋" w:eastAsia="仿宋" w:hAnsi="仿宋" w:cs="Times New Roman" w:hint="eastAsia"/>
          <w:sz w:val="28"/>
          <w:szCs w:val="28"/>
        </w:rPr>
        <w:t>LSTM偶尔会出现利用率较低的情况是由于某些高优先级客户的带宽远远小于时隙的粒度。</w:t>
      </w:r>
    </w:p>
    <w:p w14:paraId="5FBBA624" w14:textId="77777777" w:rsidR="00C54C26" w:rsidRDefault="00C54C26" w:rsidP="00C54C26">
      <w:pPr>
        <w:jc w:val="center"/>
        <w:rPr>
          <w:rFonts w:ascii="Cambria Math" w:hAnsi="Cambria Math" w:cs="Cambria Math"/>
          <w:lang w:val="en-GB"/>
        </w:rPr>
      </w:pPr>
      <w:r>
        <w:rPr>
          <w:noProof/>
        </w:rPr>
        <w:drawing>
          <wp:inline distT="0" distB="0" distL="114300" distR="114300" wp14:anchorId="6AFE0DBF" wp14:editId="2F624569">
            <wp:extent cx="2543444" cy="2049882"/>
            <wp:effectExtent l="0" t="0" r="0" b="0"/>
            <wp:docPr id="25"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2557014" cy="2060819"/>
                    </a:xfrm>
                    <a:prstGeom prst="rect">
                      <a:avLst/>
                    </a:prstGeom>
                    <a:noFill/>
                    <a:ln>
                      <a:noFill/>
                    </a:ln>
                  </pic:spPr>
                </pic:pic>
              </a:graphicData>
            </a:graphic>
          </wp:inline>
        </w:drawing>
      </w:r>
    </w:p>
    <w:p w14:paraId="3CE18C78" w14:textId="77777777" w:rsidR="00E9668F" w:rsidRDefault="00E9668F" w:rsidP="00C54C26">
      <w:pPr>
        <w:jc w:val="center"/>
        <w:rPr>
          <w:rFonts w:ascii="Cambria Math" w:hAnsi="Cambria Math" w:cs="Cambria Math"/>
          <w:lang w:val="en-GB"/>
        </w:rPr>
      </w:pPr>
      <w:r>
        <w:rPr>
          <w:rFonts w:ascii="Cambria Math" w:hAnsi="Cambria Math" w:cs="Cambria Math" w:hint="eastAsia"/>
          <w:lang w:val="en-GB"/>
        </w:rPr>
        <w:t>图</w:t>
      </w:r>
      <w:r>
        <w:rPr>
          <w:rFonts w:ascii="Cambria Math" w:hAnsi="Cambria Math" w:cs="Cambria Math" w:hint="eastAsia"/>
          <w:lang w:val="en-GB"/>
        </w:rPr>
        <w:t>4</w:t>
      </w:r>
      <w:r>
        <w:rPr>
          <w:rFonts w:ascii="Cambria Math" w:hAnsi="Cambria Math" w:cs="Cambria Math"/>
          <w:lang w:val="en-GB"/>
        </w:rPr>
        <w:t xml:space="preserve">-4 </w:t>
      </w:r>
      <w:bookmarkStart w:id="247" w:name="OLE_LINK45"/>
      <w:bookmarkStart w:id="248" w:name="OLE_LINK46"/>
      <w:r>
        <w:rPr>
          <w:rFonts w:ascii="Cambria Math" w:hAnsi="Cambria Math" w:cs="Cambria Math"/>
          <w:lang w:val="en-GB"/>
        </w:rPr>
        <w:t>ARIMA</w:t>
      </w:r>
      <w:r>
        <w:rPr>
          <w:rFonts w:ascii="Cambria Math" w:hAnsi="Cambria Math" w:cs="Cambria Math" w:hint="eastAsia"/>
          <w:lang w:val="en-GB"/>
        </w:rPr>
        <w:t>和</w:t>
      </w:r>
      <w:r>
        <w:rPr>
          <w:rFonts w:ascii="Cambria Math" w:hAnsi="Cambria Math" w:cs="Cambria Math" w:hint="eastAsia"/>
          <w:lang w:val="en-GB"/>
        </w:rPr>
        <w:t>L</w:t>
      </w:r>
      <w:r>
        <w:rPr>
          <w:rFonts w:ascii="Cambria Math" w:hAnsi="Cambria Math" w:cs="Cambria Math"/>
          <w:lang w:val="en-GB"/>
        </w:rPr>
        <w:t>STM</w:t>
      </w:r>
      <w:r>
        <w:rPr>
          <w:rFonts w:ascii="Cambria Math" w:hAnsi="Cambria Math" w:cs="Cambria Math" w:hint="eastAsia"/>
          <w:lang w:val="en-GB"/>
        </w:rPr>
        <w:t>在不同</w:t>
      </w:r>
      <w:bookmarkEnd w:id="247"/>
      <w:bookmarkEnd w:id="248"/>
      <w:r>
        <w:rPr>
          <w:rFonts w:ascii="Cambria Math" w:hAnsi="Cambria Math" w:cs="Cambria Math" w:hint="eastAsia"/>
          <w:lang w:val="en-GB"/>
        </w:rPr>
        <w:t>流量负载下的带宽利用率</w:t>
      </w:r>
    </w:p>
    <w:p w14:paraId="33D6A5D2" w14:textId="77777777" w:rsidR="00C54C26" w:rsidRPr="00E9668F" w:rsidRDefault="00C54C26" w:rsidP="00E9668F">
      <w:pPr>
        <w:spacing w:line="360" w:lineRule="auto"/>
        <w:ind w:firstLineChars="200" w:firstLine="560"/>
        <w:jc w:val="both"/>
        <w:rPr>
          <w:rFonts w:ascii="仿宋" w:eastAsia="仿宋" w:hAnsi="仿宋" w:cs="Times New Roman"/>
          <w:sz w:val="28"/>
          <w:szCs w:val="28"/>
        </w:rPr>
      </w:pPr>
      <w:r w:rsidRPr="00E9668F">
        <w:rPr>
          <w:rFonts w:ascii="仿宋" w:eastAsia="仿宋" w:hAnsi="仿宋" w:cs="Times New Roman" w:hint="eastAsia"/>
          <w:sz w:val="28"/>
          <w:szCs w:val="28"/>
        </w:rPr>
        <w:t>图</w:t>
      </w:r>
      <w:r w:rsidR="00E9668F" w:rsidRPr="00E9668F">
        <w:rPr>
          <w:rFonts w:ascii="仿宋" w:eastAsia="仿宋" w:hAnsi="仿宋" w:cs="Times New Roman"/>
          <w:sz w:val="28"/>
          <w:szCs w:val="28"/>
        </w:rPr>
        <w:t>4-4</w:t>
      </w:r>
      <w:r w:rsidRPr="00E9668F">
        <w:rPr>
          <w:rFonts w:ascii="仿宋" w:eastAsia="仿宋" w:hAnsi="仿宋" w:cs="Times New Roman" w:hint="eastAsia"/>
          <w:sz w:val="28"/>
          <w:szCs w:val="28"/>
        </w:rPr>
        <w:t>显示了两种算法在不同流量负载，</w:t>
      </w:r>
      <w:r w:rsidRPr="00E9668F">
        <w:rPr>
          <w:rFonts w:ascii="仿宋" w:eastAsia="仿宋" w:hAnsi="仿宋" w:cs="Times New Roman"/>
          <w:sz w:val="28"/>
          <w:szCs w:val="28"/>
        </w:rPr>
        <w:t>资源利用率随着流量负载的增加</w:t>
      </w:r>
      <w:r w:rsidRPr="00E9668F">
        <w:rPr>
          <w:rFonts w:ascii="仿宋" w:eastAsia="仿宋" w:hAnsi="仿宋" w:cs="Times New Roman" w:hint="eastAsia"/>
          <w:sz w:val="28"/>
          <w:szCs w:val="28"/>
        </w:rPr>
        <w:t>而</w:t>
      </w:r>
      <w:r w:rsidRPr="00E9668F">
        <w:rPr>
          <w:rFonts w:ascii="仿宋" w:eastAsia="仿宋" w:hAnsi="仿宋" w:cs="Times New Roman"/>
          <w:sz w:val="28"/>
          <w:szCs w:val="28"/>
        </w:rPr>
        <w:t>增加</w:t>
      </w:r>
      <w:r w:rsidRPr="00E9668F">
        <w:rPr>
          <w:rFonts w:ascii="仿宋" w:eastAsia="仿宋" w:hAnsi="仿宋" w:cs="Times New Roman" w:hint="eastAsia"/>
          <w:sz w:val="28"/>
          <w:szCs w:val="28"/>
        </w:rPr>
        <w:t>，这是由于</w:t>
      </w:r>
      <w:r w:rsidRPr="00E9668F">
        <w:rPr>
          <w:rFonts w:ascii="仿宋" w:eastAsia="仿宋" w:hAnsi="仿宋" w:cs="Times New Roman"/>
          <w:sz w:val="28"/>
          <w:szCs w:val="28"/>
        </w:rPr>
        <w:t>负载较大的流量会产生更多的数据，这些数据可能更接近固定的带宽粒度。</w:t>
      </w:r>
    </w:p>
    <w:p w14:paraId="4CA4350B" w14:textId="77777777" w:rsidR="00C54C26" w:rsidRDefault="00C54C26" w:rsidP="00C54C26">
      <w:pPr>
        <w:jc w:val="center"/>
        <w:rPr>
          <w:rFonts w:ascii="Cambria Math" w:hAnsi="Cambria Math" w:cs="Cambria Math"/>
          <w:color w:val="FF0000"/>
          <w:lang w:val="en-GB"/>
        </w:rPr>
      </w:pPr>
      <w:r>
        <w:rPr>
          <w:noProof/>
        </w:rPr>
        <w:drawing>
          <wp:inline distT="0" distB="0" distL="114300" distR="114300" wp14:anchorId="680D8BB5" wp14:editId="6AB5924B">
            <wp:extent cx="2407302" cy="1951346"/>
            <wp:effectExtent l="0" t="0" r="0" b="5080"/>
            <wp:docPr id="26"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3"/>
                    <a:stretch>
                      <a:fillRect/>
                    </a:stretch>
                  </pic:blipFill>
                  <pic:spPr>
                    <a:xfrm>
                      <a:off x="0" y="0"/>
                      <a:ext cx="2420938" cy="1962400"/>
                    </a:xfrm>
                    <a:prstGeom prst="rect">
                      <a:avLst/>
                    </a:prstGeom>
                    <a:noFill/>
                    <a:ln>
                      <a:noFill/>
                    </a:ln>
                  </pic:spPr>
                </pic:pic>
              </a:graphicData>
            </a:graphic>
          </wp:inline>
        </w:drawing>
      </w:r>
    </w:p>
    <w:p w14:paraId="5293B2F9" w14:textId="77777777" w:rsidR="00E9668F" w:rsidRDefault="00E9668F" w:rsidP="00C54C26">
      <w:pPr>
        <w:jc w:val="center"/>
        <w:rPr>
          <w:rFonts w:ascii="Cambria Math" w:hAnsi="Cambria Math" w:cs="Cambria Math"/>
          <w:color w:val="FF0000"/>
          <w:lang w:val="en-GB"/>
        </w:rPr>
      </w:pPr>
      <w:r>
        <w:rPr>
          <w:rFonts w:ascii="Cambria Math" w:hAnsi="Cambria Math" w:cs="Cambria Math" w:hint="eastAsia"/>
          <w:lang w:val="en-GB"/>
        </w:rPr>
        <w:t>图</w:t>
      </w:r>
      <w:r>
        <w:rPr>
          <w:rFonts w:ascii="Cambria Math" w:hAnsi="Cambria Math" w:cs="Cambria Math" w:hint="eastAsia"/>
          <w:lang w:val="en-GB"/>
        </w:rPr>
        <w:t>4</w:t>
      </w:r>
      <w:r>
        <w:rPr>
          <w:rFonts w:ascii="Cambria Math" w:hAnsi="Cambria Math" w:cs="Cambria Math"/>
          <w:lang w:val="en-GB"/>
        </w:rPr>
        <w:t>-5 ARIMA</w:t>
      </w:r>
      <w:r>
        <w:rPr>
          <w:rFonts w:ascii="Cambria Math" w:hAnsi="Cambria Math" w:cs="Cambria Math" w:hint="eastAsia"/>
          <w:lang w:val="en-GB"/>
        </w:rPr>
        <w:t>和</w:t>
      </w:r>
      <w:r>
        <w:rPr>
          <w:rFonts w:ascii="Cambria Math" w:hAnsi="Cambria Math" w:cs="Cambria Math" w:hint="eastAsia"/>
          <w:lang w:val="en-GB"/>
        </w:rPr>
        <w:t>L</w:t>
      </w:r>
      <w:r>
        <w:rPr>
          <w:rFonts w:ascii="Cambria Math" w:hAnsi="Cambria Math" w:cs="Cambria Math"/>
          <w:lang w:val="en-GB"/>
        </w:rPr>
        <w:t>STM</w:t>
      </w:r>
      <w:r>
        <w:rPr>
          <w:rFonts w:ascii="Cambria Math" w:hAnsi="Cambria Math" w:cs="Cambria Math" w:hint="eastAsia"/>
          <w:lang w:val="en-GB"/>
        </w:rPr>
        <w:t>在不同客户端数量下带宽利用率</w:t>
      </w:r>
    </w:p>
    <w:p w14:paraId="0745DB58" w14:textId="77777777" w:rsidR="00A33298" w:rsidRPr="002D3476" w:rsidRDefault="00C54C26" w:rsidP="00712949">
      <w:pPr>
        <w:spacing w:line="360" w:lineRule="auto"/>
        <w:ind w:firstLineChars="200" w:firstLine="560"/>
        <w:jc w:val="both"/>
        <w:rPr>
          <w:rFonts w:ascii="仿宋" w:eastAsia="仿宋" w:hAnsi="仿宋" w:cs="Times New Roman"/>
          <w:sz w:val="28"/>
          <w:szCs w:val="28"/>
          <w:lang w:val="en-GB"/>
        </w:rPr>
      </w:pPr>
      <w:r w:rsidRPr="00E9668F">
        <w:rPr>
          <w:rFonts w:ascii="仿宋" w:eastAsia="仿宋" w:hAnsi="仿宋" w:cs="Times New Roman" w:hint="eastAsia"/>
          <w:sz w:val="28"/>
          <w:szCs w:val="28"/>
        </w:rPr>
        <w:t>图</w:t>
      </w:r>
      <w:r w:rsidR="00E9668F" w:rsidRPr="00E9668F">
        <w:rPr>
          <w:rFonts w:ascii="仿宋" w:eastAsia="仿宋" w:hAnsi="仿宋" w:cs="Times New Roman"/>
          <w:sz w:val="28"/>
          <w:szCs w:val="28"/>
        </w:rPr>
        <w:t>4-5</w:t>
      </w:r>
      <w:r w:rsidRPr="00E9668F">
        <w:rPr>
          <w:rFonts w:ascii="仿宋" w:eastAsia="仿宋" w:hAnsi="仿宋" w:cs="Times New Roman" w:hint="eastAsia"/>
          <w:sz w:val="28"/>
          <w:szCs w:val="28"/>
        </w:rPr>
        <w:t>显示了不同客户端数量下带宽利用率的情况，</w:t>
      </w:r>
      <w:r w:rsidRPr="00E9668F">
        <w:rPr>
          <w:rFonts w:ascii="仿宋" w:eastAsia="仿宋" w:hAnsi="仿宋" w:cs="Times New Roman"/>
          <w:sz w:val="28"/>
          <w:szCs w:val="28"/>
        </w:rPr>
        <w:t>随着客户端数量的增加，资源利用率下降</w:t>
      </w:r>
      <w:r w:rsidRPr="00E9668F">
        <w:rPr>
          <w:rFonts w:ascii="仿宋" w:eastAsia="仿宋" w:hAnsi="仿宋" w:cs="Times New Roman" w:hint="eastAsia"/>
          <w:sz w:val="28"/>
          <w:szCs w:val="28"/>
        </w:rPr>
        <w:t>，因为</w:t>
      </w:r>
      <w:r w:rsidRPr="00E9668F">
        <w:rPr>
          <w:rFonts w:ascii="仿宋" w:eastAsia="仿宋" w:hAnsi="仿宋" w:cs="Times New Roman"/>
          <w:sz w:val="28"/>
          <w:szCs w:val="28"/>
        </w:rPr>
        <w:t>更多的客户端意味着单个客户端</w:t>
      </w:r>
      <w:r w:rsidRPr="00E9668F">
        <w:rPr>
          <w:rFonts w:ascii="仿宋" w:eastAsia="仿宋" w:hAnsi="仿宋" w:cs="Times New Roman"/>
          <w:sz w:val="28"/>
          <w:szCs w:val="28"/>
        </w:rPr>
        <w:lastRenderedPageBreak/>
        <w:t>的带宽需求更少</w:t>
      </w:r>
      <w:r w:rsidRPr="00E9668F">
        <w:rPr>
          <w:rFonts w:ascii="仿宋" w:eastAsia="仿宋" w:hAnsi="仿宋" w:cs="Times New Roman" w:hint="eastAsia"/>
          <w:sz w:val="28"/>
          <w:szCs w:val="28"/>
        </w:rPr>
        <w:t>，</w:t>
      </w:r>
      <w:r w:rsidRPr="00E9668F">
        <w:rPr>
          <w:rFonts w:ascii="仿宋" w:eastAsia="仿宋" w:hAnsi="仿宋" w:cs="Times New Roman"/>
          <w:sz w:val="28"/>
          <w:szCs w:val="28"/>
        </w:rPr>
        <w:t>单个客户端的带宽需求可能小于带宽粒度</w:t>
      </w:r>
      <w:r w:rsidRPr="00E9668F">
        <w:rPr>
          <w:rFonts w:ascii="仿宋" w:eastAsia="仿宋" w:hAnsi="仿宋" w:cs="Times New Roman" w:hint="eastAsia"/>
          <w:sz w:val="28"/>
          <w:szCs w:val="28"/>
        </w:rPr>
        <w:t>，</w:t>
      </w:r>
      <w:r w:rsidRPr="00E9668F">
        <w:rPr>
          <w:rFonts w:ascii="仿宋" w:eastAsia="仿宋" w:hAnsi="仿宋" w:cs="Times New Roman"/>
          <w:sz w:val="28"/>
          <w:szCs w:val="28"/>
        </w:rPr>
        <w:t>这种不匹配可能会降低总利用率。</w:t>
      </w:r>
    </w:p>
    <w:p w14:paraId="1DFC6D21" w14:textId="77777777" w:rsidR="00A33298" w:rsidRDefault="00221EDB">
      <w:pPr>
        <w:pStyle w:val="30"/>
        <w:rPr>
          <w:rStyle w:val="31"/>
          <w:color w:val="auto"/>
        </w:rPr>
      </w:pPr>
      <w:bookmarkStart w:id="249" w:name="OLE_LINK193"/>
      <w:bookmarkStart w:id="250" w:name="_Toc87276158"/>
      <w:bookmarkStart w:id="251" w:name="OLE_LINK194"/>
      <w:r>
        <w:rPr>
          <w:rStyle w:val="31"/>
          <w:rFonts w:hint="eastAsia"/>
          <w:color w:val="auto"/>
        </w:rPr>
        <w:t>基于混合粒度的切片资源分配</w:t>
      </w:r>
      <w:bookmarkEnd w:id="249"/>
      <w:bookmarkEnd w:id="250"/>
      <w:bookmarkEnd w:id="251"/>
    </w:p>
    <w:bookmarkEnd w:id="24"/>
    <w:bookmarkEnd w:id="25"/>
    <w:p w14:paraId="77F33A4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网络切片中转发面切片主要就是运用</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的通道化基本功能， 在大管道物理端口上通过</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的时隙复用划分出若 干个子通道端口，把这些子通道端口切片划分到网络切片的不同切片中，</w:t>
      </w:r>
      <w:bookmarkStart w:id="252" w:name="OLE_LINK54"/>
      <w:bookmarkStart w:id="253" w:name="OLE_LINK56"/>
      <w:r>
        <w:rPr>
          <w:rFonts w:ascii="仿宋" w:eastAsia="仿宋" w:hAnsi="仿宋" w:cs="Times New Roman" w:hint="eastAsia"/>
          <w:sz w:val="28"/>
          <w:szCs w:val="28"/>
          <w:lang w:eastAsia="zh-Hans"/>
        </w:rPr>
        <w:t>通过基于硬件的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时隙复用实现各个切片之间的业务在转发层面上互相隔离</w:t>
      </w:r>
      <w:bookmarkEnd w:id="252"/>
      <w:bookmarkEnd w:id="253"/>
      <w:r>
        <w:rPr>
          <w:rFonts w:ascii="仿宋" w:eastAsia="仿宋" w:hAnsi="仿宋" w:cs="Times New Roman" w:hint="eastAsia"/>
          <w:sz w:val="28"/>
          <w:szCs w:val="28"/>
          <w:lang w:eastAsia="zh-Hans"/>
        </w:rPr>
        <w:t>， 相比信道化子接口等其他转发隔离技术具有更好的隔离效果，所以信道化子接口在处理帧时还需要在处理完毕后才然续下一个帧，不像</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接口是基于时隙复用有独立MAC层处理，各个</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接口处理报文时不妥其他</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接口影响。因此</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接口在保证电网业务时延和时延抖动指标上具有更好的效果。</w:t>
      </w:r>
    </w:p>
    <w:p w14:paraId="490F3425" w14:textId="77777777" w:rsidR="00A33298" w:rsidRDefault="00221EDB">
      <w:pPr>
        <w:ind w:firstLineChars="200" w:firstLine="560"/>
        <w:jc w:val="both"/>
        <w:rPr>
          <w:rFonts w:ascii="仿宋" w:eastAsia="仿宋" w:hAnsi="仿宋" w:cs="Times New Roman"/>
          <w:sz w:val="28"/>
          <w:szCs w:val="28"/>
          <w:lang w:eastAsia="zh-Hans"/>
        </w:rPr>
      </w:pPr>
      <w:bookmarkStart w:id="254" w:name="OLE_LINK5"/>
      <w:bookmarkStart w:id="255" w:name="OLE_LINK4"/>
      <w:bookmarkStart w:id="256" w:name="OLE_LINK35"/>
      <w:bookmarkStart w:id="257" w:name="OLE_LINK34"/>
      <w:r>
        <w:rPr>
          <w:rFonts w:ascii="仿宋" w:eastAsia="仿宋" w:hAnsi="仿宋" w:cs="Times New Roman"/>
          <w:sz w:val="28"/>
          <w:szCs w:val="28"/>
          <w:lang w:eastAsia="zh-Hans"/>
        </w:rPr>
        <w:t xml:space="preserve">Flex-E </w:t>
      </w:r>
      <w:r>
        <w:rPr>
          <w:rFonts w:ascii="仿宋" w:eastAsia="仿宋" w:hAnsi="仿宋" w:cs="Times New Roman" w:hint="eastAsia"/>
          <w:sz w:val="28"/>
          <w:szCs w:val="28"/>
          <w:lang w:eastAsia="zh-Hans"/>
        </w:rPr>
        <w:t>shim</w:t>
      </w:r>
      <w:r>
        <w:rPr>
          <w:rFonts w:ascii="仿宋" w:eastAsia="仿宋" w:hAnsi="仿宋" w:cs="Times New Roman"/>
          <w:sz w:val="28"/>
          <w:szCs w:val="28"/>
          <w:lang w:eastAsia="zh-Hans"/>
        </w:rPr>
        <w:t>层位于以太网MAC和PHY层的物理编码子层（PCS）之间。每层支持：</w:t>
      </w:r>
    </w:p>
    <w:p w14:paraId="6750499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数据链路层：a）用于在同一MAC上复用网络协议的逻辑链路控制（LLC），b）用于寻址和信道访问控制机制的MAC子层，以及c）用于处理PHY本地/远程故障消息的协调子层（RS）。</w:t>
      </w:r>
    </w:p>
    <w:p w14:paraId="0E23A050"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PHY层：a）PCS执行自动协商和编码，b）物理媒体连接（PMA）子层执行成帧、八位字节同步/检测和加扰/解扰，以及c）物理介质相关子层（</w:t>
      </w:r>
      <w:proofErr w:type="spellStart"/>
      <w:r>
        <w:rPr>
          <w:rFonts w:ascii="仿宋" w:eastAsia="仿宋" w:hAnsi="仿宋" w:cs="Times New Roman"/>
          <w:sz w:val="28"/>
          <w:szCs w:val="28"/>
          <w:lang w:eastAsia="zh-Hans"/>
        </w:rPr>
        <w:t>PMD</w:t>
      </w:r>
      <w:proofErr w:type="spellEnd"/>
      <w:r>
        <w:rPr>
          <w:rFonts w:ascii="仿宋" w:eastAsia="仿宋" w:hAnsi="仿宋" w:cs="Times New Roman"/>
          <w:sz w:val="28"/>
          <w:szCs w:val="28"/>
          <w:lang w:eastAsia="zh-Hans"/>
        </w:rPr>
        <w:t>）是物理介质相关的收发器。</w:t>
      </w:r>
    </w:p>
    <w:p w14:paraId="07C9E5F9"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lastRenderedPageBreak/>
        <w:t>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w:t>
      </w:r>
      <w:r>
        <w:rPr>
          <w:rFonts w:ascii="仿宋" w:eastAsia="仿宋" w:hAnsi="仿宋" w:cs="Times New Roman" w:hint="eastAsia"/>
          <w:sz w:val="28"/>
          <w:szCs w:val="28"/>
        </w:rPr>
        <w:t>端</w:t>
      </w:r>
      <w:r>
        <w:rPr>
          <w:rFonts w:ascii="仿宋" w:eastAsia="仿宋" w:hAnsi="仿宋" w:cs="Times New Roman"/>
          <w:sz w:val="28"/>
          <w:szCs w:val="28"/>
          <w:lang w:eastAsia="zh-Hans"/>
        </w:rPr>
        <w:t>在</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 xml:space="preserve"> Shim上都有自己独立的MAC和RS，它们以客户机速率运行。PC</w:t>
      </w:r>
      <w:r>
        <w:rPr>
          <w:rFonts w:ascii="仿宋" w:eastAsia="仿宋" w:hAnsi="仿宋" w:cs="Times New Roman" w:hint="eastAsia"/>
          <w:sz w:val="28"/>
          <w:szCs w:val="28"/>
          <w:lang w:eastAsia="zh-Hans"/>
        </w:rPr>
        <w:t>S</w:t>
      </w:r>
      <w:r>
        <w:rPr>
          <w:rFonts w:ascii="仿宋" w:eastAsia="仿宋" w:hAnsi="仿宋" w:cs="Times New Roman"/>
          <w:sz w:val="28"/>
          <w:szCs w:val="28"/>
          <w:lang w:eastAsia="zh-Hans"/>
        </w:rPr>
        <w:t>下面的层按照以太网的规定完整地使用。作为每个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客户端流中的第一步，执行</w:t>
      </w:r>
      <w:proofErr w:type="spellStart"/>
      <w:r>
        <w:rPr>
          <w:rFonts w:ascii="仿宋" w:eastAsia="仿宋" w:hAnsi="仿宋" w:cs="Times New Roman"/>
          <w:sz w:val="28"/>
          <w:szCs w:val="28"/>
          <w:lang w:eastAsia="zh-Hans"/>
        </w:rPr>
        <w:t>64b</w:t>
      </w:r>
      <w:proofErr w:type="spellEnd"/>
      <w:r>
        <w:rPr>
          <w:rFonts w:ascii="仿宋" w:eastAsia="仿宋" w:hAnsi="仿宋" w:cs="Times New Roman"/>
          <w:sz w:val="28"/>
          <w:szCs w:val="28"/>
          <w:lang w:eastAsia="zh-Hans"/>
        </w:rPr>
        <w:t>/</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编码以促进同步过程并允许在接收器处对数据流进行时钟恢复和校准。然后</w:t>
      </w:r>
      <w:bookmarkStart w:id="258" w:name="OLE_LINK17"/>
      <w:bookmarkStart w:id="259" w:name="OLE_LINK18"/>
      <w:r>
        <w:rPr>
          <w:rFonts w:ascii="仿宋" w:eastAsia="仿宋" w:hAnsi="仿宋" w:cs="Times New Roman"/>
          <w:sz w:val="28"/>
          <w:szCs w:val="28"/>
          <w:lang w:eastAsia="zh-Hans"/>
        </w:rPr>
        <w:t>执行空闲插入/删除过程。该步骤对于所有</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客户机都是必需的，以便进行速率自适应</w:t>
      </w:r>
      <w:bookmarkEnd w:id="258"/>
      <w:bookmarkEnd w:id="259"/>
      <w:r>
        <w:rPr>
          <w:rFonts w:ascii="仿宋" w:eastAsia="仿宋" w:hAnsi="仿宋" w:cs="Times New Roman"/>
          <w:sz w:val="28"/>
          <w:szCs w:val="28"/>
          <w:lang w:eastAsia="zh-Hans"/>
        </w:rPr>
        <w:t>，根据</w:t>
      </w:r>
      <w:proofErr w:type="spellStart"/>
      <w:r>
        <w:rPr>
          <w:rFonts w:ascii="仿宋" w:eastAsia="仿宋" w:hAnsi="仿宋" w:cs="Times New Roman"/>
          <w:sz w:val="28"/>
          <w:szCs w:val="28"/>
          <w:lang w:eastAsia="zh-Hans"/>
        </w:rPr>
        <w:t>ieee802.3</w:t>
      </w:r>
      <w:proofErr w:type="spellEnd"/>
      <w:r>
        <w:rPr>
          <w:rFonts w:ascii="仿宋" w:eastAsia="仿宋" w:hAnsi="仿宋" w:cs="Times New Roman"/>
          <w:sz w:val="28"/>
          <w:szCs w:val="28"/>
          <w:lang w:eastAsia="zh-Hans"/>
        </w:rPr>
        <w:t>匹配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组的时钟。自适应信号的速率略小于</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客户端的速率，以便允许</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w:t>
      </w:r>
      <w:proofErr w:type="spellStart"/>
      <w:r>
        <w:rPr>
          <w:rFonts w:ascii="仿宋" w:eastAsia="仿宋" w:hAnsi="仿宋" w:cs="Times New Roman"/>
          <w:sz w:val="28"/>
          <w:szCs w:val="28"/>
          <w:lang w:eastAsia="zh-Hans"/>
        </w:rPr>
        <w:t>phy</w:t>
      </w:r>
      <w:proofErr w:type="spellEnd"/>
      <w:r>
        <w:rPr>
          <w:rFonts w:ascii="仿宋" w:eastAsia="仿宋" w:hAnsi="仿宋" w:cs="Times New Roman"/>
          <w:sz w:val="28"/>
          <w:szCs w:val="28"/>
          <w:lang w:eastAsia="zh-Hans"/>
        </w:rPr>
        <w:t>上的对齐标记。然后，来自每个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客户端的所有</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块被顺序地分配到</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组日历中，在那里执行多路复用。</w:t>
      </w:r>
    </w:p>
    <w:p w14:paraId="67882AD1" w14:textId="77777777"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日历：</w:t>
      </w:r>
      <w:r>
        <w:rPr>
          <w:rFonts w:ascii="仿宋" w:eastAsia="仿宋" w:hAnsi="仿宋" w:cs="Times New Roman" w:hint="eastAsia"/>
          <w:sz w:val="28"/>
          <w:szCs w:val="28"/>
          <w:lang w:eastAsia="zh-Hans"/>
        </w:rPr>
        <w:t>如图</w:t>
      </w:r>
      <w:r w:rsidR="001D55B4">
        <w:rPr>
          <w:rFonts w:ascii="仿宋" w:eastAsia="仿宋" w:hAnsi="仿宋" w:cs="Times New Roman"/>
          <w:sz w:val="28"/>
          <w:szCs w:val="28"/>
        </w:rPr>
        <w:t>4</w:t>
      </w:r>
      <w:r>
        <w:rPr>
          <w:rFonts w:ascii="仿宋" w:eastAsia="仿宋" w:hAnsi="仿宋" w:cs="Times New Roman" w:hint="eastAsia"/>
          <w:sz w:val="28"/>
          <w:szCs w:val="28"/>
        </w:rPr>
        <w:t>-</w:t>
      </w:r>
      <w:r w:rsidR="00E9668F">
        <w:rPr>
          <w:rFonts w:ascii="仿宋" w:eastAsia="仿宋" w:hAnsi="仿宋" w:cs="Times New Roman"/>
          <w:sz w:val="28"/>
          <w:szCs w:val="28"/>
        </w:rPr>
        <w:t>6</w:t>
      </w:r>
      <w:r>
        <w:rPr>
          <w:rFonts w:ascii="仿宋" w:eastAsia="仿宋" w:hAnsi="仿宋" w:cs="Times New Roman" w:hint="eastAsia"/>
          <w:sz w:val="28"/>
          <w:szCs w:val="28"/>
          <w:lang w:eastAsia="zh-Hans"/>
        </w:rPr>
        <w:t>所示，</w:t>
      </w:r>
      <w:r>
        <w:rPr>
          <w:rFonts w:ascii="仿宋" w:eastAsia="仿宋" w:hAnsi="仿宋" w:cs="Times New Roman"/>
          <w:sz w:val="28"/>
          <w:szCs w:val="28"/>
          <w:lang w:eastAsia="zh-Hans"/>
        </w:rPr>
        <w:t>对于每个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组，日历负责将每个PHY上的子日历上的</w:t>
      </w:r>
      <w:proofErr w:type="spellStart"/>
      <w:r>
        <w:rPr>
          <w:rFonts w:ascii="仿宋" w:eastAsia="仿宋" w:hAnsi="仿宋" w:cs="Times New Roman"/>
          <w:sz w:val="28"/>
          <w:szCs w:val="28"/>
          <w:lang w:eastAsia="zh-Hans"/>
        </w:rPr>
        <w:t>66b</w:t>
      </w:r>
      <w:proofErr w:type="spellEnd"/>
      <w:r>
        <w:rPr>
          <w:rFonts w:ascii="仿宋" w:eastAsia="仿宋" w:hAnsi="仿宋" w:cs="Times New Roman"/>
          <w:sz w:val="28"/>
          <w:szCs w:val="28"/>
          <w:lang w:eastAsia="zh-Hans"/>
        </w:rPr>
        <w:t>块位置分配给每个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客户机。该日历具有每</w:t>
      </w:r>
      <w:proofErr w:type="spellStart"/>
      <w:r>
        <w:rPr>
          <w:rFonts w:ascii="仿宋" w:eastAsia="仿宋" w:hAnsi="仿宋" w:cs="Times New Roman"/>
          <w:sz w:val="28"/>
          <w:szCs w:val="28"/>
          <w:lang w:eastAsia="zh-Hans"/>
        </w:rPr>
        <w:t>100G</w:t>
      </w:r>
      <w:proofErr w:type="spellEnd"/>
      <w:r>
        <w:rPr>
          <w:rFonts w:ascii="仿宋" w:eastAsia="仿宋" w:hAnsi="仿宋" w:cs="Times New Roman"/>
          <w:sz w:val="28"/>
          <w:szCs w:val="28"/>
          <w:lang w:eastAsia="zh-Hans"/>
        </w:rPr>
        <w:t xml:space="preserve"> </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组20个插槽的长度和</w:t>
      </w:r>
      <w:proofErr w:type="spellStart"/>
      <w:r>
        <w:rPr>
          <w:rFonts w:ascii="仿宋" w:eastAsia="仿宋" w:hAnsi="仿宋" w:cs="Times New Roman"/>
          <w:sz w:val="28"/>
          <w:szCs w:val="28"/>
          <w:lang w:eastAsia="zh-Hans"/>
        </w:rPr>
        <w:t>5gb</w:t>
      </w:r>
      <w:proofErr w:type="spellEnd"/>
      <w:r>
        <w:rPr>
          <w:rFonts w:ascii="仿宋" w:eastAsia="仿宋" w:hAnsi="仿宋" w:cs="Times New Roman"/>
          <w:sz w:val="28"/>
          <w:szCs w:val="28"/>
          <w:lang w:eastAsia="zh-Hans"/>
        </w:rPr>
        <w:t>/s粒度的带宽分配，其中客户端可以在组中具有任何插槽组合。为了便于解复用过程，日历与数据一起通信。</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组的每个PHY有两个日历配置：A日历配置（编码为0）和B日历配置（编码为1）。这两个日历用于方便重新配置。日历槽在逻辑上是交错的。一旦组中的任何PHY发生故障，就会向组中的所有</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客户端生成链路故障。</w:t>
      </w:r>
    </w:p>
    <w:p w14:paraId="6DDF77F4" w14:textId="77777777" w:rsidR="00A33298" w:rsidRDefault="000D6047">
      <w:pPr>
        <w:jc w:val="center"/>
      </w:pPr>
      <w:r>
        <w:rPr>
          <w:noProof/>
        </w:rPr>
        <w:object w:dxaOrig="5976" w:dyaOrig="5496" w14:anchorId="52BA2488">
          <v:shape id="_x0000_i1026" type="#_x0000_t75" alt="" style="width:299pt;height:275pt;mso-width-percent:0;mso-height-percent:0;mso-width-percent:0;mso-height-percent:0" o:ole="">
            <v:imagedata r:id="rId44" o:title=""/>
          </v:shape>
          <o:OLEObject Type="Embed" ProgID="Visio.Drawing.15" ShapeID="_x0000_i1026" DrawAspect="Content" ObjectID="_1703594487" r:id="rId45"/>
        </w:object>
      </w:r>
    </w:p>
    <w:p w14:paraId="3109B84A" w14:textId="77777777" w:rsidR="00A33298" w:rsidRDefault="00221EDB">
      <w:pPr>
        <w:jc w:val="center"/>
        <w:rPr>
          <w:rFonts w:ascii="仿宋" w:eastAsia="仿宋" w:hAnsi="仿宋" w:cs="Times New Roman"/>
          <w:bCs/>
          <w:iCs/>
          <w:sz w:val="28"/>
          <w:szCs w:val="28"/>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sidR="00E9668F">
        <w:rPr>
          <w:rFonts w:ascii="仿宋" w:eastAsia="仿宋" w:hAnsi="仿宋" w:cs="Times New Roman"/>
          <w:bCs/>
          <w:iCs/>
          <w:sz w:val="28"/>
          <w:szCs w:val="28"/>
        </w:rPr>
        <w:t>6</w:t>
      </w:r>
      <w:r>
        <w:rPr>
          <w:rFonts w:ascii="仿宋" w:eastAsia="仿宋" w:hAnsi="仿宋" w:cs="Times New Roman"/>
          <w:bCs/>
          <w:iCs/>
          <w:sz w:val="28"/>
          <w:szCs w:val="28"/>
        </w:rPr>
        <w:t xml:space="preserve"> </w:t>
      </w:r>
      <w:proofErr w:type="spellStart"/>
      <w:r>
        <w:rPr>
          <w:rFonts w:ascii="仿宋" w:eastAsia="仿宋" w:hAnsi="仿宋" w:cs="Times New Roman" w:hint="eastAsia"/>
          <w:bCs/>
          <w:iCs/>
          <w:sz w:val="28"/>
          <w:szCs w:val="28"/>
        </w:rPr>
        <w:t>FlexE</w:t>
      </w:r>
      <w:proofErr w:type="spellEnd"/>
      <w:r>
        <w:rPr>
          <w:rFonts w:ascii="仿宋" w:eastAsia="仿宋" w:hAnsi="仿宋" w:cs="Times New Roman" w:hint="eastAsia"/>
          <w:bCs/>
          <w:iCs/>
          <w:sz w:val="28"/>
          <w:szCs w:val="28"/>
        </w:rPr>
        <w:t>日历</w:t>
      </w:r>
    </w:p>
    <w:p w14:paraId="5CEFB10B" w14:textId="77777777" w:rsidR="00A33298" w:rsidRDefault="00221EDB">
      <w:pPr>
        <w:ind w:firstLineChars="200" w:firstLine="560"/>
        <w:jc w:val="both"/>
        <w:rPr>
          <w:rFonts w:ascii="仿宋" w:eastAsia="仿宋" w:hAnsi="仿宋" w:cs="Times New Roman"/>
          <w:sz w:val="28"/>
          <w:szCs w:val="28"/>
          <w:lang w:eastAsia="zh-Hans"/>
        </w:rPr>
      </w:pPr>
      <w:bookmarkStart w:id="260" w:name="OLE_LINK19"/>
      <w:bookmarkStart w:id="261" w:name="OLE_LINK20"/>
      <w:r>
        <w:rPr>
          <w:rFonts w:ascii="仿宋" w:eastAsia="仿宋" w:hAnsi="仿宋" w:cs="Times New Roman"/>
          <w:sz w:val="28"/>
          <w:szCs w:val="28"/>
          <w:lang w:eastAsia="zh-Hans"/>
        </w:rPr>
        <w:t>控制功能管理每个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客户端的日历时隙分配</w:t>
      </w:r>
      <w:bookmarkEnd w:id="260"/>
      <w:bookmarkEnd w:id="261"/>
      <w:r>
        <w:rPr>
          <w:rFonts w:ascii="仿宋" w:eastAsia="仿宋" w:hAnsi="仿宋" w:cs="Times New Roman"/>
          <w:sz w:val="28"/>
          <w:szCs w:val="28"/>
          <w:lang w:eastAsia="zh-Hans"/>
        </w:rPr>
        <w:t>，并在发送/接收方向上插入/提取每个</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 xml:space="preserve"> PHY上的</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开销。PHY之间的日历调度目前以循环方式执行。</w:t>
      </w:r>
      <w:bookmarkStart w:id="262" w:name="OLE_LINK22"/>
      <w:bookmarkStart w:id="263" w:name="OLE_LINK21"/>
      <w:r>
        <w:rPr>
          <w:rFonts w:ascii="仿宋" w:eastAsia="仿宋" w:hAnsi="仿宋" w:cs="Times New Roman"/>
          <w:sz w:val="28"/>
          <w:szCs w:val="28"/>
          <w:lang w:eastAsia="zh-Hans"/>
        </w:rPr>
        <w:t>日历调度机制和调整时隙分配</w:t>
      </w:r>
      <w:bookmarkEnd w:id="262"/>
      <w:bookmarkEnd w:id="263"/>
      <w:r>
        <w:rPr>
          <w:rFonts w:ascii="仿宋" w:eastAsia="仿宋" w:hAnsi="仿宋" w:cs="Times New Roman"/>
          <w:sz w:val="28"/>
          <w:szCs w:val="28"/>
          <w:lang w:eastAsia="zh-Hans"/>
        </w:rPr>
        <w:t>以保证用户性能的能力</w:t>
      </w:r>
      <w:bookmarkStart w:id="264" w:name="OLE_LINK23"/>
      <w:bookmarkStart w:id="265" w:name="OLE_LINK24"/>
      <w:r>
        <w:rPr>
          <w:rFonts w:ascii="仿宋" w:eastAsia="仿宋" w:hAnsi="仿宋" w:cs="Times New Roman"/>
          <w:sz w:val="28"/>
          <w:szCs w:val="28"/>
          <w:lang w:eastAsia="zh-Hans"/>
        </w:rPr>
        <w:t>使</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能够精确地“切片”</w:t>
      </w:r>
      <w:bookmarkEnd w:id="264"/>
      <w:bookmarkEnd w:id="265"/>
      <w:r>
        <w:rPr>
          <w:rFonts w:ascii="仿宋" w:eastAsia="仿宋" w:hAnsi="仿宋" w:cs="Times New Roman"/>
          <w:sz w:val="28"/>
          <w:szCs w:val="28"/>
          <w:lang w:eastAsia="zh-Hans"/>
        </w:rPr>
        <w:t>传输网络。</w:t>
      </w:r>
    </w:p>
    <w:p w14:paraId="7267DBBE"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sz w:val="28"/>
          <w:szCs w:val="28"/>
          <w:lang w:eastAsia="zh-Hans"/>
        </w:rPr>
        <w:t>由于时分复用的特性，当前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专门为专用</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客户机分配</w:t>
      </w:r>
      <w:proofErr w:type="spellStart"/>
      <w:r>
        <w:rPr>
          <w:rFonts w:ascii="仿宋" w:eastAsia="仿宋" w:hAnsi="仿宋" w:cs="Times New Roman"/>
          <w:sz w:val="28"/>
          <w:szCs w:val="28"/>
          <w:lang w:eastAsia="zh-Hans"/>
        </w:rPr>
        <w:t>FlexE</w:t>
      </w:r>
      <w:proofErr w:type="spellEnd"/>
      <w:r>
        <w:rPr>
          <w:rFonts w:ascii="仿宋" w:eastAsia="仿宋" w:hAnsi="仿宋" w:cs="Times New Roman"/>
          <w:sz w:val="28"/>
          <w:szCs w:val="28"/>
          <w:lang w:eastAsia="zh-Hans"/>
        </w:rPr>
        <w:t>组日历时隙带宽资源，甚至有时业务量很小</w:t>
      </w:r>
      <w:bookmarkEnd w:id="254"/>
      <w:bookmarkEnd w:id="255"/>
      <w:r>
        <w:rPr>
          <w:rFonts w:ascii="仿宋" w:eastAsia="仿宋" w:hAnsi="仿宋" w:cs="Times New Roman" w:hint="eastAsia"/>
          <w:sz w:val="28"/>
          <w:szCs w:val="28"/>
          <w:lang w:eastAsia="zh-Hans"/>
        </w:rPr>
        <w:t>，大多数客户端不会以接近链路容量的速率进行传输，</w:t>
      </w:r>
      <w:r>
        <w:rPr>
          <w:rFonts w:ascii="仿宋" w:eastAsia="仿宋" w:hAnsi="仿宋" w:cs="Times New Roman"/>
          <w:sz w:val="28"/>
          <w:szCs w:val="28"/>
          <w:lang w:eastAsia="zh-Hans"/>
        </w:rPr>
        <w:t>这可能导致链路带宽利用率低的问题。</w:t>
      </w:r>
      <w:bookmarkEnd w:id="256"/>
      <w:bookmarkEnd w:id="257"/>
    </w:p>
    <w:p w14:paraId="156605AE" w14:textId="77777777" w:rsidR="00A33298" w:rsidRDefault="00221EDB">
      <w:pPr>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0M</w:t>
      </w:r>
      <w:proofErr w:type="spellEnd"/>
      <w:r>
        <w:rPr>
          <w:rFonts w:ascii="仿宋" w:eastAsia="仿宋" w:hAnsi="仿宋" w:cs="Times New Roman" w:hint="eastAsia"/>
          <w:sz w:val="28"/>
          <w:szCs w:val="28"/>
          <w:lang w:eastAsia="zh-Hans"/>
        </w:rPr>
        <w:t>颗粒度技术阶段，虽然解决了带宽利用率问题，但是calendar的复杂度明显提高，</w:t>
      </w:r>
      <w:r>
        <w:rPr>
          <w:rFonts w:ascii="仿宋" w:eastAsia="仿宋" w:hAnsi="仿宋" w:cs="Times New Roman"/>
          <w:sz w:val="28"/>
          <w:szCs w:val="28"/>
          <w:lang w:eastAsia="zh-Hans"/>
        </w:rPr>
        <w:t>更小的粒度和更频繁的配置调整需要更多的信号传输开销。在利用率和灵活性之间存在权衡。</w:t>
      </w:r>
    </w:p>
    <w:p w14:paraId="05F4AF38"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lastRenderedPageBreak/>
        <w:t>所以考虑到业务流量大小的多样性，本报告设计一种支持多种粒度的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 xml:space="preserve"> calend</w:t>
      </w:r>
      <w:r>
        <w:rPr>
          <w:rFonts w:ascii="仿宋" w:eastAsia="仿宋" w:hAnsi="仿宋" w:cs="Times New Roman" w:hint="eastAsia"/>
          <w:sz w:val="28"/>
          <w:szCs w:val="28"/>
        </w:rPr>
        <w:t>a</w:t>
      </w:r>
      <w:r>
        <w:rPr>
          <w:rFonts w:ascii="仿宋" w:eastAsia="仿宋" w:hAnsi="仿宋" w:cs="Times New Roman"/>
          <w:sz w:val="28"/>
          <w:szCs w:val="28"/>
          <w:lang w:eastAsia="zh-Hans"/>
        </w:rPr>
        <w:t>r slot</w:t>
      </w:r>
      <w:r>
        <w:rPr>
          <w:rFonts w:ascii="仿宋" w:eastAsia="仿宋" w:hAnsi="仿宋" w:cs="Times New Roman" w:hint="eastAsia"/>
          <w:sz w:val="28"/>
          <w:szCs w:val="28"/>
          <w:lang w:eastAsia="zh-Hans"/>
        </w:rPr>
        <w:t>编排算法，首先要确定待传输业务的带宽需求，</w:t>
      </w:r>
      <w:r>
        <w:rPr>
          <w:rFonts w:ascii="仿宋" w:eastAsia="仿宋" w:hAnsi="仿宋" w:cs="Times New Roman"/>
          <w:sz w:val="28"/>
          <w:szCs w:val="28"/>
          <w:lang w:eastAsia="zh-Hans"/>
        </w:rPr>
        <w:t>根据带宽需求，</w:t>
      </w:r>
      <w:bookmarkStart w:id="266" w:name="OLE_LINK47"/>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bookmarkEnd w:id="266"/>
      <w:r>
        <w:rPr>
          <w:rFonts w:ascii="仿宋" w:eastAsia="仿宋" w:hAnsi="仿宋" w:cs="Times New Roman" w:hint="eastAsia"/>
          <w:sz w:val="28"/>
          <w:szCs w:val="28"/>
          <w:lang w:eastAsia="zh-Hans"/>
        </w:rPr>
        <w:t>如图</w:t>
      </w:r>
      <w:r w:rsidR="001D55B4">
        <w:rPr>
          <w:rFonts w:ascii="仿宋" w:eastAsia="仿宋" w:hAnsi="仿宋" w:cs="Times New Roman"/>
          <w:sz w:val="28"/>
          <w:szCs w:val="28"/>
          <w:lang w:eastAsia="zh-Hans"/>
        </w:rPr>
        <w:t>4</w:t>
      </w:r>
      <w:r>
        <w:rPr>
          <w:rFonts w:ascii="仿宋" w:eastAsia="仿宋" w:hAnsi="仿宋" w:cs="Times New Roman" w:hint="eastAsia"/>
          <w:sz w:val="28"/>
          <w:szCs w:val="28"/>
        </w:rPr>
        <w:t>-</w:t>
      </w:r>
      <w:r w:rsidR="00E9668F">
        <w:rPr>
          <w:rFonts w:ascii="仿宋" w:eastAsia="仿宋" w:hAnsi="仿宋" w:cs="Times New Roman"/>
          <w:sz w:val="28"/>
          <w:szCs w:val="28"/>
          <w:lang w:eastAsia="zh-Hans"/>
        </w:rPr>
        <w:t>7</w:t>
      </w:r>
      <w:r>
        <w:rPr>
          <w:rFonts w:ascii="仿宋" w:eastAsia="仿宋" w:hAnsi="仿宋" w:cs="Times New Roman" w:hint="eastAsia"/>
          <w:sz w:val="28"/>
          <w:szCs w:val="28"/>
          <w:lang w:eastAsia="zh-Hans"/>
        </w:rPr>
        <w:t>所示。</w:t>
      </w:r>
    </w:p>
    <w:p w14:paraId="16F2A401" w14:textId="77777777" w:rsidR="00A33298" w:rsidRDefault="000D6047">
      <w:pPr>
        <w:jc w:val="center"/>
      </w:pPr>
      <w:r>
        <w:rPr>
          <w:noProof/>
        </w:rPr>
        <w:object w:dxaOrig="8292" w:dyaOrig="1620" w14:anchorId="2276CC1F">
          <v:shape id="_x0000_i1025" type="#_x0000_t75" alt="" style="width:415pt;height:81pt;mso-width-percent:0;mso-height-percent:0;mso-width-percent:0;mso-height-percent:0" o:ole="">
            <v:imagedata r:id="rId46" o:title=""/>
          </v:shape>
          <o:OLEObject Type="Embed" ProgID="Visio.Drawing.15" ShapeID="_x0000_i1025" DrawAspect="Content" ObjectID="_1703594488" r:id="rId47"/>
        </w:object>
      </w:r>
    </w:p>
    <w:p w14:paraId="758A77BA" w14:textId="77777777" w:rsidR="00A33298" w:rsidRDefault="00221EDB">
      <w:pPr>
        <w:jc w:val="center"/>
        <w:rPr>
          <w:color w:val="000000" w:themeColor="text1"/>
          <w:lang w:val="en-GB"/>
        </w:rPr>
      </w:pPr>
      <w:r>
        <w:rPr>
          <w:rFonts w:ascii="仿宋" w:eastAsia="仿宋" w:hAnsi="仿宋" w:cs="Times New Roman" w:hint="eastAsia"/>
          <w:bCs/>
          <w:iCs/>
          <w:sz w:val="28"/>
          <w:szCs w:val="28"/>
        </w:rPr>
        <w:t>图</w:t>
      </w:r>
      <w:r w:rsidR="001D55B4">
        <w:rPr>
          <w:rFonts w:ascii="仿宋" w:eastAsia="仿宋" w:hAnsi="仿宋" w:cs="Times New Roman"/>
          <w:bCs/>
          <w:iCs/>
          <w:sz w:val="28"/>
          <w:szCs w:val="28"/>
        </w:rPr>
        <w:t>4</w:t>
      </w:r>
      <w:r>
        <w:rPr>
          <w:rFonts w:ascii="仿宋" w:eastAsia="仿宋" w:hAnsi="仿宋" w:cs="Times New Roman" w:hint="eastAsia"/>
          <w:bCs/>
          <w:iCs/>
          <w:sz w:val="28"/>
          <w:szCs w:val="28"/>
        </w:rPr>
        <w:t>-</w:t>
      </w:r>
      <w:r w:rsidR="00E9668F">
        <w:rPr>
          <w:rFonts w:ascii="仿宋" w:eastAsia="仿宋" w:hAnsi="仿宋" w:cs="Times New Roman"/>
          <w:bCs/>
          <w:iCs/>
          <w:sz w:val="28"/>
          <w:szCs w:val="28"/>
        </w:rPr>
        <w:t>7</w:t>
      </w:r>
      <w:r>
        <w:rPr>
          <w:rFonts w:ascii="仿宋" w:eastAsia="仿宋" w:hAnsi="仿宋" w:cs="Times New Roman" w:hint="eastAsia"/>
          <w:bCs/>
          <w:iCs/>
          <w:sz w:val="28"/>
          <w:szCs w:val="28"/>
        </w:rPr>
        <w:t>一种支持多粒度的</w:t>
      </w:r>
      <w:proofErr w:type="spellStart"/>
      <w:r>
        <w:rPr>
          <w:rFonts w:ascii="仿宋" w:eastAsia="仿宋" w:hAnsi="仿宋" w:cs="Times New Roman" w:hint="eastAsia"/>
          <w:bCs/>
          <w:iCs/>
          <w:sz w:val="28"/>
          <w:szCs w:val="28"/>
        </w:rPr>
        <w:t>FlexE</w:t>
      </w:r>
      <w:proofErr w:type="spellEnd"/>
      <w:r>
        <w:rPr>
          <w:rFonts w:ascii="仿宋" w:eastAsia="仿宋" w:hAnsi="仿宋" w:cs="Times New Roman"/>
          <w:bCs/>
          <w:iCs/>
          <w:sz w:val="28"/>
          <w:szCs w:val="28"/>
        </w:rPr>
        <w:t xml:space="preserve"> </w:t>
      </w:r>
      <w:r>
        <w:rPr>
          <w:rFonts w:ascii="仿宋" w:eastAsia="仿宋" w:hAnsi="仿宋" w:cs="Times New Roman" w:hint="eastAsia"/>
          <w:bCs/>
          <w:iCs/>
          <w:sz w:val="28"/>
          <w:szCs w:val="28"/>
        </w:rPr>
        <w:t>calend</w:t>
      </w:r>
      <w:r>
        <w:rPr>
          <w:rFonts w:ascii="仿宋" w:eastAsia="仿宋" w:hAnsi="仿宋" w:cs="Times New Roman"/>
          <w:bCs/>
          <w:iCs/>
          <w:sz w:val="28"/>
          <w:szCs w:val="28"/>
        </w:rPr>
        <w:t>ar slot</w:t>
      </w:r>
      <w:r>
        <w:rPr>
          <w:rFonts w:ascii="仿宋" w:eastAsia="仿宋" w:hAnsi="仿宋" w:cs="Times New Roman" w:hint="eastAsia"/>
          <w:bCs/>
          <w:iCs/>
          <w:sz w:val="28"/>
          <w:szCs w:val="28"/>
        </w:rPr>
        <w:t>编排算法</w:t>
      </w:r>
    </w:p>
    <w:p w14:paraId="5C2011B4" w14:textId="77777777" w:rsidR="00A33298" w:rsidRDefault="00221EDB">
      <w:pPr>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本报告</w:t>
      </w:r>
      <w:bookmarkStart w:id="267" w:name="OLE_LINK50"/>
      <w:bookmarkStart w:id="268" w:name="OLE_LINK53"/>
      <w:r>
        <w:rPr>
          <w:rFonts w:ascii="仿宋" w:eastAsia="仿宋" w:hAnsi="仿宋" w:cs="Times New Roman" w:hint="eastAsia"/>
          <w:sz w:val="28"/>
          <w:szCs w:val="28"/>
          <w:lang w:eastAsia="zh-Hans"/>
        </w:rPr>
        <w:t>根据电网业务特点</w:t>
      </w:r>
      <w:bookmarkStart w:id="269" w:name="OLE_LINK49"/>
      <w:bookmarkEnd w:id="267"/>
      <w:bookmarkEnd w:id="268"/>
      <w:r>
        <w:rPr>
          <w:rFonts w:ascii="仿宋" w:eastAsia="仿宋" w:hAnsi="仿宋" w:cs="Times New Roman" w:hint="eastAsia"/>
          <w:sz w:val="28"/>
          <w:szCs w:val="28"/>
          <w:lang w:eastAsia="zh-Hans"/>
        </w:rPr>
        <w:t>设计多种粒度组合方式</w:t>
      </w:r>
      <w:bookmarkEnd w:id="269"/>
      <w:r>
        <w:rPr>
          <w:rFonts w:ascii="仿宋" w:eastAsia="仿宋" w:hAnsi="仿宋" w:cs="Times New Roman" w:hint="eastAsia"/>
          <w:sz w:val="28"/>
          <w:szCs w:val="28"/>
          <w:lang w:eastAsia="zh-Hans"/>
        </w:rPr>
        <w:t>，例如</w:t>
      </w:r>
      <w:proofErr w:type="spellStart"/>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00M</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00M</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1</w:t>
      </w:r>
      <w:r>
        <w:rPr>
          <w:rFonts w:ascii="仿宋" w:eastAsia="仿宋" w:hAnsi="仿宋" w:cs="Times New Roman"/>
          <w:sz w:val="28"/>
          <w:szCs w:val="28"/>
          <w:lang w:eastAsia="zh-Hans"/>
        </w:rPr>
        <w:t>G</w:t>
      </w:r>
      <w:proofErr w:type="spellEnd"/>
      <w:r>
        <w:rPr>
          <w:rFonts w:ascii="仿宋" w:eastAsia="仿宋" w:hAnsi="仿宋" w:cs="Times New Roman" w:hint="eastAsia"/>
          <w:sz w:val="28"/>
          <w:szCs w:val="28"/>
          <w:lang w:eastAsia="zh-Hans"/>
        </w:rPr>
        <w:t>、</w:t>
      </w:r>
      <w:proofErr w:type="spellStart"/>
      <w:r>
        <w:rPr>
          <w:rFonts w:ascii="仿宋" w:eastAsia="仿宋" w:hAnsi="仿宋" w:cs="Times New Roman" w:hint="eastAsia"/>
          <w:sz w:val="28"/>
          <w:szCs w:val="28"/>
          <w:lang w:eastAsia="zh-Hans"/>
        </w:rPr>
        <w:t>5</w:t>
      </w:r>
      <w:r>
        <w:rPr>
          <w:rFonts w:ascii="仿宋" w:eastAsia="仿宋" w:hAnsi="仿宋" w:cs="Times New Roman"/>
          <w:sz w:val="28"/>
          <w:szCs w:val="28"/>
          <w:lang w:eastAsia="zh-Hans"/>
        </w:rPr>
        <w:t>G</w:t>
      </w:r>
      <w:proofErr w:type="spellEnd"/>
      <w:r>
        <w:rPr>
          <w:rFonts w:ascii="仿宋" w:eastAsia="仿宋" w:hAnsi="仿宋" w:cs="Times New Roman" w:hint="eastAsia"/>
          <w:sz w:val="28"/>
          <w:szCs w:val="28"/>
          <w:lang w:eastAsia="zh-Hans"/>
        </w:rPr>
        <w:t>，一个</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接口可以包括多个不同的组合粒度时隙。按照设计好的粒度从大到小的顺序（包含物理时隙的数量）依次进行调度。伪代码如</w:t>
      </w:r>
      <w:r>
        <w:rPr>
          <w:rFonts w:ascii="仿宋" w:eastAsia="仿宋" w:hAnsi="仿宋" w:cs="Times New Roman" w:hint="eastAsia"/>
          <w:sz w:val="28"/>
          <w:szCs w:val="28"/>
        </w:rPr>
        <w:t>算法2所示。</w:t>
      </w:r>
    </w:p>
    <w:tbl>
      <w:tblPr>
        <w:tblStyle w:val="affff1"/>
        <w:tblW w:w="0" w:type="auto"/>
        <w:tblBorders>
          <w:left w:val="none" w:sz="0" w:space="0" w:color="auto"/>
          <w:right w:val="none" w:sz="0" w:space="0" w:color="auto"/>
        </w:tblBorders>
        <w:tblLook w:val="04A0" w:firstRow="1" w:lastRow="0" w:firstColumn="1" w:lastColumn="0" w:noHBand="0" w:noVBand="1"/>
      </w:tblPr>
      <w:tblGrid>
        <w:gridCol w:w="8296"/>
      </w:tblGrid>
      <w:tr w:rsidR="00A33298" w14:paraId="1745734F" w14:textId="77777777">
        <w:tc>
          <w:tcPr>
            <w:tcW w:w="8296" w:type="dxa"/>
          </w:tcPr>
          <w:p w14:paraId="55541F66" w14:textId="77777777" w:rsidR="00A33298" w:rsidRDefault="00221EDB">
            <w:pPr>
              <w:rPr>
                <w:rFonts w:ascii="Times New Roman" w:eastAsia="宋体" w:hAnsi="Times New Roman" w:cs="Times New Roman"/>
                <w:color w:val="000000" w:themeColor="text1"/>
                <w:sz w:val="24"/>
              </w:rPr>
            </w:pPr>
            <w:r>
              <w:rPr>
                <w:rFonts w:ascii="Times New Roman" w:eastAsia="宋体" w:hAnsi="Times New Roman" w:cs="Times New Roman"/>
                <w:color w:val="000000" w:themeColor="text1"/>
                <w:sz w:val="24"/>
              </w:rPr>
              <w:t>算法</w:t>
            </w:r>
            <w:r>
              <w:rPr>
                <w:rFonts w:ascii="Times New Roman" w:eastAsia="宋体" w:hAnsi="Times New Roman" w:cs="Times New Roman" w:hint="eastAsia"/>
                <w:color w:val="000000" w:themeColor="text1"/>
                <w:sz w:val="24"/>
              </w:rPr>
              <w:t>2</w:t>
            </w:r>
            <w:r>
              <w:rPr>
                <w:rFonts w:ascii="Times New Roman" w:eastAsia="宋体" w:hAnsi="Times New Roman" w:cs="Times New Roman"/>
                <w:color w:val="000000" w:themeColor="text1"/>
                <w:sz w:val="24"/>
              </w:rPr>
              <w:t>：基于混合粒度的</w:t>
            </w:r>
            <w:r>
              <w:rPr>
                <w:rFonts w:ascii="Times New Roman" w:eastAsia="宋体" w:hAnsi="Times New Roman" w:cs="Times New Roman"/>
                <w:color w:val="000000" w:themeColor="text1"/>
                <w:sz w:val="24"/>
              </w:rPr>
              <w:t>calendar</w:t>
            </w:r>
            <w:r>
              <w:rPr>
                <w:rFonts w:ascii="Times New Roman" w:eastAsia="宋体" w:hAnsi="Times New Roman" w:cs="Times New Roman"/>
                <w:color w:val="000000" w:themeColor="text1"/>
                <w:sz w:val="24"/>
              </w:rPr>
              <w:t>时隙分配算法</w:t>
            </w:r>
          </w:p>
        </w:tc>
      </w:tr>
      <w:tr w:rsidR="00A33298" w14:paraId="2D055F68" w14:textId="77777777">
        <w:trPr>
          <w:trHeight w:val="1003"/>
        </w:trPr>
        <w:tc>
          <w:tcPr>
            <w:tcW w:w="8296" w:type="dxa"/>
          </w:tcPr>
          <w:p w14:paraId="5E655CB6" w14:textId="77777777"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输入：</w:t>
            </w:r>
            <w:r>
              <w:rPr>
                <w:rFonts w:ascii="Times New Roman" w:eastAsia="楷体" w:hAnsi="Times New Roman" w:cs="Times New Roman"/>
                <w:kern w:val="2"/>
                <w:sz w:val="28"/>
                <w:szCs w:val="28"/>
              </w:rPr>
              <w:t>1.</w:t>
            </w:r>
            <w:r>
              <w:rPr>
                <w:rFonts w:ascii="Times New Roman" w:eastAsia="楷体" w:hAnsi="Times New Roman" w:cs="Times New Roman"/>
                <w:kern w:val="2"/>
                <w:sz w:val="28"/>
                <w:szCs w:val="28"/>
              </w:rPr>
              <w:t>每种粒度的大小和各自对应的数量</w:t>
            </w:r>
          </w:p>
          <w:p w14:paraId="71A2A91A" w14:textId="77777777"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 xml:space="preserve">      2.</w:t>
            </w:r>
            <w:r>
              <w:rPr>
                <w:rFonts w:ascii="Times New Roman" w:eastAsia="楷体" w:hAnsi="Times New Roman" w:cs="Times New Roman"/>
                <w:kern w:val="2"/>
                <w:sz w:val="28"/>
                <w:szCs w:val="28"/>
              </w:rPr>
              <w:t>每个业务流对应的带宽：</w:t>
            </w:r>
          </w:p>
          <w:p w14:paraId="083E355F" w14:textId="77777777" w:rsidR="00A33298" w:rsidRDefault="00221EDB">
            <w:pPr>
              <w:widowControl w:val="0"/>
              <w:tabs>
                <w:tab w:val="left" w:pos="840"/>
              </w:tabs>
              <w:autoSpaceDE w:val="0"/>
              <w:autoSpaceDN w:val="0"/>
              <w:adjustRightInd w:val="0"/>
              <w:snapToGrid w:val="0"/>
              <w:spacing w:after="0" w:line="240" w:lineRule="auto"/>
              <w:rPr>
                <w:rFonts w:ascii="Times New Roman" w:eastAsia="楷体" w:hAnsi="Times New Roman" w:cs="Times New Roman"/>
                <w:kern w:val="2"/>
                <w:sz w:val="28"/>
                <w:szCs w:val="28"/>
              </w:rPr>
            </w:pPr>
            <w:r>
              <w:rPr>
                <w:rFonts w:ascii="Times New Roman" w:eastAsia="楷体" w:hAnsi="Times New Roman" w:cs="Times New Roman"/>
                <w:kern w:val="2"/>
                <w:sz w:val="28"/>
                <w:szCs w:val="28"/>
              </w:rPr>
              <w:t>输出：混合粒度组合方式</w:t>
            </w:r>
          </w:p>
          <w:p w14:paraId="559238C7"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宋体" w:hAnsi="Times New Roman" w:cs="Times New Roman"/>
                <w:color w:val="000000" w:themeColor="text1"/>
                <w:sz w:val="24"/>
              </w:rPr>
              <w:t xml:space="preserve"> 1.</w:t>
            </w:r>
            <w:r>
              <w:rPr>
                <w:rFonts w:ascii="Times New Roman" w:eastAsia="宋体" w:hAnsi="Times New Roman" w:cs="Times New Roman"/>
                <w:b/>
                <w:bCs/>
                <w:color w:val="000000" w:themeColor="text1"/>
                <w:sz w:val="24"/>
              </w:rPr>
              <w:t xml:space="preserve"> </w:t>
            </w:r>
            <w:proofErr w:type="spellStart"/>
            <w:r>
              <w:rPr>
                <w:rFonts w:ascii="Times New Roman" w:eastAsia="宋体" w:hAnsi="Times New Roman" w:cs="Times New Roman"/>
                <w:b/>
                <w:bCs/>
                <w:kern w:val="2"/>
                <w:sz w:val="28"/>
                <w:szCs w:val="28"/>
                <w:lang w:eastAsia="zh-Hans"/>
              </w:rPr>
              <w:t>for</w:t>
            </w:r>
            <w:r>
              <w:rPr>
                <w:rFonts w:ascii="Times New Roman" w:eastAsia="楷体" w:hAnsi="Times New Roman" w:cs="Times New Roman"/>
                <w:b/>
                <w:bCs/>
                <w:kern w:val="2"/>
                <w:sz w:val="28"/>
                <w:szCs w:val="28"/>
                <w:lang w:eastAsia="zh-Hans"/>
              </w:rPr>
              <w:t>in</w:t>
            </w:r>
            <w:proofErr w:type="spellEnd"/>
            <w:r>
              <w:rPr>
                <w:rFonts w:ascii="Times New Roman" w:eastAsia="楷体" w:hAnsi="Times New Roman" w:cs="Times New Roman"/>
                <w:kern w:val="2"/>
                <w:sz w:val="28"/>
                <w:szCs w:val="28"/>
                <w:lang w:eastAsia="zh-Hans"/>
              </w:rPr>
              <w:t xml:space="preserve"> </w:t>
            </w:r>
          </w:p>
          <w:p w14:paraId="65991E21"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rPr>
            </w:pPr>
            <w:r>
              <w:rPr>
                <w:rFonts w:ascii="Times New Roman" w:eastAsia="楷体" w:hAnsi="Times New Roman" w:cs="Times New Roman"/>
                <w:kern w:val="2"/>
                <w:sz w:val="28"/>
                <w:szCs w:val="28"/>
                <w:lang w:eastAsia="zh-Hans"/>
              </w:rPr>
              <w:t xml:space="preserve"> 2.   </w:t>
            </w:r>
            <w:r>
              <w:rPr>
                <w:rFonts w:ascii="Times New Roman" w:eastAsia="楷体" w:hAnsi="Times New Roman" w:cs="Times New Roman"/>
                <w:kern w:val="2"/>
                <w:sz w:val="28"/>
                <w:szCs w:val="28"/>
                <w:lang w:eastAsia="zh-Hans"/>
              </w:rPr>
              <w:t>例举出所有</w:t>
            </w:r>
            <w:r>
              <w:rPr>
                <w:rFonts w:ascii="Times New Roman" w:eastAsia="楷体" w:hAnsi="Times New Roman" w:cs="Times New Roman" w:hint="eastAsia"/>
                <w:kern w:val="2"/>
                <w:sz w:val="28"/>
                <w:szCs w:val="28"/>
              </w:rPr>
              <w:t>组合方式</w:t>
            </w:r>
            <w:r>
              <w:rPr>
                <w:rFonts w:ascii="Times New Roman" w:eastAsia="楷体" w:hAnsi="Times New Roman" w:cs="Times New Roman" w:hint="eastAsia"/>
                <w:kern w:val="2"/>
                <w:sz w:val="28"/>
                <w:szCs w:val="28"/>
              </w:rPr>
              <w:t>(</w:t>
            </w:r>
            <w:r>
              <w:rPr>
                <w:rFonts w:ascii="Times New Roman" w:eastAsia="楷体" w:hAnsi="Times New Roman" w:cs="Times New Roman"/>
                <w:kern w:val="2"/>
                <w:sz w:val="28"/>
                <w:szCs w:val="28"/>
              </w:rPr>
              <w:t>path</w:t>
            </w:r>
            <w:r>
              <w:rPr>
                <w:rFonts w:ascii="Times New Roman" w:eastAsia="楷体" w:hAnsi="Times New Roman" w:cs="Times New Roman" w:hint="eastAsia"/>
                <w:kern w:val="2"/>
                <w:sz w:val="28"/>
                <w:szCs w:val="28"/>
              </w:rPr>
              <w:t>)</w:t>
            </w:r>
          </w:p>
          <w:p w14:paraId="3E25D126"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3.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时隙数量</w:t>
            </w:r>
            <w:r>
              <w:rPr>
                <w:rFonts w:ascii="Times New Roman" w:eastAsia="楷体" w:hAnsi="Times New Roman" w:cs="Times New Roman"/>
                <w:kern w:val="2"/>
                <w:sz w:val="28"/>
                <w:szCs w:val="28"/>
                <w:lang w:eastAsia="zh-Hans"/>
              </w:rPr>
              <w:t>≥5 or</w:t>
            </w:r>
            <w:r>
              <w:rPr>
                <w:rFonts w:ascii="Times New Roman" w:eastAsia="楷体" w:hAnsi="Times New Roman" w:cs="Times New Roman"/>
                <w:kern w:val="2"/>
                <w:sz w:val="28"/>
                <w:szCs w:val="28"/>
                <w:lang w:eastAsia="zh-Hans"/>
              </w:rPr>
              <w:t>利用率</w:t>
            </w:r>
            <w:r>
              <w:rPr>
                <w:rFonts w:ascii="Times New Roman" w:eastAsia="楷体" w:hAnsi="Times New Roman" w:cs="Times New Roman"/>
                <w:kern w:val="2"/>
                <w:sz w:val="28"/>
                <w:szCs w:val="28"/>
                <w:lang w:eastAsia="zh-Hans"/>
              </w:rPr>
              <w:t>≤90%)</w:t>
            </w:r>
          </w:p>
          <w:p w14:paraId="4BD56DA1"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4.      </w:t>
            </w:r>
            <w:r>
              <w:rPr>
                <w:rFonts w:ascii="Times New Roman" w:eastAsia="楷体" w:hAnsi="Times New Roman" w:cs="Times New Roman"/>
                <w:b/>
                <w:bCs/>
                <w:kern w:val="2"/>
                <w:sz w:val="28"/>
                <w:szCs w:val="28"/>
                <w:lang w:eastAsia="zh-Hans"/>
              </w:rPr>
              <w:t>continue</w:t>
            </w:r>
          </w:p>
          <w:p w14:paraId="55DB96A0"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5.   </w:t>
            </w:r>
            <w:r>
              <w:rPr>
                <w:rFonts w:ascii="Times New Roman" w:eastAsia="楷体" w:hAnsi="Times New Roman" w:cs="Times New Roman"/>
                <w:b/>
                <w:bCs/>
                <w:kern w:val="2"/>
                <w:sz w:val="28"/>
                <w:szCs w:val="28"/>
                <w:lang w:eastAsia="zh-Hans"/>
              </w:rPr>
              <w:t>else</w:t>
            </w:r>
          </w:p>
          <w:p w14:paraId="642E497F"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6.     </w:t>
            </w:r>
            <w:r>
              <w:rPr>
                <w:rFonts w:ascii="Times New Roman" w:eastAsia="楷体" w:hAnsi="Times New Roman" w:cs="Times New Roman"/>
                <w:b/>
                <w:bCs/>
                <w:kern w:val="2"/>
                <w:sz w:val="28"/>
                <w:szCs w:val="28"/>
                <w:lang w:eastAsia="zh-Hans"/>
              </w:rPr>
              <w:t xml:space="preserve"> </w:t>
            </w:r>
            <w:proofErr w:type="spellStart"/>
            <w:r>
              <w:rPr>
                <w:rFonts w:ascii="Times New Roman" w:eastAsia="楷体" w:hAnsi="Times New Roman" w:cs="Times New Roman"/>
                <w:b/>
                <w:bCs/>
                <w:kern w:val="2"/>
                <w:sz w:val="28"/>
                <w:szCs w:val="28"/>
                <w:lang w:eastAsia="zh-Hans"/>
              </w:rPr>
              <w:t>list.add</w:t>
            </w:r>
            <w:proofErr w:type="spellEnd"/>
            <w:r>
              <w:rPr>
                <w:rFonts w:ascii="Times New Roman" w:eastAsia="楷体" w:hAnsi="Times New Roman" w:cs="Times New Roman"/>
                <w:b/>
                <w:bCs/>
                <w:kern w:val="2"/>
                <w:sz w:val="28"/>
                <w:szCs w:val="28"/>
                <w:lang w:eastAsia="zh-Hans"/>
              </w:rPr>
              <w:t>(path)</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将目前的输出加入到临时结果集中</w:t>
            </w:r>
          </w:p>
          <w:p w14:paraId="5EC67104"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7. </w:t>
            </w:r>
            <w:r>
              <w:rPr>
                <w:rFonts w:ascii="Times New Roman" w:eastAsia="楷体" w:hAnsi="Times New Roman" w:cs="Times New Roman"/>
                <w:b/>
                <w:bCs/>
                <w:kern w:val="2"/>
                <w:sz w:val="28"/>
                <w:szCs w:val="28"/>
                <w:lang w:eastAsia="zh-Hans"/>
              </w:rPr>
              <w:t>end for</w:t>
            </w:r>
          </w:p>
          <w:p w14:paraId="7DEA8529"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8. </w:t>
            </w:r>
            <w:proofErr w:type="gramStart"/>
            <w:r>
              <w:rPr>
                <w:rFonts w:ascii="Times New Roman" w:eastAsia="楷体" w:hAnsi="Times New Roman" w:cs="Times New Roman"/>
                <w:b/>
                <w:bCs/>
                <w:kern w:val="2"/>
                <w:sz w:val="28"/>
                <w:szCs w:val="28"/>
                <w:lang w:eastAsia="zh-Hans"/>
              </w:rPr>
              <w:t>for</w:t>
            </w:r>
            <w:r>
              <w:rPr>
                <w:rFonts w:ascii="Times New Roman" w:eastAsia="楷体" w:hAnsi="Times New Roman" w:cs="Times New Roman"/>
                <w:kern w:val="2"/>
                <w:sz w:val="28"/>
                <w:szCs w:val="28"/>
                <w:lang w:eastAsia="zh-Hans"/>
              </w:rPr>
              <w:t>(</w:t>
            </w:r>
            <w:proofErr w:type="gramEnd"/>
            <w:r>
              <w:rPr>
                <w:rFonts w:ascii="Times New Roman" w:eastAsia="楷体" w:hAnsi="Times New Roman" w:cs="Times New Roman"/>
                <w:kern w:val="2"/>
                <w:sz w:val="28"/>
                <w:szCs w:val="28"/>
                <w:lang w:eastAsia="zh-Hans"/>
              </w:rPr>
              <w:t xml:space="preserve">path in </w:t>
            </w:r>
            <w:proofErr w:type="spellStart"/>
            <w:r>
              <w:rPr>
                <w:rFonts w:ascii="Times New Roman" w:eastAsia="楷体" w:hAnsi="Times New Roman" w:cs="Times New Roman"/>
                <w:kern w:val="2"/>
                <w:sz w:val="28"/>
                <w:szCs w:val="28"/>
                <w:lang w:eastAsia="zh-Hans"/>
              </w:rPr>
              <w:t>path_list</w:t>
            </w:r>
            <w:proofErr w:type="spellEnd"/>
            <w:r>
              <w:rPr>
                <w:rFonts w:ascii="Times New Roman" w:eastAsia="楷体" w:hAnsi="Times New Roman" w:cs="Times New Roman"/>
                <w:kern w:val="2"/>
                <w:sz w:val="28"/>
                <w:szCs w:val="28"/>
                <w:lang w:eastAsia="zh-Hans"/>
              </w:rPr>
              <w:t>):</w:t>
            </w:r>
          </w:p>
          <w:p w14:paraId="29036683"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9.      </w:t>
            </w:r>
            <w:r>
              <w:rPr>
                <w:rFonts w:ascii="Times New Roman" w:eastAsia="楷体" w:hAnsi="Times New Roman" w:cs="Times New Roman"/>
                <w:b/>
                <w:bCs/>
                <w:kern w:val="2"/>
                <w:sz w:val="28"/>
                <w:szCs w:val="28"/>
                <w:lang w:eastAsia="zh-Hans"/>
              </w:rPr>
              <w:t>if</w:t>
            </w:r>
            <w:r>
              <w:rPr>
                <w:rFonts w:ascii="Times New Roman" w:eastAsia="楷体" w:hAnsi="Times New Roman" w:cs="Times New Roman"/>
                <w:kern w:val="2"/>
                <w:sz w:val="28"/>
                <w:szCs w:val="28"/>
                <w:lang w:eastAsia="zh-Hans"/>
              </w:rPr>
              <w:t>(path≤</w:t>
            </w:r>
            <w:r>
              <w:rPr>
                <w:rFonts w:ascii="Times New Roman" w:eastAsia="楷体" w:hAnsi="Times New Roman" w:cs="Times New Roman"/>
                <w:kern w:val="2"/>
                <w:sz w:val="28"/>
                <w:szCs w:val="28"/>
                <w:lang w:eastAsia="zh-Hans"/>
              </w:rPr>
              <w:t>总的时隙数</w:t>
            </w:r>
            <w:r>
              <w:rPr>
                <w:rFonts w:ascii="Times New Roman" w:eastAsia="楷体" w:hAnsi="Times New Roman" w:cs="Times New Roman"/>
                <w:kern w:val="2"/>
                <w:sz w:val="28"/>
                <w:szCs w:val="28"/>
                <w:lang w:eastAsia="zh-Hans"/>
              </w:rPr>
              <w:t xml:space="preserve"> and </w:t>
            </w:r>
            <w:r>
              <w:rPr>
                <w:rFonts w:ascii="Times New Roman" w:eastAsia="楷体" w:hAnsi="Times New Roman" w:cs="Times New Roman"/>
                <w:kern w:val="2"/>
                <w:sz w:val="28"/>
                <w:szCs w:val="28"/>
                <w:lang w:eastAsia="zh-Hans"/>
              </w:rPr>
              <w:t>总的利用率</w:t>
            </w:r>
            <w:r>
              <w:rPr>
                <w:rFonts w:ascii="Times New Roman" w:eastAsia="楷体" w:hAnsi="Times New Roman" w:cs="Times New Roman"/>
                <w:kern w:val="2"/>
                <w:sz w:val="28"/>
                <w:szCs w:val="28"/>
                <w:lang w:eastAsia="zh-Hans"/>
              </w:rPr>
              <w:t>≥95%):</w:t>
            </w:r>
          </w:p>
          <w:p w14:paraId="028089BC"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10.        Continue</w:t>
            </w:r>
          </w:p>
          <w:p w14:paraId="1830921E"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11.     </w:t>
            </w:r>
            <w:r>
              <w:rPr>
                <w:rFonts w:ascii="Times New Roman" w:eastAsia="楷体" w:hAnsi="Times New Roman" w:cs="Times New Roman"/>
                <w:b/>
                <w:bCs/>
                <w:kern w:val="2"/>
                <w:sz w:val="28"/>
                <w:szCs w:val="28"/>
                <w:lang w:eastAsia="zh-Hans"/>
              </w:rPr>
              <w:t>else</w:t>
            </w:r>
          </w:p>
          <w:p w14:paraId="1A6251CF"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12.        </w:t>
            </w:r>
            <w:r>
              <w:rPr>
                <w:rFonts w:ascii="Times New Roman" w:eastAsia="楷体" w:hAnsi="Times New Roman" w:cs="Times New Roman"/>
                <w:kern w:val="2"/>
                <w:sz w:val="28"/>
                <w:szCs w:val="28"/>
                <w:lang w:eastAsia="zh-Hans"/>
              </w:rPr>
              <w:t>移除不符合条件的组合方式</w:t>
            </w:r>
          </w:p>
          <w:p w14:paraId="48E93290"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b/>
                <w:bCs/>
                <w:kern w:val="2"/>
                <w:sz w:val="28"/>
                <w:szCs w:val="28"/>
                <w:lang w:eastAsia="zh-Hans"/>
              </w:rPr>
            </w:pPr>
            <w:r>
              <w:rPr>
                <w:rFonts w:ascii="Times New Roman" w:eastAsia="楷体" w:hAnsi="Times New Roman" w:cs="Times New Roman"/>
                <w:kern w:val="2"/>
                <w:sz w:val="28"/>
                <w:szCs w:val="28"/>
                <w:lang w:eastAsia="zh-Hans"/>
              </w:rPr>
              <w:lastRenderedPageBreak/>
              <w:t xml:space="preserve"> 13. </w:t>
            </w:r>
            <w:r>
              <w:rPr>
                <w:rFonts w:ascii="Times New Roman" w:eastAsia="楷体" w:hAnsi="Times New Roman" w:cs="Times New Roman"/>
                <w:b/>
                <w:bCs/>
                <w:kern w:val="2"/>
                <w:sz w:val="28"/>
                <w:szCs w:val="28"/>
                <w:lang w:eastAsia="zh-Hans"/>
              </w:rPr>
              <w:t>end for</w:t>
            </w:r>
          </w:p>
          <w:p w14:paraId="35459947"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14. </w:t>
            </w:r>
            <w:r>
              <w:rPr>
                <w:rFonts w:ascii="Times New Roman" w:eastAsia="楷体" w:hAnsi="Times New Roman" w:cs="Times New Roman"/>
                <w:b/>
                <w:bCs/>
                <w:kern w:val="2"/>
                <w:sz w:val="28"/>
                <w:szCs w:val="28"/>
                <w:lang w:eastAsia="zh-Hans"/>
              </w:rPr>
              <w:t>end for</w:t>
            </w:r>
          </w:p>
          <w:p w14:paraId="4A15FFE6" w14:textId="77777777" w:rsidR="00A33298" w:rsidRDefault="00221EDB">
            <w:pPr>
              <w:pStyle w:val="affffffffffff8"/>
              <w:widowControl w:val="0"/>
              <w:snapToGrid w:val="0"/>
              <w:spacing w:after="0" w:line="240" w:lineRule="auto"/>
              <w:ind w:left="357" w:firstLineChars="0" w:hanging="357"/>
              <w:jc w:val="both"/>
              <w:rPr>
                <w:rFonts w:ascii="Times New Roman" w:eastAsia="楷体" w:hAnsi="Times New Roman" w:cs="Times New Roman"/>
                <w:kern w:val="2"/>
                <w:sz w:val="28"/>
                <w:szCs w:val="28"/>
                <w:lang w:eastAsia="zh-Hans"/>
              </w:rPr>
            </w:pPr>
            <w:r>
              <w:rPr>
                <w:rFonts w:ascii="Times New Roman" w:eastAsia="楷体" w:hAnsi="Times New Roman" w:cs="Times New Roman"/>
                <w:kern w:val="2"/>
                <w:sz w:val="28"/>
                <w:szCs w:val="28"/>
                <w:lang w:eastAsia="zh-Hans"/>
              </w:rPr>
              <w:t xml:space="preserve"> 15. </w:t>
            </w:r>
            <w:r>
              <w:rPr>
                <w:rFonts w:ascii="Times New Roman" w:eastAsia="楷体" w:hAnsi="Times New Roman" w:cs="Times New Roman"/>
                <w:b/>
                <w:bCs/>
                <w:kern w:val="2"/>
                <w:sz w:val="28"/>
                <w:szCs w:val="28"/>
                <w:lang w:eastAsia="zh-Hans"/>
              </w:rPr>
              <w:t>path = max</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计算每种可能性的利用率</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颗粒数</w:t>
            </w:r>
            <w:r>
              <w:rPr>
                <w:rFonts w:ascii="Times New Roman" w:eastAsia="楷体" w:hAnsi="Times New Roman" w:cs="Times New Roman"/>
                <w:kern w:val="2"/>
                <w:sz w:val="28"/>
                <w:szCs w:val="28"/>
                <w:lang w:eastAsia="zh-Hans"/>
              </w:rPr>
              <w:t>)//</w:t>
            </w:r>
            <w:r>
              <w:rPr>
                <w:rFonts w:ascii="Times New Roman" w:eastAsia="楷体" w:hAnsi="Times New Roman" w:cs="Times New Roman"/>
                <w:kern w:val="2"/>
                <w:sz w:val="28"/>
                <w:szCs w:val="28"/>
                <w:lang w:eastAsia="zh-Hans"/>
              </w:rPr>
              <w:t>函数</w:t>
            </w:r>
          </w:p>
          <w:p w14:paraId="490702DB" w14:textId="77777777" w:rsidR="00A33298" w:rsidRDefault="00221EDB">
            <w:pPr>
              <w:pStyle w:val="affffffffffff8"/>
              <w:widowControl w:val="0"/>
              <w:snapToGrid w:val="0"/>
              <w:spacing w:after="0" w:line="240" w:lineRule="auto"/>
              <w:ind w:left="357" w:firstLineChars="0" w:hanging="357"/>
              <w:jc w:val="both"/>
              <w:rPr>
                <w:rFonts w:ascii="Times New Roman" w:eastAsia="宋体" w:hAnsi="Times New Roman" w:cs="Times New Roman"/>
                <w:color w:val="000000" w:themeColor="text1"/>
                <w:sz w:val="24"/>
              </w:rPr>
            </w:pPr>
            <w:r>
              <w:rPr>
                <w:rFonts w:ascii="Times New Roman" w:eastAsia="楷体" w:hAnsi="Times New Roman" w:cs="Times New Roman"/>
                <w:kern w:val="2"/>
                <w:sz w:val="28"/>
                <w:szCs w:val="28"/>
                <w:lang w:eastAsia="zh-Hans"/>
              </w:rPr>
              <w:t xml:space="preserve"> 16. </w:t>
            </w:r>
            <w:r>
              <w:rPr>
                <w:rFonts w:ascii="Times New Roman" w:eastAsia="楷体" w:hAnsi="Times New Roman" w:cs="Times New Roman"/>
                <w:b/>
                <w:bCs/>
                <w:kern w:val="2"/>
                <w:sz w:val="28"/>
                <w:szCs w:val="28"/>
                <w:lang w:eastAsia="zh-Hans"/>
              </w:rPr>
              <w:t>return path</w:t>
            </w:r>
          </w:p>
        </w:tc>
      </w:tr>
    </w:tbl>
    <w:p w14:paraId="4229D613" w14:textId="77777777" w:rsidR="00B4793C" w:rsidRDefault="00B4793C" w:rsidP="00B4793C">
      <w:pPr>
        <w:spacing w:line="360" w:lineRule="auto"/>
        <w:ind w:firstLineChars="200" w:firstLine="560"/>
        <w:jc w:val="center"/>
        <w:rPr>
          <w:rFonts w:ascii="仿宋" w:eastAsia="仿宋" w:hAnsi="仿宋" w:cs="Times New Roman"/>
          <w:sz w:val="28"/>
          <w:szCs w:val="28"/>
        </w:rPr>
      </w:pPr>
      <w:bookmarkStart w:id="270" w:name="_Toc14536668"/>
      <w:bookmarkStart w:id="271" w:name="_Toc39068113"/>
      <w:bookmarkStart w:id="272" w:name="_Toc2002486553_WPSOffice_Level1"/>
      <w:bookmarkStart w:id="273" w:name="_Toc618527244_WPSOffice_Level1"/>
      <w:bookmarkStart w:id="274" w:name="_Toc14539394"/>
      <w:bookmarkStart w:id="275" w:name="_Toc87276159"/>
      <w:bookmarkStart w:id="276" w:name="_Toc14539076"/>
    </w:p>
    <w:p w14:paraId="5A0660B5" w14:textId="77777777" w:rsidR="00B4793C" w:rsidRDefault="00B4793C" w:rsidP="00B4793C">
      <w:pPr>
        <w:spacing w:line="360" w:lineRule="auto"/>
        <w:ind w:firstLineChars="200" w:firstLine="480"/>
        <w:jc w:val="center"/>
        <w:rPr>
          <w:rFonts w:ascii="仿宋" w:eastAsia="仿宋" w:hAnsi="仿宋" w:cs="Times New Roman"/>
          <w:sz w:val="28"/>
          <w:szCs w:val="28"/>
        </w:rPr>
      </w:pPr>
      <w:r>
        <w:rPr>
          <w:rFonts w:ascii="Helvetica" w:hAnsi="Helvetica" w:cs="Helvetica"/>
          <w:noProof/>
          <w:sz w:val="24"/>
          <w:szCs w:val="24"/>
        </w:rPr>
        <w:drawing>
          <wp:inline distT="0" distB="0" distL="0" distR="0" wp14:anchorId="7C3FDEA1" wp14:editId="394CC412">
            <wp:extent cx="2809875" cy="1696720"/>
            <wp:effectExtent l="0" t="0" r="0" b="5080"/>
            <wp:docPr id="118" name="图片 11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表, 条形图&#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821425" cy="1704200"/>
                    </a:xfrm>
                    <a:prstGeom prst="rect">
                      <a:avLst/>
                    </a:prstGeom>
                    <a:noFill/>
                    <a:ln>
                      <a:noFill/>
                    </a:ln>
                  </pic:spPr>
                </pic:pic>
              </a:graphicData>
            </a:graphic>
          </wp:inline>
        </w:drawing>
      </w:r>
    </w:p>
    <w:p w14:paraId="41B8D65F" w14:textId="77777777" w:rsidR="00B4793C" w:rsidRDefault="00B4793C" w:rsidP="00B4793C">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8</w:t>
      </w:r>
      <w:r>
        <w:rPr>
          <w:rFonts w:ascii="仿宋" w:eastAsia="仿宋" w:hAnsi="仿宋" w:cs="Times New Roman" w:hint="eastAsia"/>
          <w:sz w:val="28"/>
          <w:szCs w:val="28"/>
        </w:rPr>
        <w:t>不同流量负载下不同编排机制承载的客户端数量</w:t>
      </w:r>
    </w:p>
    <w:p w14:paraId="6B04D373" w14:textId="77777777" w:rsidR="00B4793C" w:rsidRDefault="00B4793C" w:rsidP="00B4793C">
      <w:pPr>
        <w:spacing w:line="360" w:lineRule="auto"/>
        <w:ind w:firstLineChars="200" w:firstLine="560"/>
        <w:jc w:val="both"/>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8</w:t>
      </w:r>
      <w:r>
        <w:rPr>
          <w:rFonts w:ascii="仿宋" w:eastAsia="仿宋" w:hAnsi="仿宋" w:cs="Times New Roman" w:hint="eastAsia"/>
          <w:sz w:val="28"/>
          <w:szCs w:val="28"/>
        </w:rPr>
        <w:t>显示了在不同流量负载下，传统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时隙编排机制与基于混合粒度的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时隙编排机制承载的客户端数量，由于传统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机制的时隙分配方案使用的是静态的时隙分配表，每</w:t>
      </w:r>
      <w:proofErr w:type="spellStart"/>
      <w:r>
        <w:rPr>
          <w:rFonts w:ascii="仿宋" w:eastAsia="仿宋" w:hAnsi="仿宋" w:cs="Times New Roman" w:hint="eastAsia"/>
          <w:sz w:val="28"/>
          <w:szCs w:val="28"/>
        </w:rPr>
        <w:t>1</w:t>
      </w:r>
      <w:r>
        <w:rPr>
          <w:rFonts w:ascii="仿宋" w:eastAsia="仿宋" w:hAnsi="仿宋" w:cs="Times New Roman"/>
          <w:sz w:val="28"/>
          <w:szCs w:val="28"/>
        </w:rPr>
        <w:t>00G</w:t>
      </w:r>
      <w:proofErr w:type="spellEnd"/>
      <w:r>
        <w:rPr>
          <w:rFonts w:ascii="仿宋" w:eastAsia="仿宋" w:hAnsi="仿宋" w:cs="Times New Roman"/>
          <w:sz w:val="28"/>
          <w:szCs w:val="28"/>
        </w:rPr>
        <w:t xml:space="preserve"> PHY</w:t>
      </w:r>
      <w:r>
        <w:rPr>
          <w:rFonts w:ascii="仿宋" w:eastAsia="仿宋" w:hAnsi="仿宋" w:cs="Times New Roman" w:hint="eastAsia"/>
          <w:sz w:val="28"/>
          <w:szCs w:val="28"/>
        </w:rPr>
        <w:t>最多能承载2</w:t>
      </w:r>
      <w:r>
        <w:rPr>
          <w:rFonts w:ascii="仿宋" w:eastAsia="仿宋" w:hAnsi="仿宋" w:cs="Times New Roman"/>
          <w:sz w:val="28"/>
          <w:szCs w:val="28"/>
        </w:rPr>
        <w:t>0</w:t>
      </w:r>
      <w:r>
        <w:rPr>
          <w:rFonts w:ascii="仿宋" w:eastAsia="仿宋" w:hAnsi="仿宋" w:cs="Times New Roman" w:hint="eastAsia"/>
          <w:sz w:val="28"/>
          <w:szCs w:val="28"/>
        </w:rPr>
        <w:t>个客户端，而实际传输的客户端流量大小并非都在</w:t>
      </w:r>
      <w:proofErr w:type="spellStart"/>
      <w:r>
        <w:rPr>
          <w:rFonts w:ascii="仿宋" w:eastAsia="仿宋" w:hAnsi="仿宋" w:cs="Times New Roman" w:hint="eastAsia"/>
          <w:sz w:val="28"/>
          <w:szCs w:val="28"/>
        </w:rPr>
        <w:t>5Gbp</w:t>
      </w:r>
      <w:proofErr w:type="spellEnd"/>
      <w:r>
        <w:rPr>
          <w:rFonts w:ascii="仿宋" w:eastAsia="仿宋" w:hAnsi="仿宋" w:cs="Times New Roman" w:hint="eastAsia"/>
          <w:sz w:val="28"/>
          <w:szCs w:val="28"/>
        </w:rPr>
        <w:t>范围内，而为了达到业务隔离型的要求，这种方式可以承载的客户端数量大多数要小于2</w:t>
      </w:r>
      <w:r>
        <w:rPr>
          <w:rFonts w:ascii="仿宋" w:eastAsia="仿宋" w:hAnsi="仿宋" w:cs="Times New Roman"/>
          <w:sz w:val="28"/>
          <w:szCs w:val="28"/>
        </w:rPr>
        <w:t>0</w:t>
      </w:r>
      <w:r>
        <w:rPr>
          <w:rFonts w:ascii="仿宋" w:eastAsia="仿宋" w:hAnsi="仿宋" w:cs="Times New Roman" w:hint="eastAsia"/>
          <w:sz w:val="28"/>
          <w:szCs w:val="28"/>
        </w:rPr>
        <w:t>，而基于混合粒度的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时隙编排机制通过对Calendar</w:t>
      </w:r>
      <w:r>
        <w:rPr>
          <w:rFonts w:ascii="仿宋" w:eastAsia="仿宋" w:hAnsi="仿宋" w:cs="Times New Roman"/>
          <w:sz w:val="28"/>
          <w:szCs w:val="28"/>
        </w:rPr>
        <w:t>进行不同粒度的时隙划分</w:t>
      </w:r>
      <w:r>
        <w:rPr>
          <w:rFonts w:ascii="仿宋" w:eastAsia="仿宋" w:hAnsi="仿宋" w:cs="Times New Roman" w:hint="eastAsia"/>
          <w:sz w:val="28"/>
          <w:szCs w:val="28"/>
        </w:rPr>
        <w:t>，</w:t>
      </w:r>
      <w:r>
        <w:rPr>
          <w:rFonts w:ascii="仿宋" w:eastAsia="仿宋" w:hAnsi="仿宋" w:cs="Times New Roman"/>
          <w:sz w:val="28"/>
          <w:szCs w:val="28"/>
        </w:rPr>
        <w:t>获得混合粒度的</w:t>
      </w:r>
      <w:r>
        <w:rPr>
          <w:rFonts w:ascii="仿宋" w:eastAsia="仿宋" w:hAnsi="仿宋" w:cs="Times New Roman" w:hint="eastAsia"/>
          <w:sz w:val="28"/>
          <w:szCs w:val="28"/>
        </w:rPr>
        <w:t>时隙分配表，</w:t>
      </w:r>
      <w:r>
        <w:rPr>
          <w:rFonts w:ascii="仿宋" w:eastAsia="仿宋" w:hAnsi="仿宋" w:cs="Times New Roman"/>
          <w:sz w:val="28"/>
          <w:szCs w:val="28"/>
        </w:rPr>
        <w:t>再基于待传输数据流的大小以及传输时隙的粒度</w:t>
      </w:r>
      <w:r>
        <w:rPr>
          <w:rFonts w:ascii="仿宋" w:eastAsia="仿宋" w:hAnsi="仿宋" w:cs="Times New Roman" w:hint="eastAsia"/>
          <w:sz w:val="28"/>
          <w:szCs w:val="28"/>
        </w:rPr>
        <w:t>，采用动态规划的思想，为各个待传输数据流分配最佳的时隙，保证业务隔离性的同时最大限度提高带宽利用率，从而具有更强的能力创建或者配置出更多的时隙通道提供给用户。如图8</w:t>
      </w:r>
      <w:r>
        <w:rPr>
          <w:rFonts w:ascii="仿宋" w:eastAsia="仿宋" w:hAnsi="仿宋" w:cs="Times New Roman"/>
          <w:sz w:val="28"/>
          <w:szCs w:val="28"/>
        </w:rPr>
        <w:t>-</w:t>
      </w:r>
      <w:r>
        <w:rPr>
          <w:rFonts w:ascii="仿宋" w:eastAsia="仿宋" w:hAnsi="仿宋" w:cs="Times New Roman" w:hint="eastAsia"/>
          <w:sz w:val="28"/>
          <w:szCs w:val="28"/>
        </w:rPr>
        <w:t>21显示的结果可以看出在相同的流量负载下，混合粒度机制能够承载更多的客户端，在保证智能配</w:t>
      </w:r>
      <w:r>
        <w:rPr>
          <w:rFonts w:ascii="仿宋" w:eastAsia="仿宋" w:hAnsi="仿宋" w:cs="Times New Roman" w:hint="eastAsia"/>
          <w:sz w:val="28"/>
          <w:szCs w:val="28"/>
        </w:rPr>
        <w:lastRenderedPageBreak/>
        <w:t>电通信网业务隔离性、低时延等条件下，实现电力通信网络切片资源最优化分配。</w:t>
      </w:r>
    </w:p>
    <w:p w14:paraId="3330D3EC" w14:textId="77777777" w:rsidR="00B4793C" w:rsidRDefault="00B4793C" w:rsidP="00B4793C">
      <w:pPr>
        <w:spacing w:line="360" w:lineRule="auto"/>
        <w:ind w:firstLineChars="200" w:firstLine="480"/>
        <w:jc w:val="center"/>
        <w:rPr>
          <w:rFonts w:ascii="仿宋" w:eastAsia="仿宋" w:hAnsi="仿宋" w:cs="Times New Roman"/>
          <w:sz w:val="28"/>
          <w:szCs w:val="28"/>
        </w:rPr>
      </w:pPr>
      <w:r>
        <w:rPr>
          <w:rFonts w:ascii="Helvetica" w:hAnsi="Helvetica" w:cs="Helvetica"/>
          <w:noProof/>
          <w:sz w:val="24"/>
          <w:szCs w:val="24"/>
        </w:rPr>
        <w:drawing>
          <wp:inline distT="0" distB="0" distL="0" distR="0" wp14:anchorId="510AAA80" wp14:editId="213BC0AD">
            <wp:extent cx="2984500" cy="1802765"/>
            <wp:effectExtent l="0" t="0" r="0" b="635"/>
            <wp:docPr id="122" name="图片 1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00639" cy="1812449"/>
                    </a:xfrm>
                    <a:prstGeom prst="rect">
                      <a:avLst/>
                    </a:prstGeom>
                    <a:noFill/>
                    <a:ln>
                      <a:noFill/>
                    </a:ln>
                  </pic:spPr>
                </pic:pic>
              </a:graphicData>
            </a:graphic>
          </wp:inline>
        </w:drawing>
      </w:r>
    </w:p>
    <w:p w14:paraId="733EC2FF" w14:textId="77777777" w:rsidR="00B4793C" w:rsidRDefault="00B4793C" w:rsidP="00B4793C">
      <w:pPr>
        <w:spacing w:line="360" w:lineRule="auto"/>
        <w:ind w:firstLineChars="200" w:firstLine="560"/>
        <w:jc w:val="center"/>
        <w:rPr>
          <w:rFonts w:ascii="仿宋" w:eastAsia="仿宋" w:hAnsi="仿宋" w:cs="Times New Roman"/>
          <w:sz w:val="28"/>
          <w:szCs w:val="28"/>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9</w:t>
      </w:r>
      <w:r>
        <w:rPr>
          <w:rFonts w:ascii="仿宋" w:eastAsia="仿宋" w:hAnsi="仿宋" w:cs="Times New Roman" w:hint="eastAsia"/>
          <w:sz w:val="28"/>
          <w:szCs w:val="28"/>
        </w:rPr>
        <w:t>不同时隙编排机制在不同时刻时隙资源的利用率</w:t>
      </w:r>
    </w:p>
    <w:p w14:paraId="49CBAEAA" w14:textId="77777777" w:rsidR="00B4793C" w:rsidRPr="00C54C26" w:rsidRDefault="00B4793C" w:rsidP="00B4793C">
      <w:pPr>
        <w:spacing w:line="360" w:lineRule="auto"/>
        <w:ind w:firstLineChars="200" w:firstLine="560"/>
        <w:jc w:val="both"/>
        <w:rPr>
          <w:rFonts w:ascii="仿宋" w:eastAsia="仿宋" w:hAnsi="仿宋" w:cs="Times New Roman"/>
          <w:sz w:val="28"/>
          <w:szCs w:val="28"/>
          <w:lang w:val="en-GB"/>
        </w:rPr>
      </w:pPr>
      <w:r>
        <w:rPr>
          <w:rFonts w:ascii="仿宋" w:eastAsia="仿宋" w:hAnsi="仿宋" w:cs="Times New Roman" w:hint="eastAsia"/>
          <w:sz w:val="28"/>
          <w:szCs w:val="28"/>
        </w:rPr>
        <w:t>图</w:t>
      </w:r>
      <w:r>
        <w:rPr>
          <w:rFonts w:ascii="仿宋" w:eastAsia="仿宋" w:hAnsi="仿宋" w:cs="Times New Roman"/>
          <w:sz w:val="28"/>
          <w:szCs w:val="28"/>
        </w:rPr>
        <w:t>4-</w:t>
      </w:r>
      <w:r w:rsidR="00E9668F">
        <w:rPr>
          <w:rFonts w:ascii="仿宋" w:eastAsia="仿宋" w:hAnsi="仿宋" w:cs="Times New Roman"/>
          <w:sz w:val="28"/>
          <w:szCs w:val="28"/>
        </w:rPr>
        <w:t>9</w:t>
      </w:r>
      <w:r>
        <w:rPr>
          <w:rFonts w:ascii="仿宋" w:eastAsia="仿宋" w:hAnsi="仿宋" w:cs="Times New Roman" w:hint="eastAsia"/>
          <w:sz w:val="28"/>
          <w:szCs w:val="28"/>
        </w:rPr>
        <w:t>显示了不同时隙编排机制在不同时刻时隙资源的利用率。本报告提出的方法在不同时间点的时隙资源利用率均高于</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传统时隙分配机制，因为，</w:t>
      </w:r>
      <w:r>
        <w:rPr>
          <w:rFonts w:ascii="仿宋" w:eastAsia="仿宋" w:hAnsi="仿宋" w:cs="Times New Roman"/>
          <w:sz w:val="28"/>
          <w:szCs w:val="28"/>
        </w:rPr>
        <w:t>不同</w:t>
      </w:r>
      <w:r>
        <w:rPr>
          <w:rFonts w:ascii="仿宋" w:eastAsia="仿宋" w:hAnsi="仿宋" w:cs="Times New Roman" w:hint="eastAsia"/>
          <w:sz w:val="28"/>
          <w:szCs w:val="28"/>
        </w:rPr>
        <w:t>客户端所需的时隙数量和种类</w:t>
      </w:r>
      <w:r>
        <w:rPr>
          <w:rFonts w:ascii="仿宋" w:eastAsia="仿宋" w:hAnsi="仿宋" w:cs="Times New Roman"/>
          <w:sz w:val="28"/>
          <w:szCs w:val="28"/>
        </w:rPr>
        <w:t>可以根据实际需要进行配置</w:t>
      </w:r>
      <w:r>
        <w:rPr>
          <w:rFonts w:ascii="仿宋" w:eastAsia="仿宋" w:hAnsi="仿宋" w:cs="Times New Roman" w:hint="eastAsia"/>
          <w:sz w:val="28"/>
          <w:szCs w:val="28"/>
        </w:rPr>
        <w:t>，而传统</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时隙编排机制的的大多数客户端不会一接近链路容量的速率进行传输，所以对时隙资源的利用率低于混合粒度时隙编排机制。</w:t>
      </w:r>
    </w:p>
    <w:p w14:paraId="25F89DAE" w14:textId="77777777" w:rsidR="00A33298" w:rsidRDefault="00221EDB">
      <w:pPr>
        <w:pStyle w:val="13"/>
        <w:rPr>
          <w:color w:val="auto"/>
        </w:rPr>
      </w:pPr>
      <w:r>
        <w:rPr>
          <w:rFonts w:hint="eastAsia"/>
          <w:color w:val="auto"/>
        </w:rPr>
        <w:t>创新点</w:t>
      </w:r>
      <w:bookmarkEnd w:id="270"/>
      <w:bookmarkEnd w:id="271"/>
      <w:bookmarkEnd w:id="272"/>
      <w:bookmarkEnd w:id="273"/>
      <w:bookmarkEnd w:id="274"/>
      <w:bookmarkEnd w:id="275"/>
      <w:bookmarkEnd w:id="276"/>
    </w:p>
    <w:p w14:paraId="4DC5E198" w14:textId="77777777" w:rsidR="00A33298" w:rsidRDefault="00221EDB">
      <w:pPr>
        <w:spacing w:line="360" w:lineRule="auto"/>
        <w:ind w:firstLineChars="200" w:firstLine="560"/>
        <w:jc w:val="both"/>
        <w:rPr>
          <w:rFonts w:ascii="仿宋" w:eastAsia="仿宋" w:hAnsi="仿宋" w:cs="Times New Roman"/>
          <w:sz w:val="28"/>
          <w:szCs w:val="28"/>
          <w:lang w:eastAsia="zh-Hans"/>
        </w:rPr>
      </w:pPr>
      <w:proofErr w:type="spellStart"/>
      <w:r>
        <w:rPr>
          <w:rFonts w:ascii="仿宋" w:eastAsia="仿宋" w:hAnsi="仿宋" w:cs="Times New Roman" w:hint="eastAsia"/>
          <w:sz w:val="28"/>
          <w:szCs w:val="28"/>
        </w:rPr>
        <w:t>Flex</w:t>
      </w:r>
      <w:r>
        <w:rPr>
          <w:rFonts w:ascii="仿宋" w:eastAsia="仿宋" w:hAnsi="仿宋" w:cs="Times New Roman"/>
          <w:sz w:val="28"/>
          <w:szCs w:val="28"/>
        </w:rPr>
        <w:t>E</w:t>
      </w:r>
      <w:proofErr w:type="spellEnd"/>
      <w:r>
        <w:rPr>
          <w:rFonts w:ascii="仿宋" w:eastAsia="仿宋" w:hAnsi="仿宋" w:cs="Times New Roman" w:hint="eastAsia"/>
          <w:sz w:val="28"/>
          <w:szCs w:val="28"/>
          <w:lang w:eastAsia="zh-Hans"/>
        </w:rPr>
        <w:t>技术可以准确匹配电源业务需求，实现物理隔离、零丢包、低延迟、低抖动。</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技术的发展和普及将显著提高典型电力业务场景的性能。为了更好地将</w:t>
      </w:r>
      <w:proofErr w:type="spellStart"/>
      <w:r>
        <w:rPr>
          <w:rFonts w:ascii="仿宋" w:eastAsia="仿宋" w:hAnsi="仿宋" w:cs="Times New Roman"/>
          <w:sz w:val="28"/>
          <w:szCs w:val="28"/>
          <w:lang w:eastAsia="zh-Hans"/>
        </w:rPr>
        <w:t>F</w:t>
      </w:r>
      <w:r>
        <w:rPr>
          <w:rFonts w:ascii="仿宋" w:eastAsia="仿宋" w:hAnsi="仿宋" w:cs="Times New Roman" w:hint="eastAsia"/>
          <w:sz w:val="28"/>
          <w:szCs w:val="28"/>
          <w:lang w:eastAsia="zh-Hans"/>
        </w:rPr>
        <w:t>lex</w:t>
      </w:r>
      <w:r>
        <w:rPr>
          <w:rFonts w:ascii="仿宋" w:eastAsia="仿宋" w:hAnsi="仿宋" w:cs="Times New Roman"/>
          <w:sz w:val="28"/>
          <w:szCs w:val="28"/>
          <w:lang w:eastAsia="zh-Hans"/>
        </w:rPr>
        <w:t>E</w:t>
      </w:r>
      <w:proofErr w:type="spellEnd"/>
      <w:r>
        <w:rPr>
          <w:rFonts w:ascii="仿宋" w:eastAsia="仿宋" w:hAnsi="仿宋" w:cs="Times New Roman" w:hint="eastAsia"/>
          <w:sz w:val="28"/>
          <w:szCs w:val="28"/>
          <w:lang w:eastAsia="zh-Hans"/>
        </w:rPr>
        <w:t>应用于电力通信网络中，有必要研究基于电力典型业务场景的灵活以太网组网技术。本报告的创新点主要如下：</w:t>
      </w:r>
    </w:p>
    <w:p w14:paraId="3B6C65B3" w14:textId="77777777"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277" w:name="OLE_LINK57"/>
      <w:bookmarkStart w:id="278" w:name="OLE_LINK58"/>
      <w:r>
        <w:rPr>
          <w:rFonts w:ascii="仿宋" w:eastAsia="仿宋" w:hAnsi="仿宋" w:cs="Times New Roman" w:hint="eastAsia"/>
          <w:sz w:val="28"/>
          <w:szCs w:val="28"/>
          <w:lang w:eastAsia="zh-Hans"/>
        </w:rPr>
        <w:lastRenderedPageBreak/>
        <w:t>基于电网典型应用场景提出了</w:t>
      </w:r>
      <w:r>
        <w:rPr>
          <w:rFonts w:ascii="仿宋" w:eastAsia="仿宋" w:hAnsi="仿宋" w:cs="Times New Roman"/>
          <w:sz w:val="28"/>
          <w:szCs w:val="28"/>
          <w:lang w:eastAsia="zh-Hans"/>
        </w:rPr>
        <w:t>一种</w:t>
      </w:r>
      <w:r>
        <w:rPr>
          <w:rFonts w:ascii="仿宋" w:eastAsia="仿宋" w:hAnsi="仿宋" w:cs="Times New Roman" w:hint="eastAsia"/>
          <w:sz w:val="28"/>
          <w:szCs w:val="28"/>
          <w:lang w:eastAsia="zh-Hans"/>
        </w:rPr>
        <w:t>结合</w:t>
      </w:r>
      <w:r>
        <w:rPr>
          <w:rFonts w:ascii="仿宋" w:eastAsia="仿宋" w:hAnsi="仿宋" w:cs="Times New Roman" w:hint="eastAsia"/>
          <w:sz w:val="28"/>
          <w:szCs w:val="28"/>
        </w:rPr>
        <w:t>软件定义网络</w:t>
      </w:r>
      <w:r>
        <w:rPr>
          <w:rFonts w:ascii="仿宋" w:eastAsia="仿宋" w:hAnsi="仿宋" w:cs="Times New Roman" w:hint="eastAsia"/>
          <w:sz w:val="28"/>
          <w:szCs w:val="28"/>
          <w:lang w:eastAsia="zh-Hans"/>
        </w:rPr>
        <w:t>的</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网络切片控制平面架构，</w:t>
      </w:r>
      <w:r>
        <w:rPr>
          <w:rFonts w:ascii="仿宋" w:eastAsia="仿宋" w:hAnsi="仿宋" w:cs="Times New Roman" w:hint="eastAsia"/>
          <w:sz w:val="28"/>
          <w:szCs w:val="28"/>
        </w:rPr>
        <w:t>实现了接口开放和软件可编程的</w:t>
      </w:r>
      <w:proofErr w:type="spellStart"/>
      <w:r>
        <w:rPr>
          <w:rFonts w:ascii="仿宋" w:eastAsia="仿宋" w:hAnsi="仿宋" w:cs="Times New Roman" w:hint="eastAsia"/>
          <w:sz w:val="28"/>
          <w:szCs w:val="28"/>
        </w:rPr>
        <w:t>FlexE</w:t>
      </w:r>
      <w:proofErr w:type="spellEnd"/>
      <w:r>
        <w:rPr>
          <w:rFonts w:ascii="仿宋" w:eastAsia="仿宋" w:hAnsi="仿宋" w:cs="Times New Roman" w:hint="eastAsia"/>
          <w:sz w:val="28"/>
          <w:szCs w:val="28"/>
        </w:rPr>
        <w:t>基础网络架构，支持全局、高效、智能的切片网络资源配置和优化，</w:t>
      </w:r>
      <w:r>
        <w:rPr>
          <w:rFonts w:ascii="仿宋" w:eastAsia="仿宋" w:hAnsi="仿宋" w:cs="Times New Roman" w:hint="eastAsia"/>
          <w:sz w:val="28"/>
          <w:szCs w:val="28"/>
          <w:lang w:eastAsia="zh-Hans"/>
        </w:rPr>
        <w:t>在此基础上分析和定义了典型的网络切片管理流程，提出网络切片管理信息模型，</w:t>
      </w:r>
      <w:r>
        <w:rPr>
          <w:rFonts w:ascii="仿宋" w:eastAsia="仿宋" w:hAnsi="仿宋" w:cs="Times New Roman" w:hint="eastAsia"/>
          <w:sz w:val="28"/>
          <w:szCs w:val="28"/>
        </w:rPr>
        <w:t>从全局的角度对管理对象的本身和它们关系进行分析</w:t>
      </w:r>
      <w:r>
        <w:rPr>
          <w:rFonts w:ascii="仿宋" w:eastAsia="仿宋" w:hAnsi="仿宋" w:cs="Times New Roman" w:hint="eastAsia"/>
          <w:sz w:val="28"/>
          <w:szCs w:val="28"/>
          <w:lang w:eastAsia="zh-Hans"/>
        </w:rPr>
        <w:t>。</w:t>
      </w:r>
    </w:p>
    <w:p w14:paraId="488669EE" w14:textId="77777777"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r>
        <w:rPr>
          <w:rFonts w:ascii="仿宋" w:eastAsia="仿宋" w:hAnsi="仿宋" w:cs="Times New Roman" w:hint="eastAsia"/>
          <w:sz w:val="28"/>
          <w:szCs w:val="28"/>
          <w:lang w:eastAsia="zh-Hans"/>
        </w:rPr>
        <w:t>通过</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基于硬件的时隙复用实现各个切片之间的业务在转发层面上互相隔离</w:t>
      </w:r>
      <w:r>
        <w:rPr>
          <w:rFonts w:ascii="仿宋" w:eastAsia="仿宋" w:hAnsi="仿宋" w:cs="Times New Roman" w:hint="eastAsia"/>
          <w:sz w:val="28"/>
          <w:szCs w:val="28"/>
        </w:rPr>
        <w:t>的功能，提出了基于混合粒度的切片资源分配方法，</w:t>
      </w:r>
      <w:bookmarkStart w:id="279" w:name="OLE_LINK48"/>
      <w:r>
        <w:rPr>
          <w:rFonts w:ascii="仿宋" w:eastAsia="仿宋" w:hAnsi="仿宋" w:cs="Times New Roman" w:hint="eastAsia"/>
          <w:sz w:val="28"/>
          <w:szCs w:val="28"/>
          <w:lang w:eastAsia="zh-Hans"/>
        </w:rPr>
        <w:t>根据电网业务特点设计多种粒度组合方式</w:t>
      </w:r>
      <w:bookmarkEnd w:id="279"/>
      <w:r>
        <w:rPr>
          <w:rFonts w:ascii="仿宋" w:eastAsia="仿宋" w:hAnsi="仿宋" w:cs="Times New Roman" w:hint="eastAsia"/>
          <w:sz w:val="28"/>
          <w:szCs w:val="28"/>
          <w:lang w:eastAsia="zh-Hans"/>
        </w:rPr>
        <w:t>，</w:t>
      </w:r>
      <w:r>
        <w:rPr>
          <w:rFonts w:ascii="仿宋" w:eastAsia="仿宋" w:hAnsi="仿宋" w:cs="Times New Roman"/>
          <w:sz w:val="28"/>
          <w:szCs w:val="28"/>
          <w:lang w:eastAsia="zh-Hans"/>
        </w:rPr>
        <w:t>选择不同或相同粒度的日历时隙进行组合得到所需的物理通道</w:t>
      </w:r>
      <w:r>
        <w:rPr>
          <w:rFonts w:ascii="仿宋" w:eastAsia="仿宋" w:hAnsi="仿宋" w:cs="Times New Roman" w:hint="eastAsia"/>
          <w:sz w:val="28"/>
          <w:szCs w:val="28"/>
          <w:lang w:eastAsia="zh-Hans"/>
        </w:rPr>
        <w:t>，</w:t>
      </w:r>
      <w:r>
        <w:rPr>
          <w:rFonts w:ascii="仿宋" w:eastAsia="仿宋" w:hAnsi="仿宋" w:cs="Times New Roman" w:hint="eastAsia"/>
          <w:sz w:val="28"/>
          <w:szCs w:val="28"/>
        </w:rPr>
        <w:t>有效利用了网络资源，并提升了切片管理效率。</w:t>
      </w:r>
    </w:p>
    <w:p w14:paraId="679AAA7F" w14:textId="77777777" w:rsidR="00A33298" w:rsidRDefault="00221EDB">
      <w:pPr>
        <w:numPr>
          <w:ilvl w:val="0"/>
          <w:numId w:val="39"/>
        </w:numPr>
        <w:spacing w:line="360" w:lineRule="auto"/>
        <w:ind w:firstLineChars="200" w:firstLine="560"/>
        <w:jc w:val="both"/>
        <w:rPr>
          <w:rFonts w:ascii="仿宋" w:eastAsia="仿宋" w:hAnsi="仿宋" w:cs="Times New Roman"/>
          <w:sz w:val="28"/>
          <w:szCs w:val="28"/>
          <w:lang w:eastAsia="zh-Hans"/>
        </w:rPr>
      </w:pPr>
      <w:bookmarkStart w:id="280" w:name="OLE_LINK343"/>
      <w:bookmarkStart w:id="281" w:name="OLE_LINK72"/>
      <w:bookmarkStart w:id="282" w:name="OLE_LINK73"/>
      <w:r>
        <w:rPr>
          <w:rFonts w:ascii="仿宋" w:eastAsia="仿宋" w:hAnsi="仿宋" w:cs="Times New Roman" w:hint="eastAsia"/>
          <w:sz w:val="28"/>
          <w:szCs w:val="28"/>
          <w:lang w:eastAsia="zh-Hans"/>
        </w:rPr>
        <w:t>提出了几种估算每个客户端所需带宽的方法。 每个客户端在进入</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填充程序之前都通过其自己的以太网链路传输数据。 因此，在进入</w:t>
      </w:r>
      <w:proofErr w:type="spellStart"/>
      <w:r>
        <w:rPr>
          <w:rFonts w:ascii="仿宋" w:eastAsia="仿宋" w:hAnsi="仿宋" w:cs="Times New Roman" w:hint="eastAsia"/>
          <w:sz w:val="28"/>
          <w:szCs w:val="28"/>
          <w:lang w:eastAsia="zh-Hans"/>
        </w:rPr>
        <w:t>FlexE</w:t>
      </w:r>
      <w:proofErr w:type="spellEnd"/>
      <w:r>
        <w:rPr>
          <w:rFonts w:ascii="仿宋" w:eastAsia="仿宋" w:hAnsi="仿宋" w:cs="Times New Roman" w:hint="eastAsia"/>
          <w:sz w:val="28"/>
          <w:szCs w:val="28"/>
          <w:lang w:eastAsia="zh-Hans"/>
        </w:rPr>
        <w:t>垫片之前分别估算每个客户端的所需带宽，将</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日历分配方案基于客户端的实际带宽利用率信息。这种灵活的分配降低了</w:t>
      </w:r>
      <w:proofErr w:type="spellStart"/>
      <w:r>
        <w:rPr>
          <w:rFonts w:ascii="仿宋" w:eastAsia="仿宋" w:hAnsi="仿宋" w:cs="Times New Roman"/>
          <w:sz w:val="28"/>
          <w:szCs w:val="28"/>
          <w:lang w:eastAsia="zh-Hans"/>
        </w:rPr>
        <w:t>FlexE</w:t>
      </w:r>
      <w:proofErr w:type="spellEnd"/>
      <w:r>
        <w:rPr>
          <w:rFonts w:ascii="仿宋" w:eastAsia="仿宋" w:hAnsi="仿宋" w:cs="Times New Roman" w:hint="eastAsia"/>
          <w:sz w:val="28"/>
          <w:szCs w:val="28"/>
          <w:lang w:eastAsia="zh-Hans"/>
        </w:rPr>
        <w:t>链路带宽要求，并适应了数据流的波动。</w:t>
      </w:r>
      <w:bookmarkEnd w:id="277"/>
      <w:bookmarkEnd w:id="278"/>
      <w:bookmarkEnd w:id="280"/>
      <w:bookmarkEnd w:id="281"/>
      <w:bookmarkEnd w:id="282"/>
    </w:p>
    <w:sectPr w:rsidR="00A3329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啊星" w:date="2022-01-10T15:37:00Z" w:initials="">
    <w:p w14:paraId="1255B48D" w14:textId="77777777" w:rsidR="008A652C" w:rsidRDefault="008A652C" w:rsidP="008A652C">
      <w:pPr>
        <w:pStyle w:val="aff"/>
        <w:ind w:left="2640"/>
      </w:pPr>
      <w:r>
        <w:rPr>
          <w:rFonts w:hint="eastAsia"/>
        </w:rPr>
        <w:t>新增对象说明，更改了信息模型结构图，删除了子时序表对象及属性，新增</w:t>
      </w:r>
      <w:proofErr w:type="spellStart"/>
      <w:r>
        <w:rPr>
          <w:rFonts w:hint="eastAsia"/>
        </w:rPr>
        <w:t>FlexE</w:t>
      </w:r>
      <w:proofErr w:type="spellEnd"/>
      <w:r>
        <w:rPr>
          <w:rFonts w:hint="eastAsia"/>
        </w:rPr>
        <w:t>-Channel</w:t>
      </w:r>
      <w:r>
        <w:rPr>
          <w:rFonts w:hint="eastAsia"/>
        </w:rPr>
        <w:t>对象及属性。</w:t>
      </w:r>
    </w:p>
  </w:comment>
  <w:comment w:id="55" w:author="啊星" w:date="2022-01-10T15:38:00Z" w:initials="">
    <w:p w14:paraId="7CFC31CD" w14:textId="77777777" w:rsidR="008A652C" w:rsidRDefault="008A652C">
      <w:pPr>
        <w:pStyle w:val="aff"/>
      </w:pPr>
      <w:r>
        <w:rPr>
          <w:rFonts w:hint="eastAsia"/>
        </w:rPr>
        <w:t>新增属性</w:t>
      </w:r>
    </w:p>
  </w:comment>
  <w:comment w:id="65" w:author="啊星" w:date="2022-01-10T15:40:00Z" w:initials="">
    <w:p w14:paraId="720F8898" w14:textId="77777777" w:rsidR="008A652C" w:rsidRDefault="008A652C">
      <w:pPr>
        <w:pStyle w:val="aff"/>
      </w:pPr>
      <w:r>
        <w:rPr>
          <w:rFonts w:hint="eastAsia"/>
        </w:rPr>
        <w:t>新增</w:t>
      </w:r>
    </w:p>
  </w:comment>
  <w:comment w:id="75" w:author="啊星" w:date="2022-01-10T15:40:00Z" w:initials="">
    <w:p w14:paraId="58F82AA0" w14:textId="77777777" w:rsidR="008A652C" w:rsidRDefault="008A652C">
      <w:pPr>
        <w:pStyle w:val="aff"/>
      </w:pPr>
      <w:r>
        <w:rPr>
          <w:rFonts w:hint="eastAsia"/>
        </w:rPr>
        <w:t>新增</w:t>
      </w:r>
    </w:p>
  </w:comment>
  <w:comment w:id="85" w:author="啊星" w:date="2022-01-10T15:41:00Z" w:initials="">
    <w:p w14:paraId="43881C42" w14:textId="77777777" w:rsidR="008A652C" w:rsidRDefault="008A652C">
      <w:pPr>
        <w:pStyle w:val="aff"/>
      </w:pPr>
      <w:r>
        <w:rPr>
          <w:rFonts w:hint="eastAsia"/>
        </w:rPr>
        <w:t>新增</w:t>
      </w:r>
    </w:p>
  </w:comment>
  <w:comment w:id="95" w:author="啊星" w:date="2022-01-10T15:41:00Z" w:initials="">
    <w:p w14:paraId="57B0EB8A" w14:textId="77777777" w:rsidR="008A652C" w:rsidRDefault="008A652C">
      <w:pPr>
        <w:pStyle w:val="aff"/>
      </w:pPr>
      <w:r>
        <w:rPr>
          <w:rFonts w:hint="eastAsia"/>
        </w:rPr>
        <w:t>新增</w:t>
      </w:r>
    </w:p>
  </w:comment>
  <w:comment w:id="105" w:author="啊星" w:date="2022-01-10T15:41:00Z" w:initials="">
    <w:p w14:paraId="3948E5A0" w14:textId="77777777" w:rsidR="008A652C" w:rsidRDefault="008A652C">
      <w:pPr>
        <w:pStyle w:val="aff"/>
      </w:pPr>
      <w:r>
        <w:rPr>
          <w:rFonts w:hint="eastAsia"/>
        </w:rPr>
        <w:t>新增</w:t>
      </w:r>
    </w:p>
  </w:comment>
  <w:comment w:id="115" w:author="啊星" w:date="2022-01-10T15:43:00Z" w:initials="">
    <w:p w14:paraId="3C9DF275" w14:textId="77777777" w:rsidR="008A652C" w:rsidRDefault="008A652C">
      <w:pPr>
        <w:pStyle w:val="aff"/>
      </w:pPr>
      <w:r>
        <w:rPr>
          <w:rFonts w:hint="eastAsia"/>
        </w:rPr>
        <w:t>新增</w:t>
      </w:r>
    </w:p>
  </w:comment>
  <w:comment w:id="125" w:author="啊星" w:date="2022-01-10T15:43:00Z" w:initials="">
    <w:p w14:paraId="126B4959" w14:textId="77777777" w:rsidR="008A652C" w:rsidRDefault="008A652C">
      <w:pPr>
        <w:pStyle w:val="aff"/>
      </w:pPr>
      <w:r>
        <w:rPr>
          <w:rFonts w:hint="eastAsia"/>
        </w:rPr>
        <w:t>新增</w:t>
      </w:r>
    </w:p>
  </w:comment>
  <w:comment w:id="128" w:author="啊星" w:date="2022-01-10T15:46:00Z" w:initials="">
    <w:p w14:paraId="38E9A2D0" w14:textId="77777777" w:rsidR="008A652C" w:rsidRDefault="008A652C" w:rsidP="008A652C">
      <w:pPr>
        <w:pStyle w:val="aff"/>
        <w:ind w:left="2640"/>
      </w:pPr>
      <w:r>
        <w:rPr>
          <w:rFonts w:hint="eastAsia"/>
        </w:rPr>
        <w:t>新增</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55B48D" w15:done="0"/>
  <w15:commentEx w15:paraId="7CFC31CD" w15:done="0"/>
  <w15:commentEx w15:paraId="720F8898" w15:done="0"/>
  <w15:commentEx w15:paraId="58F82AA0" w15:done="0"/>
  <w15:commentEx w15:paraId="43881C42" w15:done="0"/>
  <w15:commentEx w15:paraId="57B0EB8A" w15:done="0"/>
  <w15:commentEx w15:paraId="3948E5A0" w15:done="0"/>
  <w15:commentEx w15:paraId="3C9DF275" w15:done="0"/>
  <w15:commentEx w15:paraId="126B4959" w15:done="0"/>
  <w15:commentEx w15:paraId="38E9A2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55B48D" w16cid:durableId="258AC66C"/>
  <w16cid:commentId w16cid:paraId="38E9A2D0" w16cid:durableId="258AC675"/>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224FE" w14:textId="77777777" w:rsidR="000D6047" w:rsidRDefault="000D6047">
      <w:pPr>
        <w:spacing w:line="240" w:lineRule="auto"/>
      </w:pPr>
      <w:r>
        <w:separator/>
      </w:r>
    </w:p>
  </w:endnote>
  <w:endnote w:type="continuationSeparator" w:id="0">
    <w:p w14:paraId="729181BC" w14:textId="77777777" w:rsidR="000D6047" w:rsidRDefault="000D60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altName w:val="STXihe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B0604020202020204"/>
    <w:charset w:val="86"/>
    <w:family w:val="modern"/>
    <w:pitch w:val="default"/>
    <w:sig w:usb0="00000000" w:usb1="00000000" w:usb2="00000010" w:usb3="00000000" w:csb0="000401FF"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幼圆">
    <w:altName w:val="微软雅黑"/>
    <w:panose1 w:val="020B0604020202020204"/>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18030">
    <w:altName w:val="Arial Unicode MS"/>
    <w:panose1 w:val="020B0604020202020204"/>
    <w:charset w:val="86"/>
    <w:family w:val="auto"/>
    <w:pitch w:val="default"/>
    <w:sig w:usb0="00000000" w:usb1="00000000" w:usb2="000A005E" w:usb3="00000000" w:csb0="00040001" w:csb1="00000000"/>
  </w:font>
  <w:font w:name="Calibri Light">
    <w:panose1 w:val="020F0302020204030204"/>
    <w:charset w:val="00"/>
    <w:family w:val="swiss"/>
    <w:pitch w:val="variable"/>
    <w:sig w:usb0="E0002A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 w:name="ˎ̥">
    <w:altName w:val="Cambria"/>
    <w:panose1 w:val="020B0604020202020204"/>
    <w:charset w:val="00"/>
    <w:family w:val="roman"/>
    <w:pitch w:val="default"/>
  </w:font>
  <w:font w:name="Verdana">
    <w:panose1 w:val="020B0604030504040204"/>
    <w:charset w:val="00"/>
    <w:family w:val="swiss"/>
    <w:pitch w:val="variable"/>
    <w:sig w:usb0="A10006FF" w:usb1="4000205B" w:usb2="00000010" w:usb3="00000000" w:csb0="0000019F" w:csb1="00000000"/>
  </w:font>
  <w:font w:name="AR PL UMing CN">
    <w:altName w:val="Calibri"/>
    <w:panose1 w:val="020B0604020202020204"/>
    <w:charset w:val="00"/>
    <w:family w:val="auto"/>
    <w:pitch w:val="default"/>
    <w:sig w:usb0="00000000" w:usb1="00000000" w:usb2="00000000" w:usb3="00000000" w:csb0="00000001" w:csb1="00000000"/>
  </w:font>
  <w:font w:name="AR PL UKai CN">
    <w:altName w:val="Calibri"/>
    <w:panose1 w:val="020B0604020202020204"/>
    <w:charset w:val="00"/>
    <w:family w:val="auto"/>
    <w:pitch w:val="default"/>
    <w:sig w:usb0="00000000" w:usb1="00000000" w:usb2="00000000" w:usb3="00000000" w:csb0="00000001" w:csb1="00000000"/>
  </w:font>
  <w:font w:name="EU-F1">
    <w:altName w:val="微软雅黑"/>
    <w:panose1 w:val="020B0604020202020204"/>
    <w:charset w:val="86"/>
    <w:family w:val="script"/>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DLF-32769-4-34087423+ZFIBsd-130">
    <w:altName w:val="Cambria"/>
    <w:panose1 w:val="020B0604020202020204"/>
    <w:charset w:val="00"/>
    <w:family w:val="roman"/>
    <w:pitch w:val="default"/>
  </w:font>
  <w:font w:name="楷体">
    <w:panose1 w:val="02010609060101010101"/>
    <w:charset w:val="86"/>
    <w:family w:val="modern"/>
    <w:pitch w:val="fixed"/>
    <w:sig w:usb0="800002BF" w:usb1="38CF7CFA" w:usb2="00000016" w:usb3="00000000" w:csb0="00040001" w:csb1="00000000"/>
  </w:font>
  <w:font w:name="宋体...恶.">
    <w:altName w:val="苹方-简"/>
    <w:panose1 w:val="020B0604020202020204"/>
    <w:charset w:val="86"/>
    <w:family w:val="roman"/>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BE37F" w14:textId="77777777" w:rsidR="00C54C26" w:rsidRDefault="00C54C26">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DB075" w14:textId="77777777" w:rsidR="00C54C26" w:rsidRDefault="00C54C26">
    <w:pPr>
      <w:pStyle w:val="aff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154D9" w14:textId="77777777" w:rsidR="00C54C26" w:rsidRDefault="00C54C26">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076F4" w14:textId="77777777" w:rsidR="000D6047" w:rsidRDefault="000D6047">
      <w:pPr>
        <w:spacing w:after="0" w:line="240" w:lineRule="auto"/>
      </w:pPr>
      <w:r>
        <w:separator/>
      </w:r>
    </w:p>
  </w:footnote>
  <w:footnote w:type="continuationSeparator" w:id="0">
    <w:p w14:paraId="0C7A90E1" w14:textId="77777777" w:rsidR="000D6047" w:rsidRDefault="000D6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878D" w14:textId="77777777" w:rsidR="00C54C26" w:rsidRDefault="00C54C26">
    <w:pPr>
      <w:pStyle w:val="aff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7B103" w14:textId="77777777" w:rsidR="00C54C26" w:rsidRDefault="00C54C26">
    <w:pPr>
      <w:pStyle w:val="aff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621A1" w14:textId="77777777" w:rsidR="00C54C26" w:rsidRDefault="00C54C26">
    <w:pPr>
      <w:pStyle w:val="af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56CD8A"/>
    <w:multiLevelType w:val="singleLevel"/>
    <w:tmpl w:val="8256CD8A"/>
    <w:lvl w:ilvl="0">
      <w:start w:val="1"/>
      <w:numFmt w:val="decimal"/>
      <w:lvlText w:val="%1."/>
      <w:lvlJc w:val="left"/>
      <w:pPr>
        <w:tabs>
          <w:tab w:val="left" w:pos="312"/>
        </w:tabs>
      </w:pPr>
    </w:lvl>
  </w:abstractNum>
  <w:abstractNum w:abstractNumId="1" w15:restartNumberingAfterBreak="0">
    <w:nsid w:val="054147B5"/>
    <w:multiLevelType w:val="multilevel"/>
    <w:tmpl w:val="054147B5"/>
    <w:lvl w:ilvl="0">
      <w:start w:val="1"/>
      <w:numFmt w:val="decimal"/>
      <w:lvlText w:val="%1）"/>
      <w:lvlJc w:val="left"/>
      <w:pPr>
        <w:ind w:left="3823" w:hanging="420"/>
      </w:pPr>
      <w:rPr>
        <w:rFonts w:hint="default"/>
      </w:rPr>
    </w:lvl>
    <w:lvl w:ilvl="1">
      <w:start w:val="1"/>
      <w:numFmt w:val="lowerLetter"/>
      <w:lvlText w:val="%2)"/>
      <w:lvlJc w:val="left"/>
      <w:pPr>
        <w:ind w:left="4243" w:hanging="420"/>
      </w:pPr>
    </w:lvl>
    <w:lvl w:ilvl="2">
      <w:start w:val="1"/>
      <w:numFmt w:val="lowerRoman"/>
      <w:lvlText w:val="%3."/>
      <w:lvlJc w:val="right"/>
      <w:pPr>
        <w:ind w:left="4663" w:hanging="420"/>
      </w:pPr>
    </w:lvl>
    <w:lvl w:ilvl="3">
      <w:start w:val="1"/>
      <w:numFmt w:val="decimal"/>
      <w:lvlText w:val="%4."/>
      <w:lvlJc w:val="left"/>
      <w:pPr>
        <w:ind w:left="5083" w:hanging="420"/>
      </w:pPr>
    </w:lvl>
    <w:lvl w:ilvl="4">
      <w:start w:val="1"/>
      <w:numFmt w:val="lowerLetter"/>
      <w:lvlText w:val="%5)"/>
      <w:lvlJc w:val="left"/>
      <w:pPr>
        <w:ind w:left="5503" w:hanging="420"/>
      </w:pPr>
    </w:lvl>
    <w:lvl w:ilvl="5">
      <w:start w:val="1"/>
      <w:numFmt w:val="lowerRoman"/>
      <w:lvlText w:val="%6."/>
      <w:lvlJc w:val="right"/>
      <w:pPr>
        <w:ind w:left="5923" w:hanging="420"/>
      </w:pPr>
    </w:lvl>
    <w:lvl w:ilvl="6">
      <w:start w:val="1"/>
      <w:numFmt w:val="decimal"/>
      <w:lvlText w:val="%7."/>
      <w:lvlJc w:val="left"/>
      <w:pPr>
        <w:ind w:left="6343" w:hanging="420"/>
      </w:pPr>
    </w:lvl>
    <w:lvl w:ilvl="7">
      <w:start w:val="1"/>
      <w:numFmt w:val="lowerLetter"/>
      <w:lvlText w:val="%8)"/>
      <w:lvlJc w:val="left"/>
      <w:pPr>
        <w:ind w:left="6763" w:hanging="420"/>
      </w:pPr>
    </w:lvl>
    <w:lvl w:ilvl="8">
      <w:start w:val="1"/>
      <w:numFmt w:val="lowerRoman"/>
      <w:lvlText w:val="%9."/>
      <w:lvlJc w:val="right"/>
      <w:pPr>
        <w:ind w:left="7183" w:hanging="420"/>
      </w:pPr>
    </w:lvl>
  </w:abstractNum>
  <w:abstractNum w:abstractNumId="2" w15:restartNumberingAfterBreak="0">
    <w:nsid w:val="079102AD"/>
    <w:multiLevelType w:val="multilevel"/>
    <w:tmpl w:val="079102AD"/>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left" w:pos="0"/>
        </w:tabs>
        <w:ind w:left="992" w:hanging="629"/>
      </w:pPr>
      <w:rPr>
        <w:rFonts w:hint="eastAsia"/>
      </w:rPr>
    </w:lvl>
    <w:lvl w:ilvl="2">
      <w:start w:val="1"/>
      <w:numFmt w:val="lowerRoman"/>
      <w:lvlText w:val="%3."/>
      <w:lvlJc w:val="right"/>
      <w:pPr>
        <w:tabs>
          <w:tab w:val="left" w:pos="0"/>
        </w:tabs>
        <w:ind w:left="992" w:hanging="629"/>
      </w:pPr>
      <w:rPr>
        <w:rFonts w:hint="eastAsia"/>
      </w:rPr>
    </w:lvl>
    <w:lvl w:ilvl="3">
      <w:start w:val="1"/>
      <w:numFmt w:val="decimal"/>
      <w:lvlText w:val="%4."/>
      <w:lvlJc w:val="left"/>
      <w:pPr>
        <w:tabs>
          <w:tab w:val="left" w:pos="0"/>
        </w:tabs>
        <w:ind w:left="992" w:hanging="629"/>
      </w:pPr>
      <w:rPr>
        <w:rFonts w:hint="eastAsia"/>
      </w:rPr>
    </w:lvl>
    <w:lvl w:ilvl="4">
      <w:start w:val="1"/>
      <w:numFmt w:val="lowerLetter"/>
      <w:lvlText w:val="%5)"/>
      <w:lvlJc w:val="left"/>
      <w:pPr>
        <w:tabs>
          <w:tab w:val="left" w:pos="0"/>
        </w:tabs>
        <w:ind w:left="992" w:hanging="629"/>
      </w:pPr>
      <w:rPr>
        <w:rFonts w:hint="eastAsia"/>
      </w:rPr>
    </w:lvl>
    <w:lvl w:ilvl="5">
      <w:start w:val="1"/>
      <w:numFmt w:val="lowerRoman"/>
      <w:lvlText w:val="%6."/>
      <w:lvlJc w:val="right"/>
      <w:pPr>
        <w:tabs>
          <w:tab w:val="left" w:pos="0"/>
        </w:tabs>
        <w:ind w:left="992" w:hanging="629"/>
      </w:pPr>
      <w:rPr>
        <w:rFonts w:hint="eastAsia"/>
      </w:rPr>
    </w:lvl>
    <w:lvl w:ilvl="6">
      <w:start w:val="1"/>
      <w:numFmt w:val="decimal"/>
      <w:lvlText w:val="%7."/>
      <w:lvlJc w:val="left"/>
      <w:pPr>
        <w:tabs>
          <w:tab w:val="left" w:pos="0"/>
        </w:tabs>
        <w:ind w:left="992" w:hanging="629"/>
      </w:pPr>
      <w:rPr>
        <w:rFonts w:hint="eastAsia"/>
      </w:rPr>
    </w:lvl>
    <w:lvl w:ilvl="7">
      <w:start w:val="1"/>
      <w:numFmt w:val="lowerLetter"/>
      <w:lvlText w:val="%8)"/>
      <w:lvlJc w:val="left"/>
      <w:pPr>
        <w:tabs>
          <w:tab w:val="left" w:pos="0"/>
        </w:tabs>
        <w:ind w:left="992" w:hanging="629"/>
      </w:pPr>
      <w:rPr>
        <w:rFonts w:hint="eastAsia"/>
      </w:rPr>
    </w:lvl>
    <w:lvl w:ilvl="8">
      <w:start w:val="1"/>
      <w:numFmt w:val="lowerRoman"/>
      <w:lvlText w:val="%9."/>
      <w:lvlJc w:val="right"/>
      <w:pPr>
        <w:tabs>
          <w:tab w:val="left" w:pos="0"/>
        </w:tabs>
        <w:ind w:left="992" w:hanging="629"/>
      </w:pPr>
      <w:rPr>
        <w:rFonts w:hint="eastAsia"/>
      </w:rPr>
    </w:lvl>
  </w:abstractNum>
  <w:abstractNum w:abstractNumId="3" w15:restartNumberingAfterBreak="0">
    <w:nsid w:val="08721C40"/>
    <w:multiLevelType w:val="multilevel"/>
    <w:tmpl w:val="08721C40"/>
    <w:lvl w:ilvl="0">
      <w:start w:val="1"/>
      <w:numFmt w:val="lowerLetter"/>
      <w:pStyle w:val="NotesText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4" w15:restartNumberingAfterBreak="0">
    <w:nsid w:val="093C6778"/>
    <w:multiLevelType w:val="multilevel"/>
    <w:tmpl w:val="093C6778"/>
    <w:lvl w:ilvl="0">
      <w:start w:val="1"/>
      <w:numFmt w:val="decimal"/>
      <w:pStyle w:val="a0"/>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F3F2660"/>
    <w:multiLevelType w:val="multilevel"/>
    <w:tmpl w:val="0F3F2660"/>
    <w:lvl w:ilvl="0">
      <w:start w:val="1"/>
      <w:numFmt w:val="decimal"/>
      <w:pStyle w:val="3"/>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283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1DBF583A"/>
    <w:multiLevelType w:val="multilevel"/>
    <w:tmpl w:val="1DBF583A"/>
    <w:lvl w:ilvl="0">
      <w:start w:val="1"/>
      <w:numFmt w:val="decimal"/>
      <w:pStyle w:val="a1"/>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left" w:pos="180"/>
        </w:tabs>
        <w:ind w:left="1172" w:hanging="629"/>
      </w:pPr>
      <w:rPr>
        <w:rFonts w:hint="eastAsia"/>
        <w:vertAlign w:val="baseline"/>
      </w:rPr>
    </w:lvl>
    <w:lvl w:ilvl="2">
      <w:start w:val="1"/>
      <w:numFmt w:val="lowerRoman"/>
      <w:lvlText w:val="%3."/>
      <w:lvlJc w:val="right"/>
      <w:pPr>
        <w:tabs>
          <w:tab w:val="left" w:pos="180"/>
        </w:tabs>
        <w:ind w:left="1172" w:hanging="629"/>
      </w:pPr>
      <w:rPr>
        <w:rFonts w:hint="eastAsia"/>
        <w:vertAlign w:val="baseline"/>
      </w:rPr>
    </w:lvl>
    <w:lvl w:ilvl="3">
      <w:start w:val="1"/>
      <w:numFmt w:val="decimal"/>
      <w:lvlText w:val="%4."/>
      <w:lvlJc w:val="left"/>
      <w:pPr>
        <w:tabs>
          <w:tab w:val="left" w:pos="180"/>
        </w:tabs>
        <w:ind w:left="1172" w:hanging="629"/>
      </w:pPr>
      <w:rPr>
        <w:rFonts w:hint="eastAsia"/>
        <w:vertAlign w:val="baseline"/>
      </w:rPr>
    </w:lvl>
    <w:lvl w:ilvl="4">
      <w:start w:val="1"/>
      <w:numFmt w:val="lowerLetter"/>
      <w:lvlText w:val="%5)"/>
      <w:lvlJc w:val="left"/>
      <w:pPr>
        <w:tabs>
          <w:tab w:val="left" w:pos="180"/>
        </w:tabs>
        <w:ind w:left="1172" w:hanging="629"/>
      </w:pPr>
      <w:rPr>
        <w:rFonts w:hint="eastAsia"/>
        <w:vertAlign w:val="baseline"/>
      </w:rPr>
    </w:lvl>
    <w:lvl w:ilvl="5">
      <w:start w:val="1"/>
      <w:numFmt w:val="lowerRoman"/>
      <w:lvlText w:val="%6."/>
      <w:lvlJc w:val="right"/>
      <w:pPr>
        <w:tabs>
          <w:tab w:val="left" w:pos="180"/>
        </w:tabs>
        <w:ind w:left="1172" w:hanging="629"/>
      </w:pPr>
      <w:rPr>
        <w:rFonts w:hint="eastAsia"/>
        <w:vertAlign w:val="baseline"/>
      </w:rPr>
    </w:lvl>
    <w:lvl w:ilvl="6">
      <w:start w:val="1"/>
      <w:numFmt w:val="decimal"/>
      <w:lvlText w:val="%7."/>
      <w:lvlJc w:val="left"/>
      <w:pPr>
        <w:tabs>
          <w:tab w:val="left" w:pos="180"/>
        </w:tabs>
        <w:ind w:left="1172" w:hanging="629"/>
      </w:pPr>
      <w:rPr>
        <w:rFonts w:hint="eastAsia"/>
        <w:vertAlign w:val="baseline"/>
      </w:rPr>
    </w:lvl>
    <w:lvl w:ilvl="7">
      <w:start w:val="1"/>
      <w:numFmt w:val="lowerLetter"/>
      <w:lvlText w:val="%8)"/>
      <w:lvlJc w:val="left"/>
      <w:pPr>
        <w:tabs>
          <w:tab w:val="left" w:pos="180"/>
        </w:tabs>
        <w:ind w:left="1172" w:hanging="629"/>
      </w:pPr>
      <w:rPr>
        <w:rFonts w:hint="eastAsia"/>
        <w:vertAlign w:val="baseline"/>
      </w:rPr>
    </w:lvl>
    <w:lvl w:ilvl="8">
      <w:start w:val="1"/>
      <w:numFmt w:val="lowerRoman"/>
      <w:lvlText w:val="%9."/>
      <w:lvlJc w:val="right"/>
      <w:pPr>
        <w:tabs>
          <w:tab w:val="left" w:pos="180"/>
        </w:tabs>
        <w:ind w:left="1172" w:hanging="629"/>
      </w:pPr>
      <w:rPr>
        <w:rFonts w:hint="eastAsia"/>
        <w:vertAlign w:val="baseline"/>
      </w:rPr>
    </w:lvl>
  </w:abstractNum>
  <w:abstractNum w:abstractNumId="7" w15:restartNumberingAfterBreak="0">
    <w:nsid w:val="1E8B7A4C"/>
    <w:multiLevelType w:val="multilevel"/>
    <w:tmpl w:val="1E8B7A4C"/>
    <w:lvl w:ilvl="0">
      <w:start w:val="1"/>
      <w:numFmt w:val="decimal"/>
      <w:pStyle w:val="a2"/>
      <w:lvlText w:val="图3-%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157417A"/>
    <w:multiLevelType w:val="multilevel"/>
    <w:tmpl w:val="2157417A"/>
    <w:lvl w:ilvl="0">
      <w:start w:val="1"/>
      <w:numFmt w:val="decimal"/>
      <w:pStyle w:val="1"/>
      <w:suff w:val="space"/>
      <w:lvlText w:val="（%1）"/>
      <w:lvlJc w:val="left"/>
      <w:pPr>
        <w:ind w:left="720" w:hanging="7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21E45315"/>
    <w:multiLevelType w:val="multilevel"/>
    <w:tmpl w:val="21E45315"/>
    <w:lvl w:ilvl="0">
      <w:start w:val="1"/>
      <w:numFmt w:val="bullet"/>
      <w:pStyle w:val="10"/>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0" w15:restartNumberingAfterBreak="0">
    <w:nsid w:val="222C2970"/>
    <w:multiLevelType w:val="multilevel"/>
    <w:tmpl w:val="222C2970"/>
    <w:lvl w:ilvl="0">
      <w:start w:val="1"/>
      <w:numFmt w:val="bullet"/>
      <w:pStyle w:val="2"/>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 w15:restartNumberingAfterBreak="0">
    <w:nsid w:val="24866B7D"/>
    <w:multiLevelType w:val="multilevel"/>
    <w:tmpl w:val="24866B7D"/>
    <w:lvl w:ilvl="0">
      <w:start w:val="1"/>
      <w:numFmt w:val="lowerLetter"/>
      <w:pStyle w:val="ItemListinTable"/>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12" w15:restartNumberingAfterBreak="0">
    <w:nsid w:val="2A8F7113"/>
    <w:multiLevelType w:val="multilevel"/>
    <w:tmpl w:val="2A8F7113"/>
    <w:lvl w:ilvl="0">
      <w:start w:val="1"/>
      <w:numFmt w:val="upperLetter"/>
      <w:suff w:val="space"/>
      <w:lvlText w:val="%1"/>
      <w:lvlJc w:val="left"/>
      <w:pPr>
        <w:ind w:left="623" w:hanging="425"/>
      </w:pPr>
      <w:rPr>
        <w:rFonts w:hint="eastAsia"/>
      </w:rPr>
    </w:lvl>
    <w:lvl w:ilvl="1">
      <w:start w:val="1"/>
      <w:numFmt w:val="decimal"/>
      <w:pStyle w:val="a3"/>
      <w:suff w:val="nothing"/>
      <w:lvlText w:val="图%1.%2　"/>
      <w:lvlJc w:val="left"/>
      <w:pPr>
        <w:ind w:left="1190" w:hanging="567"/>
      </w:pPr>
      <w:rPr>
        <w:rFonts w:hint="eastAsia"/>
      </w:rPr>
    </w:lvl>
    <w:lvl w:ilvl="2">
      <w:start w:val="1"/>
      <w:numFmt w:val="decimal"/>
      <w:lvlText w:val="%1.%2.%3"/>
      <w:lvlJc w:val="left"/>
      <w:pPr>
        <w:tabs>
          <w:tab w:val="left" w:pos="1616"/>
        </w:tabs>
        <w:ind w:left="1616" w:hanging="567"/>
      </w:pPr>
      <w:rPr>
        <w:rFonts w:hint="eastAsia"/>
      </w:rPr>
    </w:lvl>
    <w:lvl w:ilvl="3">
      <w:start w:val="1"/>
      <w:numFmt w:val="decimal"/>
      <w:lvlText w:val="%1.%2.%3.%4"/>
      <w:lvlJc w:val="left"/>
      <w:pPr>
        <w:tabs>
          <w:tab w:val="left" w:pos="2914"/>
        </w:tabs>
        <w:ind w:left="2182" w:hanging="708"/>
      </w:pPr>
      <w:rPr>
        <w:rFonts w:hint="eastAsia"/>
      </w:rPr>
    </w:lvl>
    <w:lvl w:ilvl="4">
      <w:start w:val="1"/>
      <w:numFmt w:val="decimal"/>
      <w:lvlText w:val="%1.%2.%3.%4.%5"/>
      <w:lvlJc w:val="left"/>
      <w:pPr>
        <w:tabs>
          <w:tab w:val="left" w:pos="3699"/>
        </w:tabs>
        <w:ind w:left="2749" w:hanging="850"/>
      </w:pPr>
      <w:rPr>
        <w:rFonts w:hint="eastAsia"/>
      </w:rPr>
    </w:lvl>
    <w:lvl w:ilvl="5">
      <w:start w:val="1"/>
      <w:numFmt w:val="decimal"/>
      <w:lvlText w:val="%1.%2.%3.%4.%5.%6"/>
      <w:lvlJc w:val="left"/>
      <w:pPr>
        <w:tabs>
          <w:tab w:val="left" w:pos="4484"/>
        </w:tabs>
        <w:ind w:left="3458" w:hanging="1134"/>
      </w:pPr>
      <w:rPr>
        <w:rFonts w:hint="eastAsia"/>
      </w:rPr>
    </w:lvl>
    <w:lvl w:ilvl="6">
      <w:start w:val="1"/>
      <w:numFmt w:val="decimal"/>
      <w:lvlText w:val="%1.%2.%3.%4.%5.%6.%7"/>
      <w:lvlJc w:val="left"/>
      <w:pPr>
        <w:tabs>
          <w:tab w:val="left" w:pos="5269"/>
        </w:tabs>
        <w:ind w:left="4025" w:hanging="1276"/>
      </w:pPr>
      <w:rPr>
        <w:rFonts w:hint="eastAsia"/>
      </w:rPr>
    </w:lvl>
    <w:lvl w:ilvl="7">
      <w:start w:val="1"/>
      <w:numFmt w:val="decimal"/>
      <w:lvlText w:val="%1.%2.%3.%4.%5.%6.%7.%8"/>
      <w:lvlJc w:val="left"/>
      <w:pPr>
        <w:tabs>
          <w:tab w:val="left" w:pos="6054"/>
        </w:tabs>
        <w:ind w:left="4592" w:hanging="1418"/>
      </w:pPr>
      <w:rPr>
        <w:rFonts w:hint="eastAsia"/>
      </w:rPr>
    </w:lvl>
    <w:lvl w:ilvl="8">
      <w:start w:val="1"/>
      <w:numFmt w:val="decimal"/>
      <w:lvlText w:val="%1.%2.%3.%4.%5.%6.%7.%8.%9"/>
      <w:lvlJc w:val="left"/>
      <w:pPr>
        <w:tabs>
          <w:tab w:val="left" w:pos="6840"/>
        </w:tabs>
        <w:ind w:left="5300" w:hanging="1700"/>
      </w:pPr>
      <w:rPr>
        <w:rFonts w:hint="eastAsia"/>
      </w:rPr>
    </w:lvl>
  </w:abstractNum>
  <w:abstractNum w:abstractNumId="13" w15:restartNumberingAfterBreak="0">
    <w:nsid w:val="2C5917C3"/>
    <w:multiLevelType w:val="multilevel"/>
    <w:tmpl w:val="2C5917C3"/>
    <w:lvl w:ilvl="0">
      <w:start w:val="1"/>
      <w:numFmt w:val="none"/>
      <w:suff w:val="nothing"/>
      <w:lvlText w:val="%1——"/>
      <w:lvlJc w:val="left"/>
      <w:pPr>
        <w:ind w:left="833" w:hanging="408"/>
      </w:pPr>
      <w:rPr>
        <w:rFonts w:hint="eastAsia"/>
      </w:rPr>
    </w:lvl>
    <w:lvl w:ilvl="1">
      <w:start w:val="1"/>
      <w:numFmt w:val="bullet"/>
      <w:pStyle w:val="a4"/>
      <w:lvlText w:val=""/>
      <w:lvlJc w:val="left"/>
      <w:pPr>
        <w:tabs>
          <w:tab w:val="left" w:pos="760"/>
        </w:tabs>
        <w:ind w:left="1264" w:hanging="413"/>
      </w:pPr>
      <w:rPr>
        <w:rFonts w:ascii="Symbol" w:hAnsi="Symbol" w:hint="default"/>
        <w:color w:val="auto"/>
      </w:rPr>
    </w:lvl>
    <w:lvl w:ilvl="2">
      <w:start w:val="1"/>
      <w:numFmt w:val="bullet"/>
      <w:pStyle w:val="a5"/>
      <w:lvlText w:val=""/>
      <w:lvlJc w:val="left"/>
      <w:pPr>
        <w:tabs>
          <w:tab w:val="left" w:pos="1678"/>
        </w:tabs>
        <w:ind w:left="1678" w:hanging="414"/>
      </w:pPr>
      <w:rPr>
        <w:rFonts w:ascii="Symbol" w:hAnsi="Symbol" w:hint="default"/>
        <w:color w:val="auto"/>
      </w:rPr>
    </w:lvl>
    <w:lvl w:ilvl="3">
      <w:start w:val="1"/>
      <w:numFmt w:val="decimal"/>
      <w:lvlText w:val="%4."/>
      <w:lvlJc w:val="left"/>
      <w:pPr>
        <w:tabs>
          <w:tab w:val="left" w:pos="2071"/>
        </w:tabs>
        <w:ind w:left="1884" w:hanging="528"/>
      </w:pPr>
      <w:rPr>
        <w:rFonts w:hint="eastAsia"/>
      </w:rPr>
    </w:lvl>
    <w:lvl w:ilvl="4">
      <w:start w:val="1"/>
      <w:numFmt w:val="lowerLetter"/>
      <w:lvlText w:val="%5)"/>
      <w:lvlJc w:val="left"/>
      <w:pPr>
        <w:tabs>
          <w:tab w:val="left" w:pos="2383"/>
        </w:tabs>
        <w:ind w:left="2196" w:hanging="528"/>
      </w:pPr>
      <w:rPr>
        <w:rFonts w:hint="eastAsia"/>
      </w:rPr>
    </w:lvl>
    <w:lvl w:ilvl="5">
      <w:start w:val="1"/>
      <w:numFmt w:val="lowerRoman"/>
      <w:lvlText w:val="%6."/>
      <w:lvlJc w:val="right"/>
      <w:pPr>
        <w:tabs>
          <w:tab w:val="left" w:pos="2695"/>
        </w:tabs>
        <w:ind w:left="2508" w:hanging="528"/>
      </w:pPr>
      <w:rPr>
        <w:rFonts w:hint="eastAsia"/>
      </w:rPr>
    </w:lvl>
    <w:lvl w:ilvl="6">
      <w:start w:val="1"/>
      <w:numFmt w:val="decimal"/>
      <w:lvlText w:val="%7."/>
      <w:lvlJc w:val="left"/>
      <w:pPr>
        <w:tabs>
          <w:tab w:val="left" w:pos="3007"/>
        </w:tabs>
        <w:ind w:left="2820" w:hanging="528"/>
      </w:pPr>
      <w:rPr>
        <w:rFonts w:hint="eastAsia"/>
      </w:rPr>
    </w:lvl>
    <w:lvl w:ilvl="7">
      <w:start w:val="1"/>
      <w:numFmt w:val="lowerLetter"/>
      <w:lvlText w:val="%8)"/>
      <w:lvlJc w:val="left"/>
      <w:pPr>
        <w:tabs>
          <w:tab w:val="left" w:pos="3319"/>
        </w:tabs>
        <w:ind w:left="3132" w:hanging="528"/>
      </w:pPr>
      <w:rPr>
        <w:rFonts w:hint="eastAsia"/>
      </w:rPr>
    </w:lvl>
    <w:lvl w:ilvl="8">
      <w:start w:val="1"/>
      <w:numFmt w:val="lowerRoman"/>
      <w:lvlText w:val="%9."/>
      <w:lvlJc w:val="right"/>
      <w:pPr>
        <w:tabs>
          <w:tab w:val="left" w:pos="3631"/>
        </w:tabs>
        <w:ind w:left="3444" w:hanging="528"/>
      </w:pPr>
      <w:rPr>
        <w:rFonts w:hint="eastAsia"/>
      </w:rPr>
    </w:lvl>
  </w:abstractNum>
  <w:abstractNum w:abstractNumId="14" w15:restartNumberingAfterBreak="0">
    <w:nsid w:val="3C7220AA"/>
    <w:multiLevelType w:val="multilevel"/>
    <w:tmpl w:val="3C7220A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E5458E4"/>
    <w:multiLevelType w:val="multilevel"/>
    <w:tmpl w:val="3E5458E4"/>
    <w:lvl w:ilvl="0">
      <w:start w:val="1"/>
      <w:numFmt w:val="bullet"/>
      <w:pStyle w:val="11"/>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 w15:restartNumberingAfterBreak="0">
    <w:nsid w:val="438871A2"/>
    <w:multiLevelType w:val="multilevel"/>
    <w:tmpl w:val="438871A2"/>
    <w:lvl w:ilvl="0">
      <w:start w:val="1"/>
      <w:numFmt w:val="bullet"/>
      <w:pStyle w:val="a6"/>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44C50F90"/>
    <w:multiLevelType w:val="multilevel"/>
    <w:tmpl w:val="44C50F90"/>
    <w:lvl w:ilvl="0">
      <w:start w:val="1"/>
      <w:numFmt w:val="lowerLetter"/>
      <w:lvlText w:val="%1)"/>
      <w:lvlJc w:val="left"/>
      <w:pPr>
        <w:tabs>
          <w:tab w:val="left" w:pos="839"/>
        </w:tabs>
        <w:ind w:left="839" w:hanging="419"/>
      </w:pPr>
      <w:rPr>
        <w:rFonts w:ascii="宋体" w:eastAsia="宋体" w:hAnsi="宋体" w:hint="eastAsia"/>
        <w:b w:val="0"/>
        <w:i w:val="0"/>
        <w:sz w:val="20"/>
        <w:szCs w:val="21"/>
      </w:rPr>
    </w:lvl>
    <w:lvl w:ilvl="1">
      <w:start w:val="1"/>
      <w:numFmt w:val="decimal"/>
      <w:pStyle w:val="a7"/>
      <w:lvlText w:val="%2)"/>
      <w:lvlJc w:val="left"/>
      <w:pPr>
        <w:tabs>
          <w:tab w:val="left" w:pos="1259"/>
        </w:tabs>
        <w:ind w:left="1259" w:hanging="420"/>
      </w:pPr>
      <w:rPr>
        <w:rFonts w:ascii="宋体" w:eastAsia="宋体" w:hAnsi="宋体" w:cs="Times New Roman" w:hint="eastAsia"/>
        <w:b w:val="0"/>
        <w:bCs w:val="0"/>
        <w:i w:val="0"/>
        <w:iCs w:val="0"/>
        <w:caps w:val="0"/>
        <w:strike w:val="0"/>
        <w:dstrike w:val="0"/>
        <w:vanish w:val="0"/>
        <w:color w:val="000000"/>
        <w:spacing w:val="0"/>
        <w:kern w:val="0"/>
        <w:position w:val="0"/>
        <w:sz w:val="20"/>
        <w:szCs w:val="21"/>
        <w:u w:val="none"/>
        <w:vertAlign w:val="baseline"/>
        <w14:shadow w14:blurRad="0" w14:dist="0" w14:dir="0" w14:sx="0" w14:sy="0" w14:kx="0" w14:ky="0" w14:algn="none">
          <w14:srgbClr w14:val="000000"/>
        </w14:shadow>
      </w:rPr>
    </w:lvl>
    <w:lvl w:ilvl="2">
      <w:start w:val="1"/>
      <w:numFmt w:val="decimal"/>
      <w:pStyle w:val="a8"/>
      <w:lvlText w:val="(%3)"/>
      <w:lvlJc w:val="left"/>
      <w:pPr>
        <w:tabs>
          <w:tab w:val="left" w:pos="0"/>
        </w:tabs>
        <w:ind w:left="1678" w:hanging="419"/>
      </w:pPr>
      <w:rPr>
        <w:rFonts w:ascii="宋体" w:eastAsia="宋体" w:hAnsi="宋体" w:hint="eastAsia"/>
        <w:b w:val="0"/>
        <w:i w:val="0"/>
        <w:sz w:val="20"/>
        <w:szCs w:val="21"/>
      </w:rPr>
    </w:lvl>
    <w:lvl w:ilvl="3">
      <w:start w:val="1"/>
      <w:numFmt w:val="decimal"/>
      <w:lvlText w:val="%4."/>
      <w:lvlJc w:val="left"/>
      <w:pPr>
        <w:tabs>
          <w:tab w:val="left" w:pos="2098"/>
        </w:tabs>
        <w:ind w:left="2098" w:hanging="420"/>
      </w:pPr>
      <w:rPr>
        <w:rFonts w:ascii="黑体" w:eastAsia="黑体" w:hAnsi="Times New Roman" w:hint="eastAsia"/>
        <w:b w:val="0"/>
        <w:i w:val="0"/>
        <w:sz w:val="21"/>
      </w:rPr>
    </w:lvl>
    <w:lvl w:ilvl="4">
      <w:start w:val="1"/>
      <w:numFmt w:val="lowerLetter"/>
      <w:lvlText w:val="%5)"/>
      <w:lvlJc w:val="left"/>
      <w:pPr>
        <w:tabs>
          <w:tab w:val="left" w:pos="2517"/>
        </w:tabs>
        <w:ind w:left="2517" w:hanging="419"/>
      </w:pPr>
      <w:rPr>
        <w:rFonts w:ascii="黑体" w:eastAsia="黑体" w:hAnsi="Times New Roman" w:hint="eastAsia"/>
        <w:b w:val="0"/>
        <w:i w:val="0"/>
        <w:sz w:val="21"/>
      </w:rPr>
    </w:lvl>
    <w:lvl w:ilvl="5">
      <w:start w:val="1"/>
      <w:numFmt w:val="lowerRoman"/>
      <w:lvlText w:val="%6."/>
      <w:lvlJc w:val="right"/>
      <w:pPr>
        <w:tabs>
          <w:tab w:val="left" w:pos="2942"/>
        </w:tabs>
        <w:ind w:left="2937" w:hanging="420"/>
      </w:pPr>
      <w:rPr>
        <w:rFonts w:ascii="黑体" w:eastAsia="黑体" w:hAnsi="Times New Roman" w:hint="eastAsia"/>
        <w:b w:val="0"/>
        <w:i w:val="0"/>
        <w:sz w:val="21"/>
      </w:rPr>
    </w:lvl>
    <w:lvl w:ilvl="6">
      <w:start w:val="1"/>
      <w:numFmt w:val="decimal"/>
      <w:lvlText w:val="%7."/>
      <w:lvlJc w:val="left"/>
      <w:pPr>
        <w:tabs>
          <w:tab w:val="left" w:pos="3362"/>
        </w:tabs>
        <w:ind w:left="3356" w:hanging="414"/>
      </w:pPr>
      <w:rPr>
        <w:rFonts w:ascii="黑体" w:eastAsia="黑体" w:hAnsi="Times New Roman" w:hint="eastAsia"/>
        <w:b w:val="0"/>
        <w:i w:val="0"/>
        <w:sz w:val="21"/>
      </w:rPr>
    </w:lvl>
    <w:lvl w:ilvl="7">
      <w:start w:val="1"/>
      <w:numFmt w:val="lowerLetter"/>
      <w:lvlText w:val="%8)"/>
      <w:lvlJc w:val="left"/>
      <w:pPr>
        <w:tabs>
          <w:tab w:val="left" w:pos="3781"/>
        </w:tabs>
        <w:ind w:left="3776" w:hanging="414"/>
      </w:pPr>
      <w:rPr>
        <w:rFonts w:hint="eastAsia"/>
      </w:rPr>
    </w:lvl>
    <w:lvl w:ilvl="8">
      <w:start w:val="1"/>
      <w:numFmt w:val="lowerRoman"/>
      <w:lvlText w:val="%9."/>
      <w:lvlJc w:val="right"/>
      <w:pPr>
        <w:tabs>
          <w:tab w:val="left" w:pos="4201"/>
        </w:tabs>
        <w:ind w:left="4201" w:hanging="420"/>
      </w:pPr>
      <w:rPr>
        <w:rFonts w:hint="eastAsia"/>
      </w:rPr>
    </w:lvl>
  </w:abstractNum>
  <w:abstractNum w:abstractNumId="18" w15:restartNumberingAfterBreak="0">
    <w:nsid w:val="513640EC"/>
    <w:multiLevelType w:val="multilevel"/>
    <w:tmpl w:val="513640EC"/>
    <w:lvl w:ilvl="0">
      <w:start w:val="1"/>
      <w:numFmt w:val="lowerLetter"/>
      <w:pStyle w:val="ItemStepinTab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57C2AF5"/>
    <w:multiLevelType w:val="multilevel"/>
    <w:tmpl w:val="557C2AF5"/>
    <w:lvl w:ilvl="0">
      <w:start w:val="1"/>
      <w:numFmt w:val="decimal"/>
      <w:pStyle w:val="a9"/>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0" w15:restartNumberingAfterBreak="0">
    <w:nsid w:val="56362995"/>
    <w:multiLevelType w:val="multilevel"/>
    <w:tmpl w:val="56362995"/>
    <w:lvl w:ilvl="0">
      <w:start w:val="1"/>
      <w:numFmt w:val="decimal"/>
      <w:pStyle w:val="20"/>
      <w:lvlText w:val="2.%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966F6A"/>
    <w:multiLevelType w:val="multilevel"/>
    <w:tmpl w:val="56966F6A"/>
    <w:lvl w:ilvl="0">
      <w:start w:val="1"/>
      <w:numFmt w:val="decimal"/>
      <w:pStyle w:val="5"/>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2" w15:restartNumberingAfterBreak="0">
    <w:nsid w:val="5C7A0D2F"/>
    <w:multiLevelType w:val="multilevel"/>
    <w:tmpl w:val="5C7A0D2F"/>
    <w:lvl w:ilvl="0">
      <w:start w:val="1"/>
      <w:numFmt w:val="decimal"/>
      <w:lvlText w:val="%1"/>
      <w:lvlJc w:val="left"/>
      <w:pPr>
        <w:ind w:left="425" w:hanging="425"/>
      </w:pPr>
      <w:rPr>
        <w:rFonts w:ascii="黑体" w:eastAsia="黑体" w:hint="eastAsia"/>
        <w:b w:val="0"/>
        <w:bCs w:val="0"/>
        <w:i w:val="0"/>
        <w:iCs w:val="0"/>
        <w:caps w:val="0"/>
        <w:smallCaps w:val="0"/>
        <w:strike w:val="0"/>
        <w:dstrike w:val="0"/>
        <w:vanish w:val="0"/>
        <w:color w:val="000000"/>
        <w:spacing w:val="0"/>
        <w:kern w:val="0"/>
        <w:position w:val="0"/>
        <w:sz w:val="32"/>
        <w:u w:val="none"/>
        <w:vertAlign w:val="baseline"/>
        <w14:shadow w14:blurRad="0" w14:dist="0" w14:dir="0" w14:sx="0" w14:sy="0" w14:kx="0" w14:ky="0" w14:algn="none">
          <w14:srgbClr w14:val="000000"/>
        </w14:shadow>
      </w:rPr>
    </w:lvl>
    <w:lvl w:ilvl="1">
      <w:start w:val="1"/>
      <w:numFmt w:val="decimal"/>
      <w:lvlText w:val="%1.%2"/>
      <w:lvlJc w:val="left"/>
      <w:pPr>
        <w:ind w:left="1134" w:hanging="1134"/>
      </w:pPr>
      <w:rPr>
        <w:rFonts w:ascii="Times New Roman" w:hAnsi="Times New Roman" w:cs="Times New Roman" w:hint="eastAsia"/>
        <w:b/>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lvlText w:val="%1.%2.%3"/>
      <w:lvlJc w:val="left"/>
      <w:pPr>
        <w:ind w:left="425" w:hanging="425"/>
      </w:pPr>
      <w:rPr>
        <w:rFonts w:hint="eastAsia"/>
        <w:b w:val="0"/>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3">
      <w:start w:val="1"/>
      <w:numFmt w:val="decimal"/>
      <w:lvlText w:val="%1.%2.%3.%4"/>
      <w:lvlJc w:val="left"/>
      <w:pPr>
        <w:ind w:left="1134" w:hanging="1134"/>
      </w:pPr>
      <w:rPr>
        <w:rFonts w:hint="eastAsia"/>
        <w:b/>
        <w:bCs w:val="0"/>
        <w:i w:val="0"/>
        <w:iCs w:val="0"/>
        <w:caps w:val="0"/>
        <w:smallCaps w:val="0"/>
        <w:strike w:val="0"/>
        <w:dstrike w:val="0"/>
        <w:vanish w:val="0"/>
        <w:color w:val="auto"/>
        <w:spacing w:val="0"/>
        <w:kern w:val="0"/>
        <w:position w:val="0"/>
        <w:u w:val="none"/>
        <w:vertAlign w:val="baseline"/>
        <w14:shadow w14:blurRad="0" w14:dist="0" w14:dir="0" w14:sx="0" w14:sy="0" w14:kx="0" w14:ky="0" w14:algn="none">
          <w14:srgbClr w14:val="000000"/>
        </w14:shadow>
      </w:rPr>
    </w:lvl>
    <w:lvl w:ilvl="4">
      <w:start w:val="1"/>
      <w:numFmt w:val="decimal"/>
      <w:pStyle w:val="50"/>
      <w:lvlText w:val="%1.%2.%3.%4.%5"/>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5">
      <w:start w:val="1"/>
      <w:numFmt w:val="decimal"/>
      <w:pStyle w:val="12"/>
      <w:lvlText w:val="%1.%2.%3.%4.%5.%6"/>
      <w:lvlJc w:val="left"/>
      <w:pPr>
        <w:ind w:left="425" w:hanging="425"/>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3" w15:restartNumberingAfterBreak="0">
    <w:nsid w:val="5F26077A"/>
    <w:multiLevelType w:val="multilevel"/>
    <w:tmpl w:val="5F26077A"/>
    <w:lvl w:ilvl="0">
      <w:start w:val="1"/>
      <w:numFmt w:val="bullet"/>
      <w:pStyle w:val="bianhao1"/>
      <w:lvlText w:val=""/>
      <w:lvlJc w:val="left"/>
      <w:pPr>
        <w:tabs>
          <w:tab w:val="left" w:pos="1259"/>
        </w:tabs>
        <w:ind w:left="1259"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FC5BC82"/>
    <w:multiLevelType w:val="multilevel"/>
    <w:tmpl w:val="5FC5BC82"/>
    <w:lvl w:ilvl="0">
      <w:start w:val="1"/>
      <w:numFmt w:val="decimal"/>
      <w:pStyle w:val="13"/>
      <w:lvlText w:val="%1."/>
      <w:lvlJc w:val="left"/>
      <w:pPr>
        <w:ind w:left="432" w:hanging="432"/>
      </w:pPr>
      <w:rPr>
        <w:rFonts w:hint="default"/>
      </w:rPr>
    </w:lvl>
    <w:lvl w:ilvl="1">
      <w:start w:val="1"/>
      <w:numFmt w:val="decimal"/>
      <w:pStyle w:val="21"/>
      <w:lvlText w:val="%1.%2."/>
      <w:lvlJc w:val="left"/>
      <w:pPr>
        <w:ind w:left="575" w:hanging="575"/>
      </w:pPr>
      <w:rPr>
        <w:rFonts w:hint="default"/>
      </w:rPr>
    </w:lvl>
    <w:lvl w:ilvl="2">
      <w:start w:val="1"/>
      <w:numFmt w:val="decimal"/>
      <w:pStyle w:val="30"/>
      <w:lvlText w:val="%1.%2.%3."/>
      <w:lvlJc w:val="left"/>
      <w:pPr>
        <w:ind w:left="720" w:hanging="720"/>
      </w:pPr>
      <w:rPr>
        <w:rFonts w:hint="default"/>
      </w:rPr>
    </w:lvl>
    <w:lvl w:ilvl="3">
      <w:start w:val="1"/>
      <w:numFmt w:val="decimal"/>
      <w:pStyle w:val="4"/>
      <w:lvlText w:val="%1.%2.%3.%4."/>
      <w:lvlJc w:val="left"/>
      <w:pPr>
        <w:ind w:left="4692"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5" w15:restartNumberingAfterBreak="0">
    <w:nsid w:val="60B55DC2"/>
    <w:multiLevelType w:val="multilevel"/>
    <w:tmpl w:val="60B55DC2"/>
    <w:lvl w:ilvl="0">
      <w:start w:val="1"/>
      <w:numFmt w:val="upperLetter"/>
      <w:lvlText w:val="%1"/>
      <w:lvlJc w:val="left"/>
      <w:pPr>
        <w:tabs>
          <w:tab w:val="left" w:pos="0"/>
        </w:tabs>
        <w:ind w:left="0" w:hanging="425"/>
      </w:pPr>
      <w:rPr>
        <w:rFonts w:hint="eastAsia"/>
      </w:rPr>
    </w:lvl>
    <w:lvl w:ilvl="1">
      <w:start w:val="1"/>
      <w:numFmt w:val="decimal"/>
      <w:pStyle w:val="aa"/>
      <w:suff w:val="nothing"/>
      <w:lvlText w:val="表%1.%2　"/>
      <w:lvlJc w:val="left"/>
      <w:pPr>
        <w:ind w:left="567" w:hanging="567"/>
      </w:pPr>
      <w:rPr>
        <w:rFonts w:hint="eastAsia"/>
      </w:rPr>
    </w:lvl>
    <w:lvl w:ilvl="2">
      <w:start w:val="1"/>
      <w:numFmt w:val="decimal"/>
      <w:lvlText w:val="%1.%2.%3"/>
      <w:lvlJc w:val="left"/>
      <w:pPr>
        <w:tabs>
          <w:tab w:val="left" w:pos="993"/>
        </w:tabs>
        <w:ind w:left="993" w:hanging="567"/>
      </w:pPr>
      <w:rPr>
        <w:rFonts w:hint="eastAsia"/>
      </w:rPr>
    </w:lvl>
    <w:lvl w:ilvl="3">
      <w:start w:val="1"/>
      <w:numFmt w:val="decimal"/>
      <w:lvlText w:val="%1.%2.%3.%4"/>
      <w:lvlJc w:val="left"/>
      <w:pPr>
        <w:tabs>
          <w:tab w:val="left" w:pos="2291"/>
        </w:tabs>
        <w:ind w:left="1559" w:hanging="708"/>
      </w:pPr>
      <w:rPr>
        <w:rFonts w:hint="eastAsia"/>
      </w:rPr>
    </w:lvl>
    <w:lvl w:ilvl="4">
      <w:start w:val="1"/>
      <w:numFmt w:val="decimal"/>
      <w:lvlText w:val="%1.%2.%3.%4.%5"/>
      <w:lvlJc w:val="left"/>
      <w:pPr>
        <w:tabs>
          <w:tab w:val="left" w:pos="3076"/>
        </w:tabs>
        <w:ind w:left="2126" w:hanging="850"/>
      </w:pPr>
      <w:rPr>
        <w:rFonts w:hint="eastAsia"/>
      </w:rPr>
    </w:lvl>
    <w:lvl w:ilvl="5">
      <w:start w:val="1"/>
      <w:numFmt w:val="decimal"/>
      <w:lvlText w:val="%1.%2.%3.%4.%5.%6"/>
      <w:lvlJc w:val="left"/>
      <w:pPr>
        <w:tabs>
          <w:tab w:val="left" w:pos="3861"/>
        </w:tabs>
        <w:ind w:left="2835" w:hanging="1134"/>
      </w:pPr>
      <w:rPr>
        <w:rFonts w:hint="eastAsia"/>
      </w:rPr>
    </w:lvl>
    <w:lvl w:ilvl="6">
      <w:start w:val="1"/>
      <w:numFmt w:val="decimal"/>
      <w:lvlText w:val="%1.%2.%3.%4.%5.%6.%7"/>
      <w:lvlJc w:val="left"/>
      <w:pPr>
        <w:tabs>
          <w:tab w:val="left" w:pos="4646"/>
        </w:tabs>
        <w:ind w:left="3402" w:hanging="1276"/>
      </w:pPr>
      <w:rPr>
        <w:rFonts w:hint="eastAsia"/>
      </w:rPr>
    </w:lvl>
    <w:lvl w:ilvl="7">
      <w:start w:val="1"/>
      <w:numFmt w:val="decimal"/>
      <w:lvlText w:val="%1.%2.%3.%4.%5.%6.%7.%8"/>
      <w:lvlJc w:val="left"/>
      <w:pPr>
        <w:tabs>
          <w:tab w:val="left" w:pos="5431"/>
        </w:tabs>
        <w:ind w:left="3969" w:hanging="1418"/>
      </w:pPr>
      <w:rPr>
        <w:rFonts w:hint="eastAsia"/>
      </w:rPr>
    </w:lvl>
    <w:lvl w:ilvl="8">
      <w:start w:val="1"/>
      <w:numFmt w:val="decimal"/>
      <w:lvlText w:val="%1.%2.%3.%4.%5.%6.%7.%8.%9"/>
      <w:lvlJc w:val="left"/>
      <w:pPr>
        <w:tabs>
          <w:tab w:val="left" w:pos="6217"/>
        </w:tabs>
        <w:ind w:left="4677" w:hanging="1700"/>
      </w:pPr>
      <w:rPr>
        <w:rFonts w:hint="eastAsia"/>
      </w:rPr>
    </w:lvl>
  </w:abstractNum>
  <w:abstractNum w:abstractNumId="26" w15:restartNumberingAfterBreak="0">
    <w:nsid w:val="60FF84E4"/>
    <w:multiLevelType w:val="singleLevel"/>
    <w:tmpl w:val="60FF84E4"/>
    <w:lvl w:ilvl="0">
      <w:start w:val="1"/>
      <w:numFmt w:val="decimal"/>
      <w:suff w:val="space"/>
      <w:lvlText w:val="%1)"/>
      <w:lvlJc w:val="left"/>
    </w:lvl>
  </w:abstractNum>
  <w:abstractNum w:abstractNumId="27" w15:restartNumberingAfterBreak="0">
    <w:nsid w:val="638A7AA3"/>
    <w:multiLevelType w:val="multilevel"/>
    <w:tmpl w:val="638A7AA3"/>
    <w:lvl w:ilvl="0">
      <w:start w:val="1"/>
      <w:numFmt w:val="lowerLetter"/>
      <w:pStyle w:val="ItemList"/>
      <w:lvlText w:val="%1)"/>
      <w:lvlJc w:val="left"/>
      <w:pPr>
        <w:ind w:left="980" w:hanging="420"/>
      </w:pPr>
      <w:rPr>
        <w:rFonts w:hint="eastAsia"/>
      </w:rPr>
    </w:lvl>
    <w:lvl w:ilvl="1">
      <w:start w:val="1"/>
      <w:numFmt w:val="bullet"/>
      <w:lvlText w:val=""/>
      <w:lvlJc w:val="left"/>
      <w:pPr>
        <w:ind w:left="1400" w:hanging="420"/>
      </w:pPr>
      <w:rPr>
        <w:rFonts w:ascii="楷体_GB2312" w:hAnsi="楷体_GB2312" w:hint="default"/>
      </w:rPr>
    </w:lvl>
    <w:lvl w:ilvl="2">
      <w:start w:val="1"/>
      <w:numFmt w:val="bullet"/>
      <w:lvlText w:val=""/>
      <w:lvlJc w:val="left"/>
      <w:pPr>
        <w:ind w:left="1820" w:hanging="420"/>
      </w:pPr>
      <w:rPr>
        <w:rFonts w:ascii="楷体_GB2312" w:hAnsi="楷体_GB2312" w:hint="default"/>
      </w:rPr>
    </w:lvl>
    <w:lvl w:ilvl="3">
      <w:start w:val="1"/>
      <w:numFmt w:val="bullet"/>
      <w:lvlText w:val=""/>
      <w:lvlJc w:val="left"/>
      <w:pPr>
        <w:ind w:left="2240" w:hanging="420"/>
      </w:pPr>
      <w:rPr>
        <w:rFonts w:ascii="楷体_GB2312" w:hAnsi="楷体_GB2312" w:hint="default"/>
      </w:rPr>
    </w:lvl>
    <w:lvl w:ilvl="4">
      <w:start w:val="1"/>
      <w:numFmt w:val="bullet"/>
      <w:lvlText w:val=""/>
      <w:lvlJc w:val="left"/>
      <w:pPr>
        <w:ind w:left="2660" w:hanging="420"/>
      </w:pPr>
      <w:rPr>
        <w:rFonts w:ascii="楷体_GB2312" w:hAnsi="楷体_GB2312" w:hint="default"/>
      </w:rPr>
    </w:lvl>
    <w:lvl w:ilvl="5">
      <w:start w:val="1"/>
      <w:numFmt w:val="bullet"/>
      <w:lvlText w:val=""/>
      <w:lvlJc w:val="left"/>
      <w:pPr>
        <w:ind w:left="3080" w:hanging="420"/>
      </w:pPr>
      <w:rPr>
        <w:rFonts w:ascii="楷体_GB2312" w:hAnsi="楷体_GB2312" w:hint="default"/>
      </w:rPr>
    </w:lvl>
    <w:lvl w:ilvl="6">
      <w:start w:val="1"/>
      <w:numFmt w:val="bullet"/>
      <w:lvlText w:val=""/>
      <w:lvlJc w:val="left"/>
      <w:pPr>
        <w:ind w:left="3500" w:hanging="420"/>
      </w:pPr>
      <w:rPr>
        <w:rFonts w:ascii="楷体_GB2312" w:hAnsi="楷体_GB2312" w:hint="default"/>
      </w:rPr>
    </w:lvl>
    <w:lvl w:ilvl="7">
      <w:start w:val="1"/>
      <w:numFmt w:val="bullet"/>
      <w:lvlText w:val=""/>
      <w:lvlJc w:val="left"/>
      <w:pPr>
        <w:ind w:left="3920" w:hanging="420"/>
      </w:pPr>
      <w:rPr>
        <w:rFonts w:ascii="楷体_GB2312" w:hAnsi="楷体_GB2312" w:hint="default"/>
      </w:rPr>
    </w:lvl>
    <w:lvl w:ilvl="8">
      <w:start w:val="1"/>
      <w:numFmt w:val="bullet"/>
      <w:lvlText w:val=""/>
      <w:lvlJc w:val="left"/>
      <w:pPr>
        <w:ind w:left="4340" w:hanging="420"/>
      </w:pPr>
      <w:rPr>
        <w:rFonts w:ascii="楷体_GB2312" w:hAnsi="楷体_GB2312" w:hint="default"/>
      </w:rPr>
    </w:lvl>
  </w:abstractNum>
  <w:abstractNum w:abstractNumId="28" w15:restartNumberingAfterBreak="0">
    <w:nsid w:val="646260FA"/>
    <w:multiLevelType w:val="multilevel"/>
    <w:tmpl w:val="646260FA"/>
    <w:lvl w:ilvl="0">
      <w:start w:val="1"/>
      <w:numFmt w:val="decimal"/>
      <w:pStyle w:val="ab"/>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9" w15:restartNumberingAfterBreak="0">
    <w:nsid w:val="656E7BB8"/>
    <w:multiLevelType w:val="multilevel"/>
    <w:tmpl w:val="656E7BB8"/>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lvlText w:val="%1%2"/>
      <w:lvlJc w:val="left"/>
      <w:pPr>
        <w:tabs>
          <w:tab w:val="left" w:pos="360"/>
        </w:tabs>
        <w:ind w:left="0" w:firstLine="0"/>
      </w:pPr>
      <w:rPr>
        <w:rFonts w:ascii="黑体" w:eastAsia="黑体" w:hAnsi="Times New Roman" w:hint="eastAsia"/>
        <w:b/>
        <w:i w:val="0"/>
        <w:sz w:val="20"/>
      </w:rPr>
    </w:lvl>
    <w:lvl w:ilvl="2">
      <w:start w:val="1"/>
      <w:numFmt w:val="decimal"/>
      <w:pStyle w:val="ac"/>
      <w:lvlText w:val="%1%2.%3"/>
      <w:lvlJc w:val="left"/>
      <w:pPr>
        <w:tabs>
          <w:tab w:val="left" w:pos="720"/>
        </w:tabs>
        <w:ind w:left="0" w:firstLine="0"/>
      </w:pPr>
      <w:rPr>
        <w:rFonts w:ascii="黑体" w:eastAsia="黑体" w:hAnsi="Times New Roman" w:hint="eastAsia"/>
        <w:b/>
        <w:i w:val="0"/>
        <w:sz w:val="21"/>
      </w:rPr>
    </w:lvl>
    <w:lvl w:ilvl="3">
      <w:start w:val="1"/>
      <w:numFmt w:val="decimal"/>
      <w:lvlText w:val="%1%2.%3.%4"/>
      <w:lvlJc w:val="left"/>
      <w:pPr>
        <w:tabs>
          <w:tab w:val="left" w:pos="720"/>
        </w:tabs>
        <w:ind w:left="0" w:firstLine="0"/>
      </w:pPr>
      <w:rPr>
        <w:rFonts w:ascii="黑体" w:eastAsia="黑体" w:hAnsi="Times New Roman" w:hint="eastAsia"/>
        <w:b/>
        <w:i w:val="0"/>
        <w:sz w:val="21"/>
      </w:rPr>
    </w:lvl>
    <w:lvl w:ilvl="4">
      <w:start w:val="1"/>
      <w:numFmt w:val="decimal"/>
      <w:lvlText w:val="%2.%3.%4.%5"/>
      <w:lvlJc w:val="left"/>
      <w:pPr>
        <w:tabs>
          <w:tab w:val="left" w:pos="1080"/>
        </w:tabs>
        <w:ind w:left="0" w:firstLine="0"/>
      </w:pPr>
      <w:rPr>
        <w:rFonts w:ascii="黑体" w:eastAsia="黑体" w:hAnsi="Times New Roman" w:hint="eastAsia"/>
        <w:b/>
        <w:i w:val="0"/>
        <w:sz w:val="21"/>
      </w:rPr>
    </w:lvl>
    <w:lvl w:ilvl="5">
      <w:start w:val="1"/>
      <w:numFmt w:val="decimal"/>
      <w:lvlText w:val="%2.%3.%4.%5.%6"/>
      <w:lvlJc w:val="left"/>
      <w:pPr>
        <w:tabs>
          <w:tab w:val="left" w:pos="1872"/>
        </w:tabs>
        <w:ind w:left="1872" w:hanging="1021"/>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6">
      <w:start w:val="1"/>
      <w:numFmt w:val="decimal"/>
      <w:lvlRestart w:val="5"/>
      <w:lvlText w:val="%2.%3.%4.%5.%6.%7"/>
      <w:lvlJc w:val="left"/>
      <w:pPr>
        <w:tabs>
          <w:tab w:val="left" w:pos="1440"/>
        </w:tabs>
        <w:ind w:left="0" w:firstLine="0"/>
      </w:pPr>
      <w:rPr>
        <w:rFonts w:ascii="黑体" w:eastAsia="黑体" w:hAnsi="Times New Roman" w:hint="eastAsia"/>
        <w:b/>
        <w:i w:val="0"/>
        <w:sz w:val="21"/>
      </w:rPr>
    </w:lvl>
    <w:lvl w:ilvl="7">
      <w:start w:val="1"/>
      <w:numFmt w:val="decimal"/>
      <w:lvlRestart w:val="5"/>
      <w:lvlText w:val="图 %2.0.%5 -%8"/>
      <w:lvlJc w:val="left"/>
      <w:pPr>
        <w:tabs>
          <w:tab w:val="left" w:pos="1440"/>
        </w:tabs>
        <w:ind w:left="0" w:firstLine="0"/>
      </w:pPr>
      <w:rPr>
        <w:rFonts w:ascii="黑体" w:eastAsia="黑体" w:hint="eastAsia"/>
        <w:b/>
        <w:i w:val="0"/>
        <w:sz w:val="21"/>
      </w:rPr>
    </w:lvl>
    <w:lvl w:ilvl="8">
      <w:start w:val="1"/>
      <w:numFmt w:val="decimal"/>
      <w:lvlRestart w:val="6"/>
      <w:lvlText w:val="      %9)"/>
      <w:lvlJc w:val="left"/>
      <w:pPr>
        <w:tabs>
          <w:tab w:val="left" w:pos="1080"/>
        </w:tabs>
        <w:ind w:left="0" w:firstLine="0"/>
      </w:pPr>
      <w:rPr>
        <w:rFonts w:ascii="黑体" w:eastAsia="黑体" w:hAnsi="华文细黑" w:hint="eastAsia"/>
        <w:b/>
        <w:i w:val="0"/>
        <w:sz w:val="21"/>
      </w:rPr>
    </w:lvl>
  </w:abstractNum>
  <w:abstractNum w:abstractNumId="30" w15:restartNumberingAfterBreak="0">
    <w:nsid w:val="657D3FBC"/>
    <w:multiLevelType w:val="multilevel"/>
    <w:tmpl w:val="657D3FBC"/>
    <w:lvl w:ilvl="0">
      <w:start w:val="1"/>
      <w:numFmt w:val="upperLetter"/>
      <w:pStyle w:val="ad"/>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e"/>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31" w15:restartNumberingAfterBreak="0">
    <w:nsid w:val="67BA1588"/>
    <w:multiLevelType w:val="multilevel"/>
    <w:tmpl w:val="67BA1588"/>
    <w:lvl w:ilvl="0">
      <w:start w:val="1"/>
      <w:numFmt w:val="lowerLetter"/>
      <w:pStyle w:val="NotesTextListinTable"/>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691D4D19"/>
    <w:multiLevelType w:val="multilevel"/>
    <w:tmpl w:val="691D4D19"/>
    <w:lvl w:ilvl="0">
      <w:start w:val="1"/>
      <w:numFmt w:val="decimal"/>
      <w:pStyle w:val="A20"/>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B1565E3"/>
    <w:multiLevelType w:val="multilevel"/>
    <w:tmpl w:val="6B1565E3"/>
    <w:lvl w:ilvl="0">
      <w:start w:val="1"/>
      <w:numFmt w:val="decimal"/>
      <w:pStyle w:val="af"/>
      <w:suff w:val="nothing"/>
      <w:lvlText w:val="（%1）"/>
      <w:lvlJc w:val="left"/>
      <w:pPr>
        <w:ind w:left="2008" w:firstLine="403"/>
      </w:pPr>
      <w:rPr>
        <w:b w:val="0"/>
        <w:bCs w:val="0"/>
        <w:i w:val="0"/>
        <w:iCs w:val="0"/>
        <w:caps w:val="0"/>
        <w:smallCaps w:val="0"/>
        <w:strike w:val="0"/>
        <w:dstrike w:val="0"/>
        <w:vanish w:val="0"/>
        <w:color w:val="000000"/>
        <w:spacing w:val="0"/>
        <w:position w:val="0"/>
        <w:u w:val="none"/>
        <w:vertAlign w:val="baseline"/>
        <w:lang w:val="en-US"/>
      </w:rPr>
    </w:lvl>
    <w:lvl w:ilvl="1">
      <w:start w:val="1"/>
      <w:numFmt w:val="lowerLetter"/>
      <w:lvlText w:val="%2)"/>
      <w:lvlJc w:val="left"/>
      <w:pPr>
        <w:ind w:left="1701" w:firstLine="403"/>
      </w:pPr>
      <w:rPr>
        <w:rFonts w:hint="eastAsia"/>
      </w:rPr>
    </w:lvl>
    <w:lvl w:ilvl="2">
      <w:start w:val="1"/>
      <w:numFmt w:val="decimalEnclosedCircle"/>
      <w:suff w:val="space"/>
      <w:lvlText w:val="%3"/>
      <w:lvlJc w:val="left"/>
      <w:pPr>
        <w:ind w:left="1701" w:firstLine="403"/>
      </w:pPr>
      <w:rPr>
        <w:rFonts w:hint="eastAsia"/>
      </w:rPr>
    </w:lvl>
    <w:lvl w:ilvl="3">
      <w:start w:val="1"/>
      <w:numFmt w:val="decimal"/>
      <w:lvlText w:val="%4."/>
      <w:lvlJc w:val="left"/>
      <w:pPr>
        <w:ind w:left="1701" w:firstLine="403"/>
      </w:pPr>
      <w:rPr>
        <w:rFonts w:hint="eastAsia"/>
      </w:rPr>
    </w:lvl>
    <w:lvl w:ilvl="4">
      <w:start w:val="1"/>
      <w:numFmt w:val="lowerLetter"/>
      <w:lvlText w:val="%5)"/>
      <w:lvlJc w:val="left"/>
      <w:pPr>
        <w:ind w:left="1701" w:firstLine="403"/>
      </w:pPr>
      <w:rPr>
        <w:rFonts w:hint="eastAsia"/>
      </w:rPr>
    </w:lvl>
    <w:lvl w:ilvl="5">
      <w:start w:val="1"/>
      <w:numFmt w:val="lowerRoman"/>
      <w:lvlText w:val="%6."/>
      <w:lvlJc w:val="right"/>
      <w:pPr>
        <w:ind w:left="1701" w:firstLine="403"/>
      </w:pPr>
      <w:rPr>
        <w:rFonts w:hint="eastAsia"/>
      </w:rPr>
    </w:lvl>
    <w:lvl w:ilvl="6">
      <w:start w:val="1"/>
      <w:numFmt w:val="decimal"/>
      <w:lvlText w:val="%7."/>
      <w:lvlJc w:val="left"/>
      <w:pPr>
        <w:ind w:left="1701" w:firstLine="403"/>
      </w:pPr>
      <w:rPr>
        <w:rFonts w:hint="eastAsia"/>
      </w:rPr>
    </w:lvl>
    <w:lvl w:ilvl="7">
      <w:start w:val="1"/>
      <w:numFmt w:val="lowerLetter"/>
      <w:lvlText w:val="%8)"/>
      <w:lvlJc w:val="left"/>
      <w:pPr>
        <w:ind w:left="1701" w:firstLine="403"/>
      </w:pPr>
      <w:rPr>
        <w:rFonts w:hint="eastAsia"/>
      </w:rPr>
    </w:lvl>
    <w:lvl w:ilvl="8">
      <w:start w:val="1"/>
      <w:numFmt w:val="lowerRoman"/>
      <w:lvlText w:val="%9."/>
      <w:lvlJc w:val="right"/>
      <w:pPr>
        <w:ind w:left="1701" w:firstLine="403"/>
      </w:pPr>
      <w:rPr>
        <w:rFonts w:hint="eastAsia"/>
      </w:rPr>
    </w:lvl>
  </w:abstractNum>
  <w:abstractNum w:abstractNumId="34" w15:restartNumberingAfterBreak="0">
    <w:nsid w:val="6D6C07CD"/>
    <w:multiLevelType w:val="multilevel"/>
    <w:tmpl w:val="6D6C07CD"/>
    <w:lvl w:ilvl="0">
      <w:start w:val="1"/>
      <w:numFmt w:val="lowerLetter"/>
      <w:pStyle w:val="af0"/>
      <w:lvlText w:val="%1)"/>
      <w:lvlJc w:val="left"/>
      <w:pPr>
        <w:tabs>
          <w:tab w:val="left" w:pos="839"/>
        </w:tabs>
        <w:ind w:left="839" w:hanging="419"/>
      </w:pPr>
      <w:rPr>
        <w:rFonts w:ascii="宋体" w:eastAsia="宋体" w:hint="eastAsia"/>
        <w:b w:val="0"/>
        <w:i w:val="0"/>
        <w:sz w:val="21"/>
      </w:rPr>
    </w:lvl>
    <w:lvl w:ilvl="1">
      <w:start w:val="1"/>
      <w:numFmt w:val="decimal"/>
      <w:pStyle w:val="af1"/>
      <w:lvlText w:val="%2)"/>
      <w:lvlJc w:val="left"/>
      <w:pPr>
        <w:tabs>
          <w:tab w:val="left" w:pos="840"/>
        </w:tabs>
        <w:ind w:left="839" w:hanging="419"/>
      </w:pPr>
      <w:rPr>
        <w:rFonts w:ascii="宋体" w:eastAsia="宋体" w:hint="eastAsia"/>
        <w:b w:val="0"/>
        <w:i w:val="0"/>
        <w:sz w:val="21"/>
      </w:rPr>
    </w:lvl>
    <w:lvl w:ilvl="2">
      <w:start w:val="1"/>
      <w:numFmt w:val="lowerRoman"/>
      <w:lvlText w:val="%3."/>
      <w:lvlJc w:val="right"/>
      <w:pPr>
        <w:tabs>
          <w:tab w:val="left" w:pos="1260"/>
        </w:tabs>
        <w:ind w:left="1259" w:hanging="419"/>
      </w:pPr>
      <w:rPr>
        <w:rFonts w:hint="eastAsia"/>
      </w:rPr>
    </w:lvl>
    <w:lvl w:ilvl="3">
      <w:start w:val="1"/>
      <w:numFmt w:val="decimal"/>
      <w:lvlText w:val="%4."/>
      <w:lvlJc w:val="left"/>
      <w:pPr>
        <w:tabs>
          <w:tab w:val="left" w:pos="1680"/>
        </w:tabs>
        <w:ind w:left="1679" w:hanging="419"/>
      </w:pPr>
      <w:rPr>
        <w:rFonts w:hint="eastAsia"/>
      </w:rPr>
    </w:lvl>
    <w:lvl w:ilvl="4">
      <w:start w:val="1"/>
      <w:numFmt w:val="lowerLetter"/>
      <w:lvlText w:val="%5)"/>
      <w:lvlJc w:val="left"/>
      <w:pPr>
        <w:tabs>
          <w:tab w:val="left" w:pos="2100"/>
        </w:tabs>
        <w:ind w:left="2099" w:hanging="419"/>
      </w:pPr>
      <w:rPr>
        <w:rFonts w:hint="eastAsia"/>
      </w:rPr>
    </w:lvl>
    <w:lvl w:ilvl="5">
      <w:start w:val="1"/>
      <w:numFmt w:val="lowerRoman"/>
      <w:lvlText w:val="%6."/>
      <w:lvlJc w:val="right"/>
      <w:pPr>
        <w:tabs>
          <w:tab w:val="left" w:pos="2520"/>
        </w:tabs>
        <w:ind w:left="2519" w:hanging="419"/>
      </w:pPr>
      <w:rPr>
        <w:rFonts w:hint="eastAsia"/>
      </w:rPr>
    </w:lvl>
    <w:lvl w:ilvl="6">
      <w:start w:val="1"/>
      <w:numFmt w:val="decimal"/>
      <w:lvlText w:val="%7."/>
      <w:lvlJc w:val="left"/>
      <w:pPr>
        <w:tabs>
          <w:tab w:val="left" w:pos="2940"/>
        </w:tabs>
        <w:ind w:left="2939" w:hanging="419"/>
      </w:pPr>
      <w:rPr>
        <w:rFonts w:hint="eastAsia"/>
      </w:rPr>
    </w:lvl>
    <w:lvl w:ilvl="7">
      <w:start w:val="1"/>
      <w:numFmt w:val="lowerLetter"/>
      <w:lvlText w:val="%8)"/>
      <w:lvlJc w:val="left"/>
      <w:pPr>
        <w:tabs>
          <w:tab w:val="left" w:pos="3360"/>
        </w:tabs>
        <w:ind w:left="3359" w:hanging="419"/>
      </w:pPr>
      <w:rPr>
        <w:rFonts w:hint="eastAsia"/>
      </w:rPr>
    </w:lvl>
    <w:lvl w:ilvl="8">
      <w:start w:val="1"/>
      <w:numFmt w:val="lowerRoman"/>
      <w:lvlText w:val="%9."/>
      <w:lvlJc w:val="right"/>
      <w:pPr>
        <w:tabs>
          <w:tab w:val="left" w:pos="3780"/>
        </w:tabs>
        <w:ind w:left="3779" w:hanging="419"/>
      </w:pPr>
      <w:rPr>
        <w:rFonts w:hint="eastAsia"/>
      </w:rPr>
    </w:lvl>
  </w:abstractNum>
  <w:abstractNum w:abstractNumId="35" w15:restartNumberingAfterBreak="0">
    <w:nsid w:val="708B59C3"/>
    <w:multiLevelType w:val="multilevel"/>
    <w:tmpl w:val="708B59C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6AA3B66"/>
    <w:multiLevelType w:val="multilevel"/>
    <w:tmpl w:val="76AA3B66"/>
    <w:lvl w:ilvl="0">
      <w:start w:val="1"/>
      <w:numFmt w:val="decimal"/>
      <w:pStyle w:val="af2"/>
      <w:lvlText w:val="表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92185F7"/>
    <w:multiLevelType w:val="singleLevel"/>
    <w:tmpl w:val="792185F7"/>
    <w:lvl w:ilvl="0">
      <w:start w:val="1"/>
      <w:numFmt w:val="upperLetter"/>
      <w:suff w:val="space"/>
      <w:lvlText w:val="%1)"/>
      <w:lvlJc w:val="left"/>
    </w:lvl>
  </w:abstractNum>
  <w:abstractNum w:abstractNumId="38" w15:restartNumberingAfterBreak="0">
    <w:nsid w:val="7E3923BF"/>
    <w:multiLevelType w:val="multilevel"/>
    <w:tmpl w:val="7E3923BF"/>
    <w:lvl w:ilvl="0">
      <w:start w:val="1"/>
      <w:numFmt w:val="lowerLetter"/>
      <w:pStyle w:val="title2"/>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4"/>
  </w:num>
  <w:num w:numId="2">
    <w:abstractNumId w:val="9"/>
  </w:num>
  <w:num w:numId="3">
    <w:abstractNumId w:val="10"/>
  </w:num>
  <w:num w:numId="4">
    <w:abstractNumId w:val="16"/>
  </w:num>
  <w:num w:numId="5">
    <w:abstractNumId w:val="8"/>
  </w:num>
  <w:num w:numId="6">
    <w:abstractNumId w:val="20"/>
    <w:lvlOverride w:ilvl="0">
      <w:startOverride w:val="1"/>
    </w:lvlOverride>
  </w:num>
  <w:num w:numId="7">
    <w:abstractNumId w:val="23"/>
  </w:num>
  <w:num w:numId="8">
    <w:abstractNumId w:val="22"/>
  </w:num>
  <w:num w:numId="9">
    <w:abstractNumId w:val="7"/>
  </w:num>
  <w:num w:numId="10">
    <w:abstractNumId w:val="36"/>
  </w:num>
  <w:num w:numId="11">
    <w:abstractNumId w:val="29"/>
  </w:num>
  <w:num w:numId="12">
    <w:abstractNumId w:val="13"/>
  </w:num>
  <w:num w:numId="13">
    <w:abstractNumId w:val="17"/>
  </w:num>
  <w:num w:numId="14">
    <w:abstractNumId w:val="2"/>
  </w:num>
  <w:num w:numId="15">
    <w:abstractNumId w:val="6"/>
  </w:num>
  <w:num w:numId="16">
    <w:abstractNumId w:val="30"/>
  </w:num>
  <w:num w:numId="17">
    <w:abstractNumId w:val="25"/>
  </w:num>
  <w:num w:numId="18">
    <w:abstractNumId w:val="34"/>
  </w:num>
  <w:num w:numId="19">
    <w:abstractNumId w:val="12"/>
  </w:num>
  <w:num w:numId="20">
    <w:abstractNumId w:val="4"/>
  </w:num>
  <w:num w:numId="21">
    <w:abstractNumId w:val="28"/>
  </w:num>
  <w:num w:numId="22">
    <w:abstractNumId w:val="19"/>
  </w:num>
  <w:num w:numId="23">
    <w:abstractNumId w:val="15"/>
  </w:num>
  <w:num w:numId="24">
    <w:abstractNumId w:val="21"/>
  </w:num>
  <w:num w:numId="25">
    <w:abstractNumId w:val="27"/>
  </w:num>
  <w:num w:numId="26">
    <w:abstractNumId w:val="3"/>
  </w:num>
  <w:num w:numId="27">
    <w:abstractNumId w:val="11"/>
  </w:num>
  <w:num w:numId="28">
    <w:abstractNumId w:val="31"/>
  </w:num>
  <w:num w:numId="29">
    <w:abstractNumId w:val="18"/>
  </w:num>
  <w:num w:numId="30">
    <w:abstractNumId w:val="38"/>
  </w:num>
  <w:num w:numId="31">
    <w:abstractNumId w:val="32"/>
  </w:num>
  <w:num w:numId="32">
    <w:abstractNumId w:val="5"/>
  </w:num>
  <w:num w:numId="33">
    <w:abstractNumId w:val="33"/>
  </w:num>
  <w:num w:numId="34">
    <w:abstractNumId w:val="1"/>
  </w:num>
  <w:num w:numId="35">
    <w:abstractNumId w:val="14"/>
  </w:num>
  <w:num w:numId="36">
    <w:abstractNumId w:val="35"/>
  </w:num>
  <w:num w:numId="37">
    <w:abstractNumId w:val="37"/>
  </w:num>
  <w:num w:numId="38">
    <w:abstractNumId w:val="0"/>
  </w:num>
  <w:num w:numId="3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y650">
    <w15:presenceInfo w15:providerId="AD" w15:userId="S::cy650@9rf6.a1p.me::84c7d6ba-c6c9-4a98-b674-ecfc62685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oNotDisplayPageBoundaries/>
  <w:bordersDoNotSurroundHeader/>
  <w:bordersDoNotSurroundFooter/>
  <w:hideSpellingErrors/>
  <w:proofState w:spelling="clean" w:grammar="clean"/>
  <w:trackRevision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1NzU0Nje2MDQ1NDBW0lEKTi0uzszPAykwqgUAy+bH9CwAAAA="/>
  </w:docVars>
  <w:rsids>
    <w:rsidRoot w:val="00172A27"/>
    <w:rsid w:val="8BD5AAFC"/>
    <w:rsid w:val="958B1999"/>
    <w:rsid w:val="967F3D74"/>
    <w:rsid w:val="AED7398E"/>
    <w:rsid w:val="AF7DA04B"/>
    <w:rsid w:val="B755B33D"/>
    <w:rsid w:val="B777C8BC"/>
    <w:rsid w:val="B7CE86AC"/>
    <w:rsid w:val="BBEDCA9B"/>
    <w:rsid w:val="BDB6CB28"/>
    <w:rsid w:val="BDFA5EDC"/>
    <w:rsid w:val="BF3E2E40"/>
    <w:rsid w:val="BF6ED4A9"/>
    <w:rsid w:val="BFD8C547"/>
    <w:rsid w:val="D78DE1AF"/>
    <w:rsid w:val="DC597FA7"/>
    <w:rsid w:val="E679A73A"/>
    <w:rsid w:val="E6FF09C3"/>
    <w:rsid w:val="E757B43B"/>
    <w:rsid w:val="E7C704D6"/>
    <w:rsid w:val="EEFD554E"/>
    <w:rsid w:val="EF85FBA3"/>
    <w:rsid w:val="EFBD6C99"/>
    <w:rsid w:val="EFF83B11"/>
    <w:rsid w:val="F4F91A3C"/>
    <w:rsid w:val="F79FC725"/>
    <w:rsid w:val="F7E51CEB"/>
    <w:rsid w:val="F7F5312A"/>
    <w:rsid w:val="F7FD4E9F"/>
    <w:rsid w:val="F7FFAC0D"/>
    <w:rsid w:val="F8FD92C0"/>
    <w:rsid w:val="F9D71639"/>
    <w:rsid w:val="FBBDB2CD"/>
    <w:rsid w:val="FBDF859F"/>
    <w:rsid w:val="FD4F509A"/>
    <w:rsid w:val="FDDE4A91"/>
    <w:rsid w:val="FDEFC76D"/>
    <w:rsid w:val="FF5F2FD2"/>
    <w:rsid w:val="FF6E9E2A"/>
    <w:rsid w:val="FFAD3699"/>
    <w:rsid w:val="FFB6C81B"/>
    <w:rsid w:val="FFBC13C3"/>
    <w:rsid w:val="FFFE6E3B"/>
    <w:rsid w:val="FFFEF77A"/>
    <w:rsid w:val="FFFFCB5D"/>
    <w:rsid w:val="00001318"/>
    <w:rsid w:val="000035E7"/>
    <w:rsid w:val="000042E4"/>
    <w:rsid w:val="000048DA"/>
    <w:rsid w:val="00004964"/>
    <w:rsid w:val="0000559A"/>
    <w:rsid w:val="00005E91"/>
    <w:rsid w:val="00006073"/>
    <w:rsid w:val="00010643"/>
    <w:rsid w:val="00010EE1"/>
    <w:rsid w:val="000121D0"/>
    <w:rsid w:val="00013321"/>
    <w:rsid w:val="00014259"/>
    <w:rsid w:val="00014381"/>
    <w:rsid w:val="00015DBA"/>
    <w:rsid w:val="00015E32"/>
    <w:rsid w:val="0001626D"/>
    <w:rsid w:val="00016824"/>
    <w:rsid w:val="00016DE2"/>
    <w:rsid w:val="00016FBC"/>
    <w:rsid w:val="00017D7C"/>
    <w:rsid w:val="00020F90"/>
    <w:rsid w:val="00021227"/>
    <w:rsid w:val="00021889"/>
    <w:rsid w:val="000224DB"/>
    <w:rsid w:val="00023B01"/>
    <w:rsid w:val="0002405F"/>
    <w:rsid w:val="000244C4"/>
    <w:rsid w:val="000263C3"/>
    <w:rsid w:val="00026D9E"/>
    <w:rsid w:val="00027051"/>
    <w:rsid w:val="0002707F"/>
    <w:rsid w:val="00027593"/>
    <w:rsid w:val="00030848"/>
    <w:rsid w:val="000308F7"/>
    <w:rsid w:val="00031134"/>
    <w:rsid w:val="000315EA"/>
    <w:rsid w:val="000341E8"/>
    <w:rsid w:val="0003462D"/>
    <w:rsid w:val="00040352"/>
    <w:rsid w:val="00040D6F"/>
    <w:rsid w:val="000410CD"/>
    <w:rsid w:val="000412A1"/>
    <w:rsid w:val="000415AC"/>
    <w:rsid w:val="00041895"/>
    <w:rsid w:val="0004338D"/>
    <w:rsid w:val="00044A71"/>
    <w:rsid w:val="000458DA"/>
    <w:rsid w:val="0004641A"/>
    <w:rsid w:val="0004684C"/>
    <w:rsid w:val="00046F58"/>
    <w:rsid w:val="00050258"/>
    <w:rsid w:val="00050DF2"/>
    <w:rsid w:val="00050F47"/>
    <w:rsid w:val="00051428"/>
    <w:rsid w:val="0005159D"/>
    <w:rsid w:val="00051DEE"/>
    <w:rsid w:val="000521E2"/>
    <w:rsid w:val="00052DA1"/>
    <w:rsid w:val="000531C4"/>
    <w:rsid w:val="0006164F"/>
    <w:rsid w:val="00061D6D"/>
    <w:rsid w:val="00062FDF"/>
    <w:rsid w:val="000632E4"/>
    <w:rsid w:val="00063961"/>
    <w:rsid w:val="00063B6D"/>
    <w:rsid w:val="000640CB"/>
    <w:rsid w:val="00064A30"/>
    <w:rsid w:val="00064A7E"/>
    <w:rsid w:val="0006500C"/>
    <w:rsid w:val="00065814"/>
    <w:rsid w:val="00067347"/>
    <w:rsid w:val="00067D02"/>
    <w:rsid w:val="0007012B"/>
    <w:rsid w:val="000703D8"/>
    <w:rsid w:val="00070A9A"/>
    <w:rsid w:val="00071C2B"/>
    <w:rsid w:val="000741D9"/>
    <w:rsid w:val="0007441E"/>
    <w:rsid w:val="000757C0"/>
    <w:rsid w:val="00077358"/>
    <w:rsid w:val="00080811"/>
    <w:rsid w:val="00080922"/>
    <w:rsid w:val="00080A2D"/>
    <w:rsid w:val="00080BEE"/>
    <w:rsid w:val="00080CA2"/>
    <w:rsid w:val="00080FF8"/>
    <w:rsid w:val="00081148"/>
    <w:rsid w:val="00081B71"/>
    <w:rsid w:val="00081D73"/>
    <w:rsid w:val="00082080"/>
    <w:rsid w:val="00082169"/>
    <w:rsid w:val="000848AB"/>
    <w:rsid w:val="00085352"/>
    <w:rsid w:val="00087C23"/>
    <w:rsid w:val="000909AE"/>
    <w:rsid w:val="000912FF"/>
    <w:rsid w:val="000913B5"/>
    <w:rsid w:val="000917CE"/>
    <w:rsid w:val="00091C50"/>
    <w:rsid w:val="00091F76"/>
    <w:rsid w:val="000927F7"/>
    <w:rsid w:val="00093141"/>
    <w:rsid w:val="00093144"/>
    <w:rsid w:val="0009398B"/>
    <w:rsid w:val="00094273"/>
    <w:rsid w:val="000942D7"/>
    <w:rsid w:val="000944DF"/>
    <w:rsid w:val="00094D01"/>
    <w:rsid w:val="000951DD"/>
    <w:rsid w:val="00095A19"/>
    <w:rsid w:val="0009602E"/>
    <w:rsid w:val="00097370"/>
    <w:rsid w:val="00097511"/>
    <w:rsid w:val="000A03C2"/>
    <w:rsid w:val="000A0C55"/>
    <w:rsid w:val="000A0DFA"/>
    <w:rsid w:val="000A10B7"/>
    <w:rsid w:val="000A1428"/>
    <w:rsid w:val="000A1AFB"/>
    <w:rsid w:val="000A1EDD"/>
    <w:rsid w:val="000A34B0"/>
    <w:rsid w:val="000A4A3F"/>
    <w:rsid w:val="000A5015"/>
    <w:rsid w:val="000A6165"/>
    <w:rsid w:val="000A61E8"/>
    <w:rsid w:val="000A68F0"/>
    <w:rsid w:val="000A68F9"/>
    <w:rsid w:val="000A7687"/>
    <w:rsid w:val="000B007E"/>
    <w:rsid w:val="000B00FA"/>
    <w:rsid w:val="000B08E3"/>
    <w:rsid w:val="000B1C91"/>
    <w:rsid w:val="000B1F98"/>
    <w:rsid w:val="000B2E51"/>
    <w:rsid w:val="000B3F56"/>
    <w:rsid w:val="000B5A32"/>
    <w:rsid w:val="000B6FED"/>
    <w:rsid w:val="000B7691"/>
    <w:rsid w:val="000C04CB"/>
    <w:rsid w:val="000C085E"/>
    <w:rsid w:val="000C0AB4"/>
    <w:rsid w:val="000C166F"/>
    <w:rsid w:val="000C1A23"/>
    <w:rsid w:val="000C2D2F"/>
    <w:rsid w:val="000C32F8"/>
    <w:rsid w:val="000C3A10"/>
    <w:rsid w:val="000C3F6A"/>
    <w:rsid w:val="000C501F"/>
    <w:rsid w:val="000C5D07"/>
    <w:rsid w:val="000C69D8"/>
    <w:rsid w:val="000C722C"/>
    <w:rsid w:val="000C745D"/>
    <w:rsid w:val="000C7792"/>
    <w:rsid w:val="000C7F04"/>
    <w:rsid w:val="000C7F42"/>
    <w:rsid w:val="000D1D77"/>
    <w:rsid w:val="000D3920"/>
    <w:rsid w:val="000D45D6"/>
    <w:rsid w:val="000D5003"/>
    <w:rsid w:val="000D5ED7"/>
    <w:rsid w:val="000D5F97"/>
    <w:rsid w:val="000D6047"/>
    <w:rsid w:val="000D6261"/>
    <w:rsid w:val="000D64CB"/>
    <w:rsid w:val="000D658B"/>
    <w:rsid w:val="000D6C31"/>
    <w:rsid w:val="000D7482"/>
    <w:rsid w:val="000D789A"/>
    <w:rsid w:val="000D7DA5"/>
    <w:rsid w:val="000E0051"/>
    <w:rsid w:val="000E0129"/>
    <w:rsid w:val="000E0452"/>
    <w:rsid w:val="000E0455"/>
    <w:rsid w:val="000E08C1"/>
    <w:rsid w:val="000E0A9A"/>
    <w:rsid w:val="000E0E29"/>
    <w:rsid w:val="000E1252"/>
    <w:rsid w:val="000E2C38"/>
    <w:rsid w:val="000E2D06"/>
    <w:rsid w:val="000E30E8"/>
    <w:rsid w:val="000E4CA6"/>
    <w:rsid w:val="000E527F"/>
    <w:rsid w:val="000E552B"/>
    <w:rsid w:val="000E588E"/>
    <w:rsid w:val="000E5ECD"/>
    <w:rsid w:val="000E5FF7"/>
    <w:rsid w:val="000E6187"/>
    <w:rsid w:val="000E6213"/>
    <w:rsid w:val="000E63AF"/>
    <w:rsid w:val="000E6C1F"/>
    <w:rsid w:val="000E76BE"/>
    <w:rsid w:val="000F0629"/>
    <w:rsid w:val="000F0D9B"/>
    <w:rsid w:val="000F0F05"/>
    <w:rsid w:val="000F1048"/>
    <w:rsid w:val="000F124C"/>
    <w:rsid w:val="000F1527"/>
    <w:rsid w:val="000F19F4"/>
    <w:rsid w:val="000F205F"/>
    <w:rsid w:val="000F21FB"/>
    <w:rsid w:val="000F2229"/>
    <w:rsid w:val="000F2AEE"/>
    <w:rsid w:val="000F3D40"/>
    <w:rsid w:val="000F3F9A"/>
    <w:rsid w:val="000F596C"/>
    <w:rsid w:val="000F5D2F"/>
    <w:rsid w:val="000F62F1"/>
    <w:rsid w:val="000F66ED"/>
    <w:rsid w:val="000F6C9F"/>
    <w:rsid w:val="000F72FE"/>
    <w:rsid w:val="0010045C"/>
    <w:rsid w:val="00100D6C"/>
    <w:rsid w:val="00101870"/>
    <w:rsid w:val="0010330E"/>
    <w:rsid w:val="00103F63"/>
    <w:rsid w:val="00104332"/>
    <w:rsid w:val="001053FF"/>
    <w:rsid w:val="00105E05"/>
    <w:rsid w:val="00106248"/>
    <w:rsid w:val="0010669F"/>
    <w:rsid w:val="0010740F"/>
    <w:rsid w:val="00107E72"/>
    <w:rsid w:val="00107E78"/>
    <w:rsid w:val="00111E7B"/>
    <w:rsid w:val="00111EB8"/>
    <w:rsid w:val="00113102"/>
    <w:rsid w:val="0011360A"/>
    <w:rsid w:val="00113B7D"/>
    <w:rsid w:val="00113C55"/>
    <w:rsid w:val="001146CA"/>
    <w:rsid w:val="00114C56"/>
    <w:rsid w:val="00115503"/>
    <w:rsid w:val="00116952"/>
    <w:rsid w:val="001179DE"/>
    <w:rsid w:val="00117A61"/>
    <w:rsid w:val="001207CC"/>
    <w:rsid w:val="001214FC"/>
    <w:rsid w:val="001223F9"/>
    <w:rsid w:val="001224F0"/>
    <w:rsid w:val="00123A25"/>
    <w:rsid w:val="00124E5E"/>
    <w:rsid w:val="00126A02"/>
    <w:rsid w:val="0012761B"/>
    <w:rsid w:val="0013017C"/>
    <w:rsid w:val="00130EF1"/>
    <w:rsid w:val="001317CC"/>
    <w:rsid w:val="00131BB7"/>
    <w:rsid w:val="0013390F"/>
    <w:rsid w:val="001343B3"/>
    <w:rsid w:val="001344B1"/>
    <w:rsid w:val="001348BB"/>
    <w:rsid w:val="00136AE1"/>
    <w:rsid w:val="00137032"/>
    <w:rsid w:val="00141BBC"/>
    <w:rsid w:val="0014248A"/>
    <w:rsid w:val="00142FD0"/>
    <w:rsid w:val="001441E6"/>
    <w:rsid w:val="00144652"/>
    <w:rsid w:val="00144FE3"/>
    <w:rsid w:val="00145407"/>
    <w:rsid w:val="001460DA"/>
    <w:rsid w:val="001460FE"/>
    <w:rsid w:val="00147CD5"/>
    <w:rsid w:val="00147DE9"/>
    <w:rsid w:val="0015043A"/>
    <w:rsid w:val="00150DE3"/>
    <w:rsid w:val="00151C34"/>
    <w:rsid w:val="00152D5F"/>
    <w:rsid w:val="00153EDD"/>
    <w:rsid w:val="00154D18"/>
    <w:rsid w:val="00155A28"/>
    <w:rsid w:val="00155C44"/>
    <w:rsid w:val="00155FF8"/>
    <w:rsid w:val="0015659F"/>
    <w:rsid w:val="00160FFA"/>
    <w:rsid w:val="00161705"/>
    <w:rsid w:val="0016177A"/>
    <w:rsid w:val="00161E2B"/>
    <w:rsid w:val="00164028"/>
    <w:rsid w:val="0016511D"/>
    <w:rsid w:val="00166450"/>
    <w:rsid w:val="00166474"/>
    <w:rsid w:val="00167751"/>
    <w:rsid w:val="00172361"/>
    <w:rsid w:val="001725C6"/>
    <w:rsid w:val="001725F6"/>
    <w:rsid w:val="00172780"/>
    <w:rsid w:val="00172A27"/>
    <w:rsid w:val="00172B0B"/>
    <w:rsid w:val="0017486A"/>
    <w:rsid w:val="001749A0"/>
    <w:rsid w:val="001807C6"/>
    <w:rsid w:val="001809F7"/>
    <w:rsid w:val="00180E84"/>
    <w:rsid w:val="0018179E"/>
    <w:rsid w:val="001833FA"/>
    <w:rsid w:val="00183948"/>
    <w:rsid w:val="00183AD9"/>
    <w:rsid w:val="00183F62"/>
    <w:rsid w:val="00184735"/>
    <w:rsid w:val="00184C7B"/>
    <w:rsid w:val="00185D32"/>
    <w:rsid w:val="00185F27"/>
    <w:rsid w:val="0018612E"/>
    <w:rsid w:val="001866E7"/>
    <w:rsid w:val="00186C39"/>
    <w:rsid w:val="00186F10"/>
    <w:rsid w:val="00187392"/>
    <w:rsid w:val="00187D43"/>
    <w:rsid w:val="001901D2"/>
    <w:rsid w:val="001929FD"/>
    <w:rsid w:val="00194941"/>
    <w:rsid w:val="00194DB2"/>
    <w:rsid w:val="00196CEE"/>
    <w:rsid w:val="00196D59"/>
    <w:rsid w:val="001977B4"/>
    <w:rsid w:val="00197A02"/>
    <w:rsid w:val="001A0B11"/>
    <w:rsid w:val="001A1AE6"/>
    <w:rsid w:val="001A1BE3"/>
    <w:rsid w:val="001A42BD"/>
    <w:rsid w:val="001A4920"/>
    <w:rsid w:val="001A4EDB"/>
    <w:rsid w:val="001A5A36"/>
    <w:rsid w:val="001A5FE4"/>
    <w:rsid w:val="001A647F"/>
    <w:rsid w:val="001A7BDD"/>
    <w:rsid w:val="001B0E66"/>
    <w:rsid w:val="001B1E01"/>
    <w:rsid w:val="001B2743"/>
    <w:rsid w:val="001B2757"/>
    <w:rsid w:val="001B2B9E"/>
    <w:rsid w:val="001B2D93"/>
    <w:rsid w:val="001B3723"/>
    <w:rsid w:val="001B37B8"/>
    <w:rsid w:val="001B46AB"/>
    <w:rsid w:val="001B493A"/>
    <w:rsid w:val="001B685D"/>
    <w:rsid w:val="001B7C84"/>
    <w:rsid w:val="001C2AFD"/>
    <w:rsid w:val="001C2BAE"/>
    <w:rsid w:val="001C3D77"/>
    <w:rsid w:val="001C3F58"/>
    <w:rsid w:val="001C43BB"/>
    <w:rsid w:val="001C5470"/>
    <w:rsid w:val="001C626F"/>
    <w:rsid w:val="001C6817"/>
    <w:rsid w:val="001C71A6"/>
    <w:rsid w:val="001C72F1"/>
    <w:rsid w:val="001C75BF"/>
    <w:rsid w:val="001D0C18"/>
    <w:rsid w:val="001D180D"/>
    <w:rsid w:val="001D1E67"/>
    <w:rsid w:val="001D20E1"/>
    <w:rsid w:val="001D2263"/>
    <w:rsid w:val="001D2304"/>
    <w:rsid w:val="001D2720"/>
    <w:rsid w:val="001D2FE9"/>
    <w:rsid w:val="001D32EB"/>
    <w:rsid w:val="001D506E"/>
    <w:rsid w:val="001D5358"/>
    <w:rsid w:val="001D55B4"/>
    <w:rsid w:val="001D696C"/>
    <w:rsid w:val="001E0FC9"/>
    <w:rsid w:val="001E1101"/>
    <w:rsid w:val="001E2FF2"/>
    <w:rsid w:val="001E3A22"/>
    <w:rsid w:val="001E3DF0"/>
    <w:rsid w:val="001E3F88"/>
    <w:rsid w:val="001E4118"/>
    <w:rsid w:val="001E54BA"/>
    <w:rsid w:val="001E5603"/>
    <w:rsid w:val="001E6479"/>
    <w:rsid w:val="001E7E02"/>
    <w:rsid w:val="001F05D7"/>
    <w:rsid w:val="001F134A"/>
    <w:rsid w:val="001F13DE"/>
    <w:rsid w:val="001F1809"/>
    <w:rsid w:val="001F1B0B"/>
    <w:rsid w:val="001F21ED"/>
    <w:rsid w:val="001F261F"/>
    <w:rsid w:val="001F34B7"/>
    <w:rsid w:val="001F431A"/>
    <w:rsid w:val="001F4471"/>
    <w:rsid w:val="001F5E44"/>
    <w:rsid w:val="001F5F69"/>
    <w:rsid w:val="001F6284"/>
    <w:rsid w:val="001F6768"/>
    <w:rsid w:val="001F6A49"/>
    <w:rsid w:val="001F7717"/>
    <w:rsid w:val="001F7755"/>
    <w:rsid w:val="00203EE0"/>
    <w:rsid w:val="002053BC"/>
    <w:rsid w:val="002067F8"/>
    <w:rsid w:val="00207586"/>
    <w:rsid w:val="00210693"/>
    <w:rsid w:val="002107B5"/>
    <w:rsid w:val="00210F1F"/>
    <w:rsid w:val="002112E2"/>
    <w:rsid w:val="00211B88"/>
    <w:rsid w:val="00211BD2"/>
    <w:rsid w:val="00211C41"/>
    <w:rsid w:val="002130F5"/>
    <w:rsid w:val="0021392E"/>
    <w:rsid w:val="00213FE1"/>
    <w:rsid w:val="00214837"/>
    <w:rsid w:val="00214B3A"/>
    <w:rsid w:val="00214CCD"/>
    <w:rsid w:val="00215B40"/>
    <w:rsid w:val="0021600B"/>
    <w:rsid w:val="0021633F"/>
    <w:rsid w:val="002165B4"/>
    <w:rsid w:val="002165F1"/>
    <w:rsid w:val="00216646"/>
    <w:rsid w:val="00216ABF"/>
    <w:rsid w:val="00216C50"/>
    <w:rsid w:val="002205D6"/>
    <w:rsid w:val="00220BB3"/>
    <w:rsid w:val="00221EDB"/>
    <w:rsid w:val="0022257B"/>
    <w:rsid w:val="00222ABB"/>
    <w:rsid w:val="0022353D"/>
    <w:rsid w:val="00223755"/>
    <w:rsid w:val="00223A38"/>
    <w:rsid w:val="00223B2F"/>
    <w:rsid w:val="00225331"/>
    <w:rsid w:val="002268C4"/>
    <w:rsid w:val="00227063"/>
    <w:rsid w:val="002313FC"/>
    <w:rsid w:val="0023183C"/>
    <w:rsid w:val="00231935"/>
    <w:rsid w:val="00231A33"/>
    <w:rsid w:val="002331D3"/>
    <w:rsid w:val="00233A4B"/>
    <w:rsid w:val="00234019"/>
    <w:rsid w:val="002344F7"/>
    <w:rsid w:val="00234ADB"/>
    <w:rsid w:val="00235952"/>
    <w:rsid w:val="00236A8D"/>
    <w:rsid w:val="00236E05"/>
    <w:rsid w:val="00237C3B"/>
    <w:rsid w:val="0024049A"/>
    <w:rsid w:val="00240696"/>
    <w:rsid w:val="002406D4"/>
    <w:rsid w:val="002408F4"/>
    <w:rsid w:val="00240AAA"/>
    <w:rsid w:val="00240C87"/>
    <w:rsid w:val="00240E5C"/>
    <w:rsid w:val="002412FC"/>
    <w:rsid w:val="00242D56"/>
    <w:rsid w:val="00244955"/>
    <w:rsid w:val="00244D85"/>
    <w:rsid w:val="00245AE5"/>
    <w:rsid w:val="00245DBB"/>
    <w:rsid w:val="002504FA"/>
    <w:rsid w:val="0025203D"/>
    <w:rsid w:val="002525A6"/>
    <w:rsid w:val="00253063"/>
    <w:rsid w:val="00253756"/>
    <w:rsid w:val="00254E87"/>
    <w:rsid w:val="002562B4"/>
    <w:rsid w:val="0025778F"/>
    <w:rsid w:val="002604AE"/>
    <w:rsid w:val="00261C09"/>
    <w:rsid w:val="00262676"/>
    <w:rsid w:val="00262AFA"/>
    <w:rsid w:val="00262BCE"/>
    <w:rsid w:val="002633F8"/>
    <w:rsid w:val="002638BB"/>
    <w:rsid w:val="00264CCD"/>
    <w:rsid w:val="00264F35"/>
    <w:rsid w:val="002671B5"/>
    <w:rsid w:val="00270306"/>
    <w:rsid w:val="00270920"/>
    <w:rsid w:val="00271648"/>
    <w:rsid w:val="00273218"/>
    <w:rsid w:val="00273A7C"/>
    <w:rsid w:val="00273FA0"/>
    <w:rsid w:val="0027583B"/>
    <w:rsid w:val="00275ADB"/>
    <w:rsid w:val="00275CCD"/>
    <w:rsid w:val="0027780E"/>
    <w:rsid w:val="00280A9E"/>
    <w:rsid w:val="00281230"/>
    <w:rsid w:val="00282DF2"/>
    <w:rsid w:val="00283063"/>
    <w:rsid w:val="00283DFD"/>
    <w:rsid w:val="00285B49"/>
    <w:rsid w:val="00285E97"/>
    <w:rsid w:val="002868CC"/>
    <w:rsid w:val="002875BE"/>
    <w:rsid w:val="002903F5"/>
    <w:rsid w:val="00290BF9"/>
    <w:rsid w:val="00290E5F"/>
    <w:rsid w:val="00291C07"/>
    <w:rsid w:val="00293AC9"/>
    <w:rsid w:val="00293FCD"/>
    <w:rsid w:val="0029566C"/>
    <w:rsid w:val="00296570"/>
    <w:rsid w:val="00296786"/>
    <w:rsid w:val="002967FF"/>
    <w:rsid w:val="002972B9"/>
    <w:rsid w:val="00297517"/>
    <w:rsid w:val="00297BFF"/>
    <w:rsid w:val="002A00CC"/>
    <w:rsid w:val="002A00DE"/>
    <w:rsid w:val="002A080B"/>
    <w:rsid w:val="002A0F8C"/>
    <w:rsid w:val="002A11AF"/>
    <w:rsid w:val="002A125C"/>
    <w:rsid w:val="002A1798"/>
    <w:rsid w:val="002A232F"/>
    <w:rsid w:val="002A349E"/>
    <w:rsid w:val="002A3ACD"/>
    <w:rsid w:val="002A3DDB"/>
    <w:rsid w:val="002A3FFD"/>
    <w:rsid w:val="002A4807"/>
    <w:rsid w:val="002A4B9B"/>
    <w:rsid w:val="002A5FA5"/>
    <w:rsid w:val="002A65D8"/>
    <w:rsid w:val="002A68B8"/>
    <w:rsid w:val="002A737D"/>
    <w:rsid w:val="002B03C5"/>
    <w:rsid w:val="002B0F27"/>
    <w:rsid w:val="002B1035"/>
    <w:rsid w:val="002B2917"/>
    <w:rsid w:val="002B2DE3"/>
    <w:rsid w:val="002B40B8"/>
    <w:rsid w:val="002B4544"/>
    <w:rsid w:val="002B46C7"/>
    <w:rsid w:val="002B486C"/>
    <w:rsid w:val="002B536C"/>
    <w:rsid w:val="002B6BA8"/>
    <w:rsid w:val="002B6C50"/>
    <w:rsid w:val="002B7A5E"/>
    <w:rsid w:val="002C0539"/>
    <w:rsid w:val="002C20F6"/>
    <w:rsid w:val="002C24DA"/>
    <w:rsid w:val="002C2C2A"/>
    <w:rsid w:val="002C2FCD"/>
    <w:rsid w:val="002C4889"/>
    <w:rsid w:val="002C4D35"/>
    <w:rsid w:val="002C5241"/>
    <w:rsid w:val="002C61EC"/>
    <w:rsid w:val="002C66A0"/>
    <w:rsid w:val="002C6A93"/>
    <w:rsid w:val="002D01BC"/>
    <w:rsid w:val="002D1E05"/>
    <w:rsid w:val="002D1FDF"/>
    <w:rsid w:val="002D3476"/>
    <w:rsid w:val="002D4FEF"/>
    <w:rsid w:val="002D55EE"/>
    <w:rsid w:val="002D64D0"/>
    <w:rsid w:val="002D6B94"/>
    <w:rsid w:val="002D6B9A"/>
    <w:rsid w:val="002D6FBE"/>
    <w:rsid w:val="002D7338"/>
    <w:rsid w:val="002E0560"/>
    <w:rsid w:val="002E06BA"/>
    <w:rsid w:val="002E0A35"/>
    <w:rsid w:val="002E193E"/>
    <w:rsid w:val="002E28BF"/>
    <w:rsid w:val="002E447E"/>
    <w:rsid w:val="002E58B6"/>
    <w:rsid w:val="002E5F02"/>
    <w:rsid w:val="002E6728"/>
    <w:rsid w:val="002E78EF"/>
    <w:rsid w:val="002F001B"/>
    <w:rsid w:val="002F0BE0"/>
    <w:rsid w:val="002F1316"/>
    <w:rsid w:val="002F1E6F"/>
    <w:rsid w:val="002F1F04"/>
    <w:rsid w:val="002F2552"/>
    <w:rsid w:val="002F2A34"/>
    <w:rsid w:val="002F2E67"/>
    <w:rsid w:val="002F4060"/>
    <w:rsid w:val="002F56D5"/>
    <w:rsid w:val="002F5D26"/>
    <w:rsid w:val="002F6273"/>
    <w:rsid w:val="002F6393"/>
    <w:rsid w:val="002F7275"/>
    <w:rsid w:val="002F7E0B"/>
    <w:rsid w:val="0030062B"/>
    <w:rsid w:val="003014E0"/>
    <w:rsid w:val="0030189B"/>
    <w:rsid w:val="00301C13"/>
    <w:rsid w:val="003027CF"/>
    <w:rsid w:val="00303A89"/>
    <w:rsid w:val="0030415D"/>
    <w:rsid w:val="00306976"/>
    <w:rsid w:val="00306B83"/>
    <w:rsid w:val="00307310"/>
    <w:rsid w:val="00307385"/>
    <w:rsid w:val="003100F9"/>
    <w:rsid w:val="00310827"/>
    <w:rsid w:val="00313263"/>
    <w:rsid w:val="00314E16"/>
    <w:rsid w:val="00314E3D"/>
    <w:rsid w:val="00315CB9"/>
    <w:rsid w:val="0031601B"/>
    <w:rsid w:val="00316BBA"/>
    <w:rsid w:val="00317269"/>
    <w:rsid w:val="00317BA1"/>
    <w:rsid w:val="003203FF"/>
    <w:rsid w:val="00320A5D"/>
    <w:rsid w:val="0032116F"/>
    <w:rsid w:val="00322470"/>
    <w:rsid w:val="003238AC"/>
    <w:rsid w:val="00323D4D"/>
    <w:rsid w:val="003246F2"/>
    <w:rsid w:val="00324C82"/>
    <w:rsid w:val="00324FB0"/>
    <w:rsid w:val="00325049"/>
    <w:rsid w:val="003256F3"/>
    <w:rsid w:val="0032651E"/>
    <w:rsid w:val="0032653E"/>
    <w:rsid w:val="00326A9F"/>
    <w:rsid w:val="00327907"/>
    <w:rsid w:val="00327A6F"/>
    <w:rsid w:val="00327F8E"/>
    <w:rsid w:val="00327FF9"/>
    <w:rsid w:val="00330024"/>
    <w:rsid w:val="0033093D"/>
    <w:rsid w:val="003314C5"/>
    <w:rsid w:val="00333289"/>
    <w:rsid w:val="00333DFB"/>
    <w:rsid w:val="00333ECD"/>
    <w:rsid w:val="003345AA"/>
    <w:rsid w:val="003352FE"/>
    <w:rsid w:val="00335C9E"/>
    <w:rsid w:val="00336DDE"/>
    <w:rsid w:val="00340BCF"/>
    <w:rsid w:val="0034196A"/>
    <w:rsid w:val="00342E50"/>
    <w:rsid w:val="003430BD"/>
    <w:rsid w:val="00343F71"/>
    <w:rsid w:val="003443C8"/>
    <w:rsid w:val="00345249"/>
    <w:rsid w:val="00345330"/>
    <w:rsid w:val="0034637B"/>
    <w:rsid w:val="00347FD0"/>
    <w:rsid w:val="00350767"/>
    <w:rsid w:val="00351405"/>
    <w:rsid w:val="00351D3B"/>
    <w:rsid w:val="00351FC1"/>
    <w:rsid w:val="003520A2"/>
    <w:rsid w:val="00352CE4"/>
    <w:rsid w:val="00352E0B"/>
    <w:rsid w:val="003530D3"/>
    <w:rsid w:val="00354417"/>
    <w:rsid w:val="00354895"/>
    <w:rsid w:val="00354938"/>
    <w:rsid w:val="003559D0"/>
    <w:rsid w:val="00356112"/>
    <w:rsid w:val="003564A1"/>
    <w:rsid w:val="00356A0E"/>
    <w:rsid w:val="00356E8F"/>
    <w:rsid w:val="00357276"/>
    <w:rsid w:val="003573F8"/>
    <w:rsid w:val="00357FC2"/>
    <w:rsid w:val="00360BF0"/>
    <w:rsid w:val="003617DB"/>
    <w:rsid w:val="003624FF"/>
    <w:rsid w:val="003633B2"/>
    <w:rsid w:val="003635B7"/>
    <w:rsid w:val="003638F2"/>
    <w:rsid w:val="0036396C"/>
    <w:rsid w:val="0036456A"/>
    <w:rsid w:val="00364669"/>
    <w:rsid w:val="00365830"/>
    <w:rsid w:val="00367A33"/>
    <w:rsid w:val="003713DE"/>
    <w:rsid w:val="00372A83"/>
    <w:rsid w:val="00374711"/>
    <w:rsid w:val="00376440"/>
    <w:rsid w:val="003767AC"/>
    <w:rsid w:val="00376D33"/>
    <w:rsid w:val="00377244"/>
    <w:rsid w:val="00377F5D"/>
    <w:rsid w:val="00380534"/>
    <w:rsid w:val="003827CB"/>
    <w:rsid w:val="00385647"/>
    <w:rsid w:val="00385D25"/>
    <w:rsid w:val="00385F79"/>
    <w:rsid w:val="00386BB8"/>
    <w:rsid w:val="0038761D"/>
    <w:rsid w:val="00390882"/>
    <w:rsid w:val="00391D7F"/>
    <w:rsid w:val="0039254E"/>
    <w:rsid w:val="0039374A"/>
    <w:rsid w:val="003941C9"/>
    <w:rsid w:val="003960CE"/>
    <w:rsid w:val="00396163"/>
    <w:rsid w:val="00396D99"/>
    <w:rsid w:val="003978B4"/>
    <w:rsid w:val="003A076C"/>
    <w:rsid w:val="003A2419"/>
    <w:rsid w:val="003A3B46"/>
    <w:rsid w:val="003A5317"/>
    <w:rsid w:val="003A55F8"/>
    <w:rsid w:val="003A5841"/>
    <w:rsid w:val="003A66BE"/>
    <w:rsid w:val="003A66F4"/>
    <w:rsid w:val="003A709B"/>
    <w:rsid w:val="003A7708"/>
    <w:rsid w:val="003B0B9C"/>
    <w:rsid w:val="003B0E79"/>
    <w:rsid w:val="003B0EA0"/>
    <w:rsid w:val="003B0EB9"/>
    <w:rsid w:val="003B1AB8"/>
    <w:rsid w:val="003B1B27"/>
    <w:rsid w:val="003B22B7"/>
    <w:rsid w:val="003B27EB"/>
    <w:rsid w:val="003B2974"/>
    <w:rsid w:val="003B3229"/>
    <w:rsid w:val="003B3977"/>
    <w:rsid w:val="003B3AC5"/>
    <w:rsid w:val="003B44C6"/>
    <w:rsid w:val="003B4AAC"/>
    <w:rsid w:val="003B5671"/>
    <w:rsid w:val="003B5E0C"/>
    <w:rsid w:val="003B6B77"/>
    <w:rsid w:val="003B7AB0"/>
    <w:rsid w:val="003C0439"/>
    <w:rsid w:val="003C17BE"/>
    <w:rsid w:val="003C1DDD"/>
    <w:rsid w:val="003C3E6C"/>
    <w:rsid w:val="003C4618"/>
    <w:rsid w:val="003C4BCA"/>
    <w:rsid w:val="003C5B66"/>
    <w:rsid w:val="003C5D0D"/>
    <w:rsid w:val="003D00D6"/>
    <w:rsid w:val="003D04E4"/>
    <w:rsid w:val="003D12CD"/>
    <w:rsid w:val="003D1A62"/>
    <w:rsid w:val="003D24F0"/>
    <w:rsid w:val="003D302E"/>
    <w:rsid w:val="003D3C7C"/>
    <w:rsid w:val="003D4501"/>
    <w:rsid w:val="003D4CA0"/>
    <w:rsid w:val="003D51A0"/>
    <w:rsid w:val="003D638A"/>
    <w:rsid w:val="003D686D"/>
    <w:rsid w:val="003D6DC2"/>
    <w:rsid w:val="003D6F1F"/>
    <w:rsid w:val="003D7A82"/>
    <w:rsid w:val="003E035D"/>
    <w:rsid w:val="003E0E0F"/>
    <w:rsid w:val="003E0F3A"/>
    <w:rsid w:val="003E1058"/>
    <w:rsid w:val="003E13E3"/>
    <w:rsid w:val="003E2352"/>
    <w:rsid w:val="003E4BE1"/>
    <w:rsid w:val="003E5D0A"/>
    <w:rsid w:val="003E6039"/>
    <w:rsid w:val="003E607E"/>
    <w:rsid w:val="003E6ABB"/>
    <w:rsid w:val="003E6E01"/>
    <w:rsid w:val="003E78C2"/>
    <w:rsid w:val="003E7B37"/>
    <w:rsid w:val="003F0F79"/>
    <w:rsid w:val="003F194F"/>
    <w:rsid w:val="003F2CC6"/>
    <w:rsid w:val="003F3E02"/>
    <w:rsid w:val="003F3E24"/>
    <w:rsid w:val="003F4097"/>
    <w:rsid w:val="003F43A7"/>
    <w:rsid w:val="003F462C"/>
    <w:rsid w:val="003F4ACA"/>
    <w:rsid w:val="003F4FD9"/>
    <w:rsid w:val="003F6C26"/>
    <w:rsid w:val="003F764A"/>
    <w:rsid w:val="003F7BF3"/>
    <w:rsid w:val="003F7EE6"/>
    <w:rsid w:val="004006B3"/>
    <w:rsid w:val="00400C08"/>
    <w:rsid w:val="00401291"/>
    <w:rsid w:val="00401411"/>
    <w:rsid w:val="00401B07"/>
    <w:rsid w:val="00401BAB"/>
    <w:rsid w:val="00402A67"/>
    <w:rsid w:val="00402B54"/>
    <w:rsid w:val="00403477"/>
    <w:rsid w:val="00403A0D"/>
    <w:rsid w:val="00403DBA"/>
    <w:rsid w:val="00403EF8"/>
    <w:rsid w:val="0040461B"/>
    <w:rsid w:val="0040485A"/>
    <w:rsid w:val="00407562"/>
    <w:rsid w:val="00411144"/>
    <w:rsid w:val="0041176A"/>
    <w:rsid w:val="0041199F"/>
    <w:rsid w:val="004120C1"/>
    <w:rsid w:val="0041263F"/>
    <w:rsid w:val="00412897"/>
    <w:rsid w:val="00412AE2"/>
    <w:rsid w:val="00412E63"/>
    <w:rsid w:val="00413C1A"/>
    <w:rsid w:val="00413FBD"/>
    <w:rsid w:val="00414150"/>
    <w:rsid w:val="004141DD"/>
    <w:rsid w:val="00414453"/>
    <w:rsid w:val="0041526D"/>
    <w:rsid w:val="004154D2"/>
    <w:rsid w:val="00416732"/>
    <w:rsid w:val="004171C6"/>
    <w:rsid w:val="0041726E"/>
    <w:rsid w:val="004175AB"/>
    <w:rsid w:val="0041780F"/>
    <w:rsid w:val="00420108"/>
    <w:rsid w:val="00420127"/>
    <w:rsid w:val="00421D07"/>
    <w:rsid w:val="00422095"/>
    <w:rsid w:val="00422286"/>
    <w:rsid w:val="004224E9"/>
    <w:rsid w:val="004228CA"/>
    <w:rsid w:val="004237E2"/>
    <w:rsid w:val="004239C3"/>
    <w:rsid w:val="00423A9F"/>
    <w:rsid w:val="00425095"/>
    <w:rsid w:val="0042536A"/>
    <w:rsid w:val="00426BE0"/>
    <w:rsid w:val="004274AB"/>
    <w:rsid w:val="00430297"/>
    <w:rsid w:val="00432245"/>
    <w:rsid w:val="004322D8"/>
    <w:rsid w:val="00433090"/>
    <w:rsid w:val="00433CD1"/>
    <w:rsid w:val="00433CEB"/>
    <w:rsid w:val="004351B8"/>
    <w:rsid w:val="00435BC2"/>
    <w:rsid w:val="0043601B"/>
    <w:rsid w:val="00436B06"/>
    <w:rsid w:val="004400A5"/>
    <w:rsid w:val="004407A5"/>
    <w:rsid w:val="00440823"/>
    <w:rsid w:val="0044115F"/>
    <w:rsid w:val="00441162"/>
    <w:rsid w:val="00441173"/>
    <w:rsid w:val="004427E3"/>
    <w:rsid w:val="00442AD8"/>
    <w:rsid w:val="0044315E"/>
    <w:rsid w:val="00443178"/>
    <w:rsid w:val="004433E9"/>
    <w:rsid w:val="0044427D"/>
    <w:rsid w:val="004446D0"/>
    <w:rsid w:val="004449B4"/>
    <w:rsid w:val="004449CF"/>
    <w:rsid w:val="00445367"/>
    <w:rsid w:val="00445F2C"/>
    <w:rsid w:val="004477D7"/>
    <w:rsid w:val="00450938"/>
    <w:rsid w:val="00450E73"/>
    <w:rsid w:val="00451CC9"/>
    <w:rsid w:val="004527D1"/>
    <w:rsid w:val="00452C7A"/>
    <w:rsid w:val="004533E4"/>
    <w:rsid w:val="004549CE"/>
    <w:rsid w:val="00454CCD"/>
    <w:rsid w:val="00454DC7"/>
    <w:rsid w:val="00454EBD"/>
    <w:rsid w:val="0045540D"/>
    <w:rsid w:val="0045563E"/>
    <w:rsid w:val="00455AEF"/>
    <w:rsid w:val="004570D2"/>
    <w:rsid w:val="0045711D"/>
    <w:rsid w:val="00457F43"/>
    <w:rsid w:val="00461AA6"/>
    <w:rsid w:val="00461B97"/>
    <w:rsid w:val="00462B96"/>
    <w:rsid w:val="00463255"/>
    <w:rsid w:val="00463A6C"/>
    <w:rsid w:val="00463AF1"/>
    <w:rsid w:val="00463F64"/>
    <w:rsid w:val="0046421B"/>
    <w:rsid w:val="004643CC"/>
    <w:rsid w:val="0046544C"/>
    <w:rsid w:val="004670CB"/>
    <w:rsid w:val="0046746B"/>
    <w:rsid w:val="004702FB"/>
    <w:rsid w:val="004709D5"/>
    <w:rsid w:val="00471800"/>
    <w:rsid w:val="00472137"/>
    <w:rsid w:val="004721D4"/>
    <w:rsid w:val="00472F6D"/>
    <w:rsid w:val="00473011"/>
    <w:rsid w:val="00473B46"/>
    <w:rsid w:val="00473D95"/>
    <w:rsid w:val="00473F92"/>
    <w:rsid w:val="00474978"/>
    <w:rsid w:val="00475066"/>
    <w:rsid w:val="00475490"/>
    <w:rsid w:val="00475D51"/>
    <w:rsid w:val="00476478"/>
    <w:rsid w:val="0047656B"/>
    <w:rsid w:val="00476ADF"/>
    <w:rsid w:val="00476E62"/>
    <w:rsid w:val="00476F96"/>
    <w:rsid w:val="004774F4"/>
    <w:rsid w:val="00480757"/>
    <w:rsid w:val="00481693"/>
    <w:rsid w:val="004816E9"/>
    <w:rsid w:val="00482B13"/>
    <w:rsid w:val="004831E1"/>
    <w:rsid w:val="004837EF"/>
    <w:rsid w:val="00483CD5"/>
    <w:rsid w:val="004845A2"/>
    <w:rsid w:val="004859F9"/>
    <w:rsid w:val="00486B22"/>
    <w:rsid w:val="00487087"/>
    <w:rsid w:val="00487AE2"/>
    <w:rsid w:val="00487F03"/>
    <w:rsid w:val="00490738"/>
    <w:rsid w:val="00490E32"/>
    <w:rsid w:val="004914AB"/>
    <w:rsid w:val="00492233"/>
    <w:rsid w:val="00492794"/>
    <w:rsid w:val="004936F4"/>
    <w:rsid w:val="00493F35"/>
    <w:rsid w:val="004950FD"/>
    <w:rsid w:val="004957D0"/>
    <w:rsid w:val="00495B67"/>
    <w:rsid w:val="00496C82"/>
    <w:rsid w:val="004975A2"/>
    <w:rsid w:val="00497CB7"/>
    <w:rsid w:val="004A0193"/>
    <w:rsid w:val="004A0676"/>
    <w:rsid w:val="004A0848"/>
    <w:rsid w:val="004A2180"/>
    <w:rsid w:val="004A21DA"/>
    <w:rsid w:val="004A263B"/>
    <w:rsid w:val="004A2989"/>
    <w:rsid w:val="004A3C19"/>
    <w:rsid w:val="004A4729"/>
    <w:rsid w:val="004A5EC5"/>
    <w:rsid w:val="004A6028"/>
    <w:rsid w:val="004A6314"/>
    <w:rsid w:val="004A637C"/>
    <w:rsid w:val="004A6644"/>
    <w:rsid w:val="004A67D7"/>
    <w:rsid w:val="004A775D"/>
    <w:rsid w:val="004B0982"/>
    <w:rsid w:val="004B214C"/>
    <w:rsid w:val="004B2720"/>
    <w:rsid w:val="004B2C87"/>
    <w:rsid w:val="004B3A36"/>
    <w:rsid w:val="004B3EEC"/>
    <w:rsid w:val="004B44B8"/>
    <w:rsid w:val="004B4717"/>
    <w:rsid w:val="004B4C41"/>
    <w:rsid w:val="004B5169"/>
    <w:rsid w:val="004B5672"/>
    <w:rsid w:val="004B5E0B"/>
    <w:rsid w:val="004B61D7"/>
    <w:rsid w:val="004B6203"/>
    <w:rsid w:val="004B6D6E"/>
    <w:rsid w:val="004B6E18"/>
    <w:rsid w:val="004B704F"/>
    <w:rsid w:val="004B76DE"/>
    <w:rsid w:val="004B78B3"/>
    <w:rsid w:val="004C15FE"/>
    <w:rsid w:val="004C1E30"/>
    <w:rsid w:val="004C2B3D"/>
    <w:rsid w:val="004C2CF9"/>
    <w:rsid w:val="004C2DF8"/>
    <w:rsid w:val="004C301D"/>
    <w:rsid w:val="004C34D7"/>
    <w:rsid w:val="004C3D22"/>
    <w:rsid w:val="004C433A"/>
    <w:rsid w:val="004C4CB6"/>
    <w:rsid w:val="004C4CCE"/>
    <w:rsid w:val="004C557A"/>
    <w:rsid w:val="004C5616"/>
    <w:rsid w:val="004C6BA0"/>
    <w:rsid w:val="004C6BB2"/>
    <w:rsid w:val="004C6CD7"/>
    <w:rsid w:val="004C6DEA"/>
    <w:rsid w:val="004D0F6E"/>
    <w:rsid w:val="004D23FA"/>
    <w:rsid w:val="004D276D"/>
    <w:rsid w:val="004D2CFD"/>
    <w:rsid w:val="004D2E07"/>
    <w:rsid w:val="004D337C"/>
    <w:rsid w:val="004D33F6"/>
    <w:rsid w:val="004D3674"/>
    <w:rsid w:val="004D3A0E"/>
    <w:rsid w:val="004D3ACA"/>
    <w:rsid w:val="004D566A"/>
    <w:rsid w:val="004D56E0"/>
    <w:rsid w:val="004D6418"/>
    <w:rsid w:val="004D6594"/>
    <w:rsid w:val="004D6621"/>
    <w:rsid w:val="004D6F33"/>
    <w:rsid w:val="004D707A"/>
    <w:rsid w:val="004D799D"/>
    <w:rsid w:val="004E009F"/>
    <w:rsid w:val="004E0EE8"/>
    <w:rsid w:val="004E170D"/>
    <w:rsid w:val="004E2469"/>
    <w:rsid w:val="004E24F6"/>
    <w:rsid w:val="004E361B"/>
    <w:rsid w:val="004E3667"/>
    <w:rsid w:val="004E3A52"/>
    <w:rsid w:val="004E4AA4"/>
    <w:rsid w:val="004E4D5D"/>
    <w:rsid w:val="004E5356"/>
    <w:rsid w:val="004E6122"/>
    <w:rsid w:val="004E6AC8"/>
    <w:rsid w:val="004E78D6"/>
    <w:rsid w:val="004F061B"/>
    <w:rsid w:val="004F10D5"/>
    <w:rsid w:val="004F27DD"/>
    <w:rsid w:val="004F31B9"/>
    <w:rsid w:val="004F4246"/>
    <w:rsid w:val="004F4467"/>
    <w:rsid w:val="004F4CBE"/>
    <w:rsid w:val="004F568D"/>
    <w:rsid w:val="004F6DEF"/>
    <w:rsid w:val="004F7F64"/>
    <w:rsid w:val="00500340"/>
    <w:rsid w:val="005003D4"/>
    <w:rsid w:val="005013AC"/>
    <w:rsid w:val="00501412"/>
    <w:rsid w:val="00502581"/>
    <w:rsid w:val="005041EB"/>
    <w:rsid w:val="00504C4D"/>
    <w:rsid w:val="0050501E"/>
    <w:rsid w:val="00505785"/>
    <w:rsid w:val="00505A09"/>
    <w:rsid w:val="00505B1F"/>
    <w:rsid w:val="00505C16"/>
    <w:rsid w:val="0050614B"/>
    <w:rsid w:val="00506801"/>
    <w:rsid w:val="0050754C"/>
    <w:rsid w:val="00510ABC"/>
    <w:rsid w:val="00510DE2"/>
    <w:rsid w:val="00513466"/>
    <w:rsid w:val="005134D9"/>
    <w:rsid w:val="0051477D"/>
    <w:rsid w:val="00514D06"/>
    <w:rsid w:val="005151DC"/>
    <w:rsid w:val="00515628"/>
    <w:rsid w:val="00517548"/>
    <w:rsid w:val="00520DB3"/>
    <w:rsid w:val="00521382"/>
    <w:rsid w:val="00521CD0"/>
    <w:rsid w:val="00522A9E"/>
    <w:rsid w:val="0052368E"/>
    <w:rsid w:val="00523CCB"/>
    <w:rsid w:val="00523CF7"/>
    <w:rsid w:val="00524400"/>
    <w:rsid w:val="00524C2F"/>
    <w:rsid w:val="00524D91"/>
    <w:rsid w:val="00526E3D"/>
    <w:rsid w:val="0052726E"/>
    <w:rsid w:val="00527E0B"/>
    <w:rsid w:val="00530E2C"/>
    <w:rsid w:val="0053116A"/>
    <w:rsid w:val="00531685"/>
    <w:rsid w:val="0053245A"/>
    <w:rsid w:val="00532A58"/>
    <w:rsid w:val="0053382A"/>
    <w:rsid w:val="00533C1B"/>
    <w:rsid w:val="00534241"/>
    <w:rsid w:val="0053459B"/>
    <w:rsid w:val="00534EE3"/>
    <w:rsid w:val="00535D40"/>
    <w:rsid w:val="00536CE6"/>
    <w:rsid w:val="00537DD4"/>
    <w:rsid w:val="005400C6"/>
    <w:rsid w:val="005414DD"/>
    <w:rsid w:val="00541711"/>
    <w:rsid w:val="00541EA3"/>
    <w:rsid w:val="00542346"/>
    <w:rsid w:val="005468FD"/>
    <w:rsid w:val="00546A7E"/>
    <w:rsid w:val="005473CC"/>
    <w:rsid w:val="00547D67"/>
    <w:rsid w:val="00547DA2"/>
    <w:rsid w:val="00550A00"/>
    <w:rsid w:val="00550C71"/>
    <w:rsid w:val="005511F2"/>
    <w:rsid w:val="00552C53"/>
    <w:rsid w:val="00552CB9"/>
    <w:rsid w:val="00552DDA"/>
    <w:rsid w:val="00554D11"/>
    <w:rsid w:val="005552F7"/>
    <w:rsid w:val="0055535C"/>
    <w:rsid w:val="00555B05"/>
    <w:rsid w:val="005561DC"/>
    <w:rsid w:val="00556C6F"/>
    <w:rsid w:val="00557472"/>
    <w:rsid w:val="00562787"/>
    <w:rsid w:val="00562BE1"/>
    <w:rsid w:val="00562CAC"/>
    <w:rsid w:val="00562CFC"/>
    <w:rsid w:val="005636A2"/>
    <w:rsid w:val="00563BCA"/>
    <w:rsid w:val="00563D94"/>
    <w:rsid w:val="00564958"/>
    <w:rsid w:val="00564C7B"/>
    <w:rsid w:val="005660DA"/>
    <w:rsid w:val="00566859"/>
    <w:rsid w:val="00566CB4"/>
    <w:rsid w:val="00566D30"/>
    <w:rsid w:val="00566D4D"/>
    <w:rsid w:val="00566EF5"/>
    <w:rsid w:val="00567166"/>
    <w:rsid w:val="005700E5"/>
    <w:rsid w:val="00573125"/>
    <w:rsid w:val="00574306"/>
    <w:rsid w:val="0057462E"/>
    <w:rsid w:val="00574B3C"/>
    <w:rsid w:val="00574B55"/>
    <w:rsid w:val="00575729"/>
    <w:rsid w:val="00575BAC"/>
    <w:rsid w:val="00576691"/>
    <w:rsid w:val="005770D9"/>
    <w:rsid w:val="0058032E"/>
    <w:rsid w:val="005805BF"/>
    <w:rsid w:val="00580BF9"/>
    <w:rsid w:val="00581187"/>
    <w:rsid w:val="005813E2"/>
    <w:rsid w:val="005817A1"/>
    <w:rsid w:val="00581CCB"/>
    <w:rsid w:val="00582159"/>
    <w:rsid w:val="00582B8E"/>
    <w:rsid w:val="00582E3B"/>
    <w:rsid w:val="005834AC"/>
    <w:rsid w:val="0058408C"/>
    <w:rsid w:val="0058409E"/>
    <w:rsid w:val="005842D2"/>
    <w:rsid w:val="00584734"/>
    <w:rsid w:val="00584A62"/>
    <w:rsid w:val="00585080"/>
    <w:rsid w:val="0058551C"/>
    <w:rsid w:val="00585798"/>
    <w:rsid w:val="00586301"/>
    <w:rsid w:val="0058630B"/>
    <w:rsid w:val="00586BF8"/>
    <w:rsid w:val="0058713A"/>
    <w:rsid w:val="005904DB"/>
    <w:rsid w:val="00591A6A"/>
    <w:rsid w:val="00592834"/>
    <w:rsid w:val="00592962"/>
    <w:rsid w:val="00592AD7"/>
    <w:rsid w:val="00592BD6"/>
    <w:rsid w:val="00593190"/>
    <w:rsid w:val="0059570D"/>
    <w:rsid w:val="00597367"/>
    <w:rsid w:val="00597613"/>
    <w:rsid w:val="00597811"/>
    <w:rsid w:val="005A04BB"/>
    <w:rsid w:val="005A0798"/>
    <w:rsid w:val="005A0F11"/>
    <w:rsid w:val="005A2356"/>
    <w:rsid w:val="005A33C1"/>
    <w:rsid w:val="005A36A3"/>
    <w:rsid w:val="005A3AFB"/>
    <w:rsid w:val="005A6111"/>
    <w:rsid w:val="005B1441"/>
    <w:rsid w:val="005B1C4E"/>
    <w:rsid w:val="005B3494"/>
    <w:rsid w:val="005B3E07"/>
    <w:rsid w:val="005B46C3"/>
    <w:rsid w:val="005B5887"/>
    <w:rsid w:val="005B5BD2"/>
    <w:rsid w:val="005B71DE"/>
    <w:rsid w:val="005B73EE"/>
    <w:rsid w:val="005B753E"/>
    <w:rsid w:val="005C02F6"/>
    <w:rsid w:val="005C0559"/>
    <w:rsid w:val="005C1EDB"/>
    <w:rsid w:val="005C1F05"/>
    <w:rsid w:val="005C24DA"/>
    <w:rsid w:val="005C25C1"/>
    <w:rsid w:val="005C2C03"/>
    <w:rsid w:val="005C32FF"/>
    <w:rsid w:val="005C3D5B"/>
    <w:rsid w:val="005C549B"/>
    <w:rsid w:val="005C6580"/>
    <w:rsid w:val="005C65B3"/>
    <w:rsid w:val="005C72DB"/>
    <w:rsid w:val="005D114C"/>
    <w:rsid w:val="005D15BE"/>
    <w:rsid w:val="005D1E9B"/>
    <w:rsid w:val="005D21FB"/>
    <w:rsid w:val="005D2691"/>
    <w:rsid w:val="005D275D"/>
    <w:rsid w:val="005D2968"/>
    <w:rsid w:val="005D2D14"/>
    <w:rsid w:val="005D2D5C"/>
    <w:rsid w:val="005D2DF1"/>
    <w:rsid w:val="005D347D"/>
    <w:rsid w:val="005D3D53"/>
    <w:rsid w:val="005D3F5F"/>
    <w:rsid w:val="005D459D"/>
    <w:rsid w:val="005D573B"/>
    <w:rsid w:val="005D5857"/>
    <w:rsid w:val="005D59F3"/>
    <w:rsid w:val="005D5D78"/>
    <w:rsid w:val="005D6C30"/>
    <w:rsid w:val="005E0755"/>
    <w:rsid w:val="005E08E7"/>
    <w:rsid w:val="005E0942"/>
    <w:rsid w:val="005E121E"/>
    <w:rsid w:val="005E12A1"/>
    <w:rsid w:val="005E1A71"/>
    <w:rsid w:val="005E1C9B"/>
    <w:rsid w:val="005E22EE"/>
    <w:rsid w:val="005E2F36"/>
    <w:rsid w:val="005E36FE"/>
    <w:rsid w:val="005E3EDC"/>
    <w:rsid w:val="005E4A2B"/>
    <w:rsid w:val="005E4BE8"/>
    <w:rsid w:val="005E55BD"/>
    <w:rsid w:val="005E7693"/>
    <w:rsid w:val="005F0F79"/>
    <w:rsid w:val="005F12AE"/>
    <w:rsid w:val="005F1744"/>
    <w:rsid w:val="005F1F5B"/>
    <w:rsid w:val="005F20CD"/>
    <w:rsid w:val="005F2E00"/>
    <w:rsid w:val="005F2E42"/>
    <w:rsid w:val="005F2FCC"/>
    <w:rsid w:val="005F311F"/>
    <w:rsid w:val="005F4226"/>
    <w:rsid w:val="005F5438"/>
    <w:rsid w:val="005F5CE9"/>
    <w:rsid w:val="005F6604"/>
    <w:rsid w:val="005F6612"/>
    <w:rsid w:val="005F6DE6"/>
    <w:rsid w:val="005F6E6D"/>
    <w:rsid w:val="005F713B"/>
    <w:rsid w:val="005F71D5"/>
    <w:rsid w:val="0060191D"/>
    <w:rsid w:val="00601B7C"/>
    <w:rsid w:val="00602BA6"/>
    <w:rsid w:val="00602C30"/>
    <w:rsid w:val="00602C43"/>
    <w:rsid w:val="006041A8"/>
    <w:rsid w:val="006046BC"/>
    <w:rsid w:val="00605176"/>
    <w:rsid w:val="006055B9"/>
    <w:rsid w:val="00605E81"/>
    <w:rsid w:val="00605E9B"/>
    <w:rsid w:val="00610D9E"/>
    <w:rsid w:val="00610F99"/>
    <w:rsid w:val="00612563"/>
    <w:rsid w:val="006128A7"/>
    <w:rsid w:val="00612E3E"/>
    <w:rsid w:val="006131DD"/>
    <w:rsid w:val="006132D9"/>
    <w:rsid w:val="006137D5"/>
    <w:rsid w:val="00614636"/>
    <w:rsid w:val="00615E27"/>
    <w:rsid w:val="00616649"/>
    <w:rsid w:val="00617ACE"/>
    <w:rsid w:val="00620916"/>
    <w:rsid w:val="006210D7"/>
    <w:rsid w:val="006213AE"/>
    <w:rsid w:val="006215CE"/>
    <w:rsid w:val="006218D1"/>
    <w:rsid w:val="00621F2E"/>
    <w:rsid w:val="006223ED"/>
    <w:rsid w:val="006224EA"/>
    <w:rsid w:val="00622C6E"/>
    <w:rsid w:val="00623398"/>
    <w:rsid w:val="0062472C"/>
    <w:rsid w:val="00624C78"/>
    <w:rsid w:val="00625D67"/>
    <w:rsid w:val="0062624C"/>
    <w:rsid w:val="006268EB"/>
    <w:rsid w:val="006269B2"/>
    <w:rsid w:val="00626A07"/>
    <w:rsid w:val="006274BE"/>
    <w:rsid w:val="00627935"/>
    <w:rsid w:val="00631673"/>
    <w:rsid w:val="00632C63"/>
    <w:rsid w:val="00633661"/>
    <w:rsid w:val="0063399D"/>
    <w:rsid w:val="00633DD0"/>
    <w:rsid w:val="006342F5"/>
    <w:rsid w:val="006346DE"/>
    <w:rsid w:val="0063595F"/>
    <w:rsid w:val="00636618"/>
    <w:rsid w:val="006366B3"/>
    <w:rsid w:val="00637DFF"/>
    <w:rsid w:val="006400C6"/>
    <w:rsid w:val="006402F5"/>
    <w:rsid w:val="00640364"/>
    <w:rsid w:val="0064048C"/>
    <w:rsid w:val="00640BF8"/>
    <w:rsid w:val="00640FC8"/>
    <w:rsid w:val="0064126E"/>
    <w:rsid w:val="00642661"/>
    <w:rsid w:val="00643AC5"/>
    <w:rsid w:val="00643B7C"/>
    <w:rsid w:val="00644BB5"/>
    <w:rsid w:val="0064542D"/>
    <w:rsid w:val="00645486"/>
    <w:rsid w:val="006457CA"/>
    <w:rsid w:val="00645A15"/>
    <w:rsid w:val="00650000"/>
    <w:rsid w:val="00652813"/>
    <w:rsid w:val="00652B05"/>
    <w:rsid w:val="00653965"/>
    <w:rsid w:val="00654269"/>
    <w:rsid w:val="00654AEF"/>
    <w:rsid w:val="006550D8"/>
    <w:rsid w:val="00656274"/>
    <w:rsid w:val="00656918"/>
    <w:rsid w:val="00656AA0"/>
    <w:rsid w:val="00656BA5"/>
    <w:rsid w:val="00656E35"/>
    <w:rsid w:val="006579EB"/>
    <w:rsid w:val="006601D6"/>
    <w:rsid w:val="00660CBD"/>
    <w:rsid w:val="00661086"/>
    <w:rsid w:val="006612D6"/>
    <w:rsid w:val="00661F6A"/>
    <w:rsid w:val="006629BE"/>
    <w:rsid w:val="00664288"/>
    <w:rsid w:val="00665036"/>
    <w:rsid w:val="006658A8"/>
    <w:rsid w:val="006664CA"/>
    <w:rsid w:val="00666B9E"/>
    <w:rsid w:val="0066793F"/>
    <w:rsid w:val="00667AEC"/>
    <w:rsid w:val="0067004C"/>
    <w:rsid w:val="00670099"/>
    <w:rsid w:val="00670F0A"/>
    <w:rsid w:val="00672594"/>
    <w:rsid w:val="00672921"/>
    <w:rsid w:val="00672977"/>
    <w:rsid w:val="00672F97"/>
    <w:rsid w:val="00673280"/>
    <w:rsid w:val="00673809"/>
    <w:rsid w:val="006742B8"/>
    <w:rsid w:val="006742CD"/>
    <w:rsid w:val="00674531"/>
    <w:rsid w:val="00675331"/>
    <w:rsid w:val="00676DFC"/>
    <w:rsid w:val="00676E01"/>
    <w:rsid w:val="00677942"/>
    <w:rsid w:val="00677E1F"/>
    <w:rsid w:val="00677EDB"/>
    <w:rsid w:val="00681BF9"/>
    <w:rsid w:val="00681D7D"/>
    <w:rsid w:val="00681F48"/>
    <w:rsid w:val="00682114"/>
    <w:rsid w:val="00683EC7"/>
    <w:rsid w:val="00684244"/>
    <w:rsid w:val="0068635C"/>
    <w:rsid w:val="0068656F"/>
    <w:rsid w:val="006904A5"/>
    <w:rsid w:val="006909CD"/>
    <w:rsid w:val="00690D01"/>
    <w:rsid w:val="00691237"/>
    <w:rsid w:val="006919AF"/>
    <w:rsid w:val="0069261D"/>
    <w:rsid w:val="00692A77"/>
    <w:rsid w:val="00692C8D"/>
    <w:rsid w:val="006943E3"/>
    <w:rsid w:val="00694D6B"/>
    <w:rsid w:val="00694D84"/>
    <w:rsid w:val="00695328"/>
    <w:rsid w:val="00695A07"/>
    <w:rsid w:val="00696A0A"/>
    <w:rsid w:val="006A00B7"/>
    <w:rsid w:val="006A048E"/>
    <w:rsid w:val="006A060C"/>
    <w:rsid w:val="006A06A9"/>
    <w:rsid w:val="006A0771"/>
    <w:rsid w:val="006A0880"/>
    <w:rsid w:val="006A0B30"/>
    <w:rsid w:val="006A0BD5"/>
    <w:rsid w:val="006A0D24"/>
    <w:rsid w:val="006A1116"/>
    <w:rsid w:val="006A118D"/>
    <w:rsid w:val="006A18C6"/>
    <w:rsid w:val="006A1AD1"/>
    <w:rsid w:val="006A1DA1"/>
    <w:rsid w:val="006A2A39"/>
    <w:rsid w:val="006A2C8A"/>
    <w:rsid w:val="006A3875"/>
    <w:rsid w:val="006A3B37"/>
    <w:rsid w:val="006A4205"/>
    <w:rsid w:val="006A42C5"/>
    <w:rsid w:val="006A4A42"/>
    <w:rsid w:val="006A66EF"/>
    <w:rsid w:val="006A6F0D"/>
    <w:rsid w:val="006B11E9"/>
    <w:rsid w:val="006B1783"/>
    <w:rsid w:val="006B2D2C"/>
    <w:rsid w:val="006B3DE9"/>
    <w:rsid w:val="006B4C29"/>
    <w:rsid w:val="006B5C91"/>
    <w:rsid w:val="006B6637"/>
    <w:rsid w:val="006B6949"/>
    <w:rsid w:val="006B6DA1"/>
    <w:rsid w:val="006B6F5D"/>
    <w:rsid w:val="006B777F"/>
    <w:rsid w:val="006C0C48"/>
    <w:rsid w:val="006C1A96"/>
    <w:rsid w:val="006C258D"/>
    <w:rsid w:val="006C2EBC"/>
    <w:rsid w:val="006C2F36"/>
    <w:rsid w:val="006C3794"/>
    <w:rsid w:val="006C4627"/>
    <w:rsid w:val="006D0D84"/>
    <w:rsid w:val="006D136D"/>
    <w:rsid w:val="006D16A1"/>
    <w:rsid w:val="006D1B1F"/>
    <w:rsid w:val="006D1B7C"/>
    <w:rsid w:val="006D57A2"/>
    <w:rsid w:val="006D630B"/>
    <w:rsid w:val="006D6924"/>
    <w:rsid w:val="006D6EA4"/>
    <w:rsid w:val="006D73FB"/>
    <w:rsid w:val="006E123A"/>
    <w:rsid w:val="006E2298"/>
    <w:rsid w:val="006E3480"/>
    <w:rsid w:val="006E524B"/>
    <w:rsid w:val="006E52C2"/>
    <w:rsid w:val="006E66C6"/>
    <w:rsid w:val="006E731A"/>
    <w:rsid w:val="006E77D6"/>
    <w:rsid w:val="006E7875"/>
    <w:rsid w:val="006F0291"/>
    <w:rsid w:val="006F0808"/>
    <w:rsid w:val="006F0EEB"/>
    <w:rsid w:val="006F1A69"/>
    <w:rsid w:val="006F422D"/>
    <w:rsid w:val="006F4B8A"/>
    <w:rsid w:val="006F5617"/>
    <w:rsid w:val="006F5790"/>
    <w:rsid w:val="006F5800"/>
    <w:rsid w:val="006F7693"/>
    <w:rsid w:val="006F7A3E"/>
    <w:rsid w:val="006F7B71"/>
    <w:rsid w:val="006F7EE4"/>
    <w:rsid w:val="00700F3E"/>
    <w:rsid w:val="00701D36"/>
    <w:rsid w:val="00702553"/>
    <w:rsid w:val="00702722"/>
    <w:rsid w:val="00702768"/>
    <w:rsid w:val="0070294F"/>
    <w:rsid w:val="0070309F"/>
    <w:rsid w:val="00703721"/>
    <w:rsid w:val="007039B0"/>
    <w:rsid w:val="007040A4"/>
    <w:rsid w:val="00704BA0"/>
    <w:rsid w:val="00705B3F"/>
    <w:rsid w:val="0070682E"/>
    <w:rsid w:val="007076EB"/>
    <w:rsid w:val="00710560"/>
    <w:rsid w:val="00710B13"/>
    <w:rsid w:val="00710D34"/>
    <w:rsid w:val="00712949"/>
    <w:rsid w:val="007131C7"/>
    <w:rsid w:val="00713DF8"/>
    <w:rsid w:val="00713EF3"/>
    <w:rsid w:val="00714656"/>
    <w:rsid w:val="00714946"/>
    <w:rsid w:val="00714B6E"/>
    <w:rsid w:val="00716743"/>
    <w:rsid w:val="00716AEA"/>
    <w:rsid w:val="00716B82"/>
    <w:rsid w:val="00720392"/>
    <w:rsid w:val="007204B4"/>
    <w:rsid w:val="00720A29"/>
    <w:rsid w:val="00721377"/>
    <w:rsid w:val="00721807"/>
    <w:rsid w:val="00722069"/>
    <w:rsid w:val="00722B36"/>
    <w:rsid w:val="00723B36"/>
    <w:rsid w:val="00723C9D"/>
    <w:rsid w:val="00723E8B"/>
    <w:rsid w:val="00724F59"/>
    <w:rsid w:val="007251D1"/>
    <w:rsid w:val="007254A6"/>
    <w:rsid w:val="007265D2"/>
    <w:rsid w:val="00726D9F"/>
    <w:rsid w:val="0072789E"/>
    <w:rsid w:val="007304E1"/>
    <w:rsid w:val="00730979"/>
    <w:rsid w:val="00731D13"/>
    <w:rsid w:val="007321DC"/>
    <w:rsid w:val="00732311"/>
    <w:rsid w:val="007326C7"/>
    <w:rsid w:val="00733C25"/>
    <w:rsid w:val="00734107"/>
    <w:rsid w:val="00734BFF"/>
    <w:rsid w:val="00734F73"/>
    <w:rsid w:val="00735A71"/>
    <w:rsid w:val="00736016"/>
    <w:rsid w:val="007367CA"/>
    <w:rsid w:val="00737022"/>
    <w:rsid w:val="00737F66"/>
    <w:rsid w:val="00740677"/>
    <w:rsid w:val="00740E7B"/>
    <w:rsid w:val="00741AF9"/>
    <w:rsid w:val="00741DFF"/>
    <w:rsid w:val="00742593"/>
    <w:rsid w:val="0074268B"/>
    <w:rsid w:val="00742B5B"/>
    <w:rsid w:val="007437AD"/>
    <w:rsid w:val="007441A4"/>
    <w:rsid w:val="007442C3"/>
    <w:rsid w:val="007443BF"/>
    <w:rsid w:val="007445A6"/>
    <w:rsid w:val="00744E1B"/>
    <w:rsid w:val="007459BD"/>
    <w:rsid w:val="007461B1"/>
    <w:rsid w:val="007466F9"/>
    <w:rsid w:val="00746C98"/>
    <w:rsid w:val="00747D01"/>
    <w:rsid w:val="00751218"/>
    <w:rsid w:val="00751636"/>
    <w:rsid w:val="00751911"/>
    <w:rsid w:val="00751C67"/>
    <w:rsid w:val="0075260B"/>
    <w:rsid w:val="007527BB"/>
    <w:rsid w:val="00752B37"/>
    <w:rsid w:val="00755340"/>
    <w:rsid w:val="00756BE9"/>
    <w:rsid w:val="00756F69"/>
    <w:rsid w:val="00757576"/>
    <w:rsid w:val="00760FFF"/>
    <w:rsid w:val="00761016"/>
    <w:rsid w:val="0076103E"/>
    <w:rsid w:val="00761437"/>
    <w:rsid w:val="007614A1"/>
    <w:rsid w:val="007615F0"/>
    <w:rsid w:val="007617C5"/>
    <w:rsid w:val="00761C98"/>
    <w:rsid w:val="00762D99"/>
    <w:rsid w:val="00763700"/>
    <w:rsid w:val="00763A41"/>
    <w:rsid w:val="007643D8"/>
    <w:rsid w:val="007647BC"/>
    <w:rsid w:val="00766039"/>
    <w:rsid w:val="00767BDB"/>
    <w:rsid w:val="00770A19"/>
    <w:rsid w:val="007715F2"/>
    <w:rsid w:val="0077291B"/>
    <w:rsid w:val="0077330F"/>
    <w:rsid w:val="007738B0"/>
    <w:rsid w:val="00773D3F"/>
    <w:rsid w:val="00773DA7"/>
    <w:rsid w:val="00774E90"/>
    <w:rsid w:val="00775673"/>
    <w:rsid w:val="0077612C"/>
    <w:rsid w:val="00777125"/>
    <w:rsid w:val="00777150"/>
    <w:rsid w:val="00780250"/>
    <w:rsid w:val="00782B65"/>
    <w:rsid w:val="00783B82"/>
    <w:rsid w:val="00784A15"/>
    <w:rsid w:val="00784FB9"/>
    <w:rsid w:val="00785457"/>
    <w:rsid w:val="007857A2"/>
    <w:rsid w:val="0078693B"/>
    <w:rsid w:val="00787935"/>
    <w:rsid w:val="0079015D"/>
    <w:rsid w:val="00790385"/>
    <w:rsid w:val="007913E2"/>
    <w:rsid w:val="0079160B"/>
    <w:rsid w:val="0079172B"/>
    <w:rsid w:val="00791F5A"/>
    <w:rsid w:val="0079257B"/>
    <w:rsid w:val="00792C4F"/>
    <w:rsid w:val="00793563"/>
    <w:rsid w:val="007938C2"/>
    <w:rsid w:val="00793C51"/>
    <w:rsid w:val="007948E0"/>
    <w:rsid w:val="007954F5"/>
    <w:rsid w:val="00795AB4"/>
    <w:rsid w:val="00795BDE"/>
    <w:rsid w:val="00796389"/>
    <w:rsid w:val="0079651C"/>
    <w:rsid w:val="007969C7"/>
    <w:rsid w:val="00796BEF"/>
    <w:rsid w:val="007A0CA7"/>
    <w:rsid w:val="007A26A5"/>
    <w:rsid w:val="007A2FB8"/>
    <w:rsid w:val="007A32F3"/>
    <w:rsid w:val="007A425D"/>
    <w:rsid w:val="007A4A5C"/>
    <w:rsid w:val="007A4D51"/>
    <w:rsid w:val="007A4D70"/>
    <w:rsid w:val="007A5DCD"/>
    <w:rsid w:val="007A6F58"/>
    <w:rsid w:val="007A7723"/>
    <w:rsid w:val="007B06F8"/>
    <w:rsid w:val="007B0A21"/>
    <w:rsid w:val="007B0C9E"/>
    <w:rsid w:val="007B17C5"/>
    <w:rsid w:val="007B18B2"/>
    <w:rsid w:val="007B22C6"/>
    <w:rsid w:val="007B3714"/>
    <w:rsid w:val="007B3937"/>
    <w:rsid w:val="007B4008"/>
    <w:rsid w:val="007B496A"/>
    <w:rsid w:val="007B5C68"/>
    <w:rsid w:val="007B5E36"/>
    <w:rsid w:val="007B6219"/>
    <w:rsid w:val="007B73A8"/>
    <w:rsid w:val="007B7855"/>
    <w:rsid w:val="007B7DBA"/>
    <w:rsid w:val="007C06FA"/>
    <w:rsid w:val="007C08CF"/>
    <w:rsid w:val="007C0EDA"/>
    <w:rsid w:val="007C160D"/>
    <w:rsid w:val="007C2F59"/>
    <w:rsid w:val="007C5085"/>
    <w:rsid w:val="007C5605"/>
    <w:rsid w:val="007C5BE2"/>
    <w:rsid w:val="007C5FAC"/>
    <w:rsid w:val="007C6584"/>
    <w:rsid w:val="007C6FF0"/>
    <w:rsid w:val="007C7FED"/>
    <w:rsid w:val="007D0470"/>
    <w:rsid w:val="007D1383"/>
    <w:rsid w:val="007D147A"/>
    <w:rsid w:val="007D150F"/>
    <w:rsid w:val="007D2009"/>
    <w:rsid w:val="007D30FB"/>
    <w:rsid w:val="007D34C4"/>
    <w:rsid w:val="007D3993"/>
    <w:rsid w:val="007D48E4"/>
    <w:rsid w:val="007D65B3"/>
    <w:rsid w:val="007D6695"/>
    <w:rsid w:val="007D691B"/>
    <w:rsid w:val="007D7E59"/>
    <w:rsid w:val="007E0633"/>
    <w:rsid w:val="007E1F7F"/>
    <w:rsid w:val="007E2518"/>
    <w:rsid w:val="007E3080"/>
    <w:rsid w:val="007E58F2"/>
    <w:rsid w:val="007E5BA7"/>
    <w:rsid w:val="007E67B7"/>
    <w:rsid w:val="007E6F9B"/>
    <w:rsid w:val="007F0FC6"/>
    <w:rsid w:val="007F10B7"/>
    <w:rsid w:val="007F3E2A"/>
    <w:rsid w:val="007F40B2"/>
    <w:rsid w:val="007F520D"/>
    <w:rsid w:val="007F5C02"/>
    <w:rsid w:val="007F5FAA"/>
    <w:rsid w:val="007F6437"/>
    <w:rsid w:val="007F64DB"/>
    <w:rsid w:val="007F73AC"/>
    <w:rsid w:val="007F7BFA"/>
    <w:rsid w:val="007F7CB0"/>
    <w:rsid w:val="008000E2"/>
    <w:rsid w:val="00800394"/>
    <w:rsid w:val="00800D37"/>
    <w:rsid w:val="0080111C"/>
    <w:rsid w:val="0080123D"/>
    <w:rsid w:val="0080143A"/>
    <w:rsid w:val="00801FF3"/>
    <w:rsid w:val="00803689"/>
    <w:rsid w:val="008044DF"/>
    <w:rsid w:val="00804570"/>
    <w:rsid w:val="0080460C"/>
    <w:rsid w:val="00805120"/>
    <w:rsid w:val="008056FE"/>
    <w:rsid w:val="008060AA"/>
    <w:rsid w:val="00806195"/>
    <w:rsid w:val="00807843"/>
    <w:rsid w:val="00810AB2"/>
    <w:rsid w:val="0081187D"/>
    <w:rsid w:val="008129EF"/>
    <w:rsid w:val="00812D2B"/>
    <w:rsid w:val="00813AE0"/>
    <w:rsid w:val="00814A47"/>
    <w:rsid w:val="00814EF9"/>
    <w:rsid w:val="00815681"/>
    <w:rsid w:val="00817065"/>
    <w:rsid w:val="00820381"/>
    <w:rsid w:val="00821C2E"/>
    <w:rsid w:val="0082205F"/>
    <w:rsid w:val="00823248"/>
    <w:rsid w:val="00823A22"/>
    <w:rsid w:val="00823C37"/>
    <w:rsid w:val="0082422E"/>
    <w:rsid w:val="008243AE"/>
    <w:rsid w:val="00824865"/>
    <w:rsid w:val="008251B8"/>
    <w:rsid w:val="008253FC"/>
    <w:rsid w:val="008265DB"/>
    <w:rsid w:val="00826D44"/>
    <w:rsid w:val="00830C6B"/>
    <w:rsid w:val="00830F20"/>
    <w:rsid w:val="008316C8"/>
    <w:rsid w:val="00831E22"/>
    <w:rsid w:val="008327E7"/>
    <w:rsid w:val="00832C8B"/>
    <w:rsid w:val="00833553"/>
    <w:rsid w:val="00833890"/>
    <w:rsid w:val="00834F1C"/>
    <w:rsid w:val="008354DF"/>
    <w:rsid w:val="008355C5"/>
    <w:rsid w:val="00835827"/>
    <w:rsid w:val="00835D7E"/>
    <w:rsid w:val="00836503"/>
    <w:rsid w:val="008367FB"/>
    <w:rsid w:val="00837153"/>
    <w:rsid w:val="008374AA"/>
    <w:rsid w:val="00840935"/>
    <w:rsid w:val="00840EDE"/>
    <w:rsid w:val="00842785"/>
    <w:rsid w:val="0084349E"/>
    <w:rsid w:val="0084405B"/>
    <w:rsid w:val="008443ED"/>
    <w:rsid w:val="00844862"/>
    <w:rsid w:val="0084488D"/>
    <w:rsid w:val="00846AC0"/>
    <w:rsid w:val="00846F8C"/>
    <w:rsid w:val="008470E4"/>
    <w:rsid w:val="008477BE"/>
    <w:rsid w:val="00847C1D"/>
    <w:rsid w:val="008508E5"/>
    <w:rsid w:val="0085090C"/>
    <w:rsid w:val="00850ABE"/>
    <w:rsid w:val="0085157E"/>
    <w:rsid w:val="00853C3E"/>
    <w:rsid w:val="00854152"/>
    <w:rsid w:val="00854154"/>
    <w:rsid w:val="00855693"/>
    <w:rsid w:val="008562F2"/>
    <w:rsid w:val="008566BA"/>
    <w:rsid w:val="0085696B"/>
    <w:rsid w:val="0085707A"/>
    <w:rsid w:val="008575E9"/>
    <w:rsid w:val="00857A8F"/>
    <w:rsid w:val="00861552"/>
    <w:rsid w:val="0086249A"/>
    <w:rsid w:val="008626F8"/>
    <w:rsid w:val="0086284C"/>
    <w:rsid w:val="0086307C"/>
    <w:rsid w:val="00863090"/>
    <w:rsid w:val="00863577"/>
    <w:rsid w:val="00864256"/>
    <w:rsid w:val="00864A01"/>
    <w:rsid w:val="0086558B"/>
    <w:rsid w:val="0086730D"/>
    <w:rsid w:val="00870100"/>
    <w:rsid w:val="00871491"/>
    <w:rsid w:val="008718FF"/>
    <w:rsid w:val="00871E84"/>
    <w:rsid w:val="00872564"/>
    <w:rsid w:val="00872762"/>
    <w:rsid w:val="00872819"/>
    <w:rsid w:val="00872E0B"/>
    <w:rsid w:val="0087302A"/>
    <w:rsid w:val="0087371B"/>
    <w:rsid w:val="00873B53"/>
    <w:rsid w:val="00873DF1"/>
    <w:rsid w:val="008740D9"/>
    <w:rsid w:val="00874A93"/>
    <w:rsid w:val="008750D9"/>
    <w:rsid w:val="00875460"/>
    <w:rsid w:val="00875858"/>
    <w:rsid w:val="00876307"/>
    <w:rsid w:val="008815D4"/>
    <w:rsid w:val="00881CCE"/>
    <w:rsid w:val="00882AE7"/>
    <w:rsid w:val="008832AE"/>
    <w:rsid w:val="00883984"/>
    <w:rsid w:val="00884682"/>
    <w:rsid w:val="008860BE"/>
    <w:rsid w:val="00886368"/>
    <w:rsid w:val="008877F7"/>
    <w:rsid w:val="00887A7D"/>
    <w:rsid w:val="00887E8D"/>
    <w:rsid w:val="008904D9"/>
    <w:rsid w:val="00891205"/>
    <w:rsid w:val="00891295"/>
    <w:rsid w:val="00891F57"/>
    <w:rsid w:val="00893B43"/>
    <w:rsid w:val="00893FC5"/>
    <w:rsid w:val="00894107"/>
    <w:rsid w:val="008955FD"/>
    <w:rsid w:val="00895EE6"/>
    <w:rsid w:val="008960D0"/>
    <w:rsid w:val="00896278"/>
    <w:rsid w:val="00896327"/>
    <w:rsid w:val="0089661E"/>
    <w:rsid w:val="008975D3"/>
    <w:rsid w:val="00897D2D"/>
    <w:rsid w:val="008A00E0"/>
    <w:rsid w:val="008A060B"/>
    <w:rsid w:val="008A06FD"/>
    <w:rsid w:val="008A088C"/>
    <w:rsid w:val="008A0F84"/>
    <w:rsid w:val="008A1AD0"/>
    <w:rsid w:val="008A4753"/>
    <w:rsid w:val="008A5951"/>
    <w:rsid w:val="008A5C1D"/>
    <w:rsid w:val="008A652C"/>
    <w:rsid w:val="008A6656"/>
    <w:rsid w:val="008A6BD5"/>
    <w:rsid w:val="008B02C0"/>
    <w:rsid w:val="008B0DF7"/>
    <w:rsid w:val="008B1324"/>
    <w:rsid w:val="008B16DF"/>
    <w:rsid w:val="008B2A51"/>
    <w:rsid w:val="008B2C0C"/>
    <w:rsid w:val="008B3535"/>
    <w:rsid w:val="008B43F9"/>
    <w:rsid w:val="008B45A7"/>
    <w:rsid w:val="008B48D3"/>
    <w:rsid w:val="008B48F4"/>
    <w:rsid w:val="008B5677"/>
    <w:rsid w:val="008C01D0"/>
    <w:rsid w:val="008C06AC"/>
    <w:rsid w:val="008C0DE5"/>
    <w:rsid w:val="008C1D39"/>
    <w:rsid w:val="008C20D9"/>
    <w:rsid w:val="008C25BA"/>
    <w:rsid w:val="008C3330"/>
    <w:rsid w:val="008C3A4E"/>
    <w:rsid w:val="008C3BAD"/>
    <w:rsid w:val="008C3BBE"/>
    <w:rsid w:val="008C4D60"/>
    <w:rsid w:val="008C4FE7"/>
    <w:rsid w:val="008D0E45"/>
    <w:rsid w:val="008D1B7A"/>
    <w:rsid w:val="008D1C65"/>
    <w:rsid w:val="008D2F85"/>
    <w:rsid w:val="008D3B9F"/>
    <w:rsid w:val="008D3C4D"/>
    <w:rsid w:val="008D468F"/>
    <w:rsid w:val="008D4936"/>
    <w:rsid w:val="008D4B13"/>
    <w:rsid w:val="008D53DA"/>
    <w:rsid w:val="008D60C6"/>
    <w:rsid w:val="008E02AA"/>
    <w:rsid w:val="008E101A"/>
    <w:rsid w:val="008E14C3"/>
    <w:rsid w:val="008E19A2"/>
    <w:rsid w:val="008E1B2E"/>
    <w:rsid w:val="008E1F73"/>
    <w:rsid w:val="008E1FF9"/>
    <w:rsid w:val="008E2971"/>
    <w:rsid w:val="008E338C"/>
    <w:rsid w:val="008E3843"/>
    <w:rsid w:val="008E3BC6"/>
    <w:rsid w:val="008E3E66"/>
    <w:rsid w:val="008E3F69"/>
    <w:rsid w:val="008E420D"/>
    <w:rsid w:val="008E43D2"/>
    <w:rsid w:val="008E4A70"/>
    <w:rsid w:val="008E4B23"/>
    <w:rsid w:val="008E77C5"/>
    <w:rsid w:val="008E7A33"/>
    <w:rsid w:val="008F029F"/>
    <w:rsid w:val="008F0344"/>
    <w:rsid w:val="008F15DB"/>
    <w:rsid w:val="008F3B14"/>
    <w:rsid w:val="008F4259"/>
    <w:rsid w:val="008F4BDC"/>
    <w:rsid w:val="008F4F11"/>
    <w:rsid w:val="008F4F4F"/>
    <w:rsid w:val="008F511D"/>
    <w:rsid w:val="00900C55"/>
    <w:rsid w:val="00901018"/>
    <w:rsid w:val="00901802"/>
    <w:rsid w:val="00901A73"/>
    <w:rsid w:val="00902BB6"/>
    <w:rsid w:val="00903215"/>
    <w:rsid w:val="00903D60"/>
    <w:rsid w:val="00904781"/>
    <w:rsid w:val="009047B0"/>
    <w:rsid w:val="00904F7F"/>
    <w:rsid w:val="00905041"/>
    <w:rsid w:val="00905219"/>
    <w:rsid w:val="0090543A"/>
    <w:rsid w:val="0090627B"/>
    <w:rsid w:val="00906BC8"/>
    <w:rsid w:val="009073FD"/>
    <w:rsid w:val="00907F72"/>
    <w:rsid w:val="0091090C"/>
    <w:rsid w:val="00910960"/>
    <w:rsid w:val="00910D07"/>
    <w:rsid w:val="00912ADD"/>
    <w:rsid w:val="00913487"/>
    <w:rsid w:val="009135B5"/>
    <w:rsid w:val="00913A68"/>
    <w:rsid w:val="00914F9D"/>
    <w:rsid w:val="009159BC"/>
    <w:rsid w:val="0091604F"/>
    <w:rsid w:val="00916259"/>
    <w:rsid w:val="009173FB"/>
    <w:rsid w:val="009179B1"/>
    <w:rsid w:val="00920389"/>
    <w:rsid w:val="009219D7"/>
    <w:rsid w:val="00922000"/>
    <w:rsid w:val="00924DA7"/>
    <w:rsid w:val="00924FED"/>
    <w:rsid w:val="0092545F"/>
    <w:rsid w:val="00925D77"/>
    <w:rsid w:val="0092604E"/>
    <w:rsid w:val="0092756E"/>
    <w:rsid w:val="00930577"/>
    <w:rsid w:val="0093225F"/>
    <w:rsid w:val="00932789"/>
    <w:rsid w:val="009327EC"/>
    <w:rsid w:val="00933056"/>
    <w:rsid w:val="009330D5"/>
    <w:rsid w:val="00933B92"/>
    <w:rsid w:val="00934F00"/>
    <w:rsid w:val="009350FE"/>
    <w:rsid w:val="00935FC0"/>
    <w:rsid w:val="009366EF"/>
    <w:rsid w:val="00936921"/>
    <w:rsid w:val="0093725B"/>
    <w:rsid w:val="00940070"/>
    <w:rsid w:val="0094144B"/>
    <w:rsid w:val="00942238"/>
    <w:rsid w:val="00942C36"/>
    <w:rsid w:val="00942DA1"/>
    <w:rsid w:val="0094327E"/>
    <w:rsid w:val="00943482"/>
    <w:rsid w:val="009434D3"/>
    <w:rsid w:val="00944C5B"/>
    <w:rsid w:val="00944CDA"/>
    <w:rsid w:val="009454D2"/>
    <w:rsid w:val="00945544"/>
    <w:rsid w:val="00945EDE"/>
    <w:rsid w:val="00946043"/>
    <w:rsid w:val="00946850"/>
    <w:rsid w:val="00950741"/>
    <w:rsid w:val="00950A63"/>
    <w:rsid w:val="00953209"/>
    <w:rsid w:val="00953387"/>
    <w:rsid w:val="00953E30"/>
    <w:rsid w:val="00954971"/>
    <w:rsid w:val="0095500F"/>
    <w:rsid w:val="0095530A"/>
    <w:rsid w:val="0095651A"/>
    <w:rsid w:val="00957EB9"/>
    <w:rsid w:val="009604A3"/>
    <w:rsid w:val="00961361"/>
    <w:rsid w:val="00961543"/>
    <w:rsid w:val="00962269"/>
    <w:rsid w:val="009632E6"/>
    <w:rsid w:val="00963860"/>
    <w:rsid w:val="00967297"/>
    <w:rsid w:val="00967376"/>
    <w:rsid w:val="00967614"/>
    <w:rsid w:val="00967E53"/>
    <w:rsid w:val="009705B5"/>
    <w:rsid w:val="0097171F"/>
    <w:rsid w:val="009719ED"/>
    <w:rsid w:val="009720B4"/>
    <w:rsid w:val="00972AA3"/>
    <w:rsid w:val="009741CA"/>
    <w:rsid w:val="00974426"/>
    <w:rsid w:val="00975775"/>
    <w:rsid w:val="009765DD"/>
    <w:rsid w:val="009768BE"/>
    <w:rsid w:val="009775F8"/>
    <w:rsid w:val="0098176C"/>
    <w:rsid w:val="00981D8D"/>
    <w:rsid w:val="0098276D"/>
    <w:rsid w:val="0098396E"/>
    <w:rsid w:val="00983D21"/>
    <w:rsid w:val="00984296"/>
    <w:rsid w:val="00984D4B"/>
    <w:rsid w:val="009851E0"/>
    <w:rsid w:val="009854BA"/>
    <w:rsid w:val="00986297"/>
    <w:rsid w:val="00986C50"/>
    <w:rsid w:val="00987084"/>
    <w:rsid w:val="009875BA"/>
    <w:rsid w:val="009905EC"/>
    <w:rsid w:val="00990F30"/>
    <w:rsid w:val="00991652"/>
    <w:rsid w:val="00991C40"/>
    <w:rsid w:val="0099290F"/>
    <w:rsid w:val="00993774"/>
    <w:rsid w:val="00994F66"/>
    <w:rsid w:val="009954C4"/>
    <w:rsid w:val="009961DE"/>
    <w:rsid w:val="009A0635"/>
    <w:rsid w:val="009A1034"/>
    <w:rsid w:val="009A1A97"/>
    <w:rsid w:val="009A1C2C"/>
    <w:rsid w:val="009A2098"/>
    <w:rsid w:val="009A2339"/>
    <w:rsid w:val="009A27E7"/>
    <w:rsid w:val="009A4033"/>
    <w:rsid w:val="009A4086"/>
    <w:rsid w:val="009A4288"/>
    <w:rsid w:val="009A47F8"/>
    <w:rsid w:val="009A4D1F"/>
    <w:rsid w:val="009A5DD7"/>
    <w:rsid w:val="009A77E3"/>
    <w:rsid w:val="009B063C"/>
    <w:rsid w:val="009B1C77"/>
    <w:rsid w:val="009B258F"/>
    <w:rsid w:val="009B2C02"/>
    <w:rsid w:val="009B365D"/>
    <w:rsid w:val="009B3DA6"/>
    <w:rsid w:val="009B3E58"/>
    <w:rsid w:val="009B3F1C"/>
    <w:rsid w:val="009B49D1"/>
    <w:rsid w:val="009B4B3F"/>
    <w:rsid w:val="009B4C07"/>
    <w:rsid w:val="009B4CD2"/>
    <w:rsid w:val="009B5161"/>
    <w:rsid w:val="009B603F"/>
    <w:rsid w:val="009B67DE"/>
    <w:rsid w:val="009B78F3"/>
    <w:rsid w:val="009B7FE7"/>
    <w:rsid w:val="009C07DC"/>
    <w:rsid w:val="009C0A58"/>
    <w:rsid w:val="009C10B2"/>
    <w:rsid w:val="009C15AB"/>
    <w:rsid w:val="009C1F0C"/>
    <w:rsid w:val="009C266D"/>
    <w:rsid w:val="009C2926"/>
    <w:rsid w:val="009C2FC2"/>
    <w:rsid w:val="009C35FE"/>
    <w:rsid w:val="009C3742"/>
    <w:rsid w:val="009C3CD0"/>
    <w:rsid w:val="009C3CFC"/>
    <w:rsid w:val="009C4CC4"/>
    <w:rsid w:val="009C519D"/>
    <w:rsid w:val="009C5940"/>
    <w:rsid w:val="009C70DB"/>
    <w:rsid w:val="009D015D"/>
    <w:rsid w:val="009D05C7"/>
    <w:rsid w:val="009D066B"/>
    <w:rsid w:val="009D10C0"/>
    <w:rsid w:val="009D1538"/>
    <w:rsid w:val="009D1B39"/>
    <w:rsid w:val="009D1BA2"/>
    <w:rsid w:val="009D1D8A"/>
    <w:rsid w:val="009D20D7"/>
    <w:rsid w:val="009D281B"/>
    <w:rsid w:val="009D28C5"/>
    <w:rsid w:val="009D3257"/>
    <w:rsid w:val="009D49A6"/>
    <w:rsid w:val="009D597C"/>
    <w:rsid w:val="009D5A88"/>
    <w:rsid w:val="009D65D5"/>
    <w:rsid w:val="009D66AE"/>
    <w:rsid w:val="009E12F7"/>
    <w:rsid w:val="009E146C"/>
    <w:rsid w:val="009E2DCA"/>
    <w:rsid w:val="009E30D4"/>
    <w:rsid w:val="009E492F"/>
    <w:rsid w:val="009F0163"/>
    <w:rsid w:val="009F094C"/>
    <w:rsid w:val="009F0A4A"/>
    <w:rsid w:val="009F18B6"/>
    <w:rsid w:val="009F1CEF"/>
    <w:rsid w:val="009F310D"/>
    <w:rsid w:val="009F4E67"/>
    <w:rsid w:val="009F57DB"/>
    <w:rsid w:val="009F5B55"/>
    <w:rsid w:val="009F5C47"/>
    <w:rsid w:val="009F6251"/>
    <w:rsid w:val="009F64AD"/>
    <w:rsid w:val="009F6872"/>
    <w:rsid w:val="009F6C8C"/>
    <w:rsid w:val="009F6F2E"/>
    <w:rsid w:val="009F7108"/>
    <w:rsid w:val="009F76F6"/>
    <w:rsid w:val="00A00EFF"/>
    <w:rsid w:val="00A025E0"/>
    <w:rsid w:val="00A02653"/>
    <w:rsid w:val="00A045F2"/>
    <w:rsid w:val="00A049B3"/>
    <w:rsid w:val="00A04EF3"/>
    <w:rsid w:val="00A05AB6"/>
    <w:rsid w:val="00A06406"/>
    <w:rsid w:val="00A07312"/>
    <w:rsid w:val="00A0762A"/>
    <w:rsid w:val="00A10468"/>
    <w:rsid w:val="00A10498"/>
    <w:rsid w:val="00A11716"/>
    <w:rsid w:val="00A11CB1"/>
    <w:rsid w:val="00A12E5B"/>
    <w:rsid w:val="00A13D53"/>
    <w:rsid w:val="00A14CAA"/>
    <w:rsid w:val="00A14F73"/>
    <w:rsid w:val="00A160B2"/>
    <w:rsid w:val="00A16618"/>
    <w:rsid w:val="00A16A14"/>
    <w:rsid w:val="00A20B95"/>
    <w:rsid w:val="00A21647"/>
    <w:rsid w:val="00A21767"/>
    <w:rsid w:val="00A21E7E"/>
    <w:rsid w:val="00A2256E"/>
    <w:rsid w:val="00A2335E"/>
    <w:rsid w:val="00A2436A"/>
    <w:rsid w:val="00A24777"/>
    <w:rsid w:val="00A24DD5"/>
    <w:rsid w:val="00A251F8"/>
    <w:rsid w:val="00A2694C"/>
    <w:rsid w:val="00A26E5C"/>
    <w:rsid w:val="00A273A1"/>
    <w:rsid w:val="00A278A0"/>
    <w:rsid w:val="00A27CDC"/>
    <w:rsid w:val="00A30392"/>
    <w:rsid w:val="00A318F8"/>
    <w:rsid w:val="00A31C33"/>
    <w:rsid w:val="00A3206B"/>
    <w:rsid w:val="00A33298"/>
    <w:rsid w:val="00A33A7B"/>
    <w:rsid w:val="00A33FC2"/>
    <w:rsid w:val="00A34251"/>
    <w:rsid w:val="00A35083"/>
    <w:rsid w:val="00A3553C"/>
    <w:rsid w:val="00A357F4"/>
    <w:rsid w:val="00A36558"/>
    <w:rsid w:val="00A404E2"/>
    <w:rsid w:val="00A407DF"/>
    <w:rsid w:val="00A407F6"/>
    <w:rsid w:val="00A410E1"/>
    <w:rsid w:val="00A4241B"/>
    <w:rsid w:val="00A424D5"/>
    <w:rsid w:val="00A42D63"/>
    <w:rsid w:val="00A42F3E"/>
    <w:rsid w:val="00A45BFF"/>
    <w:rsid w:val="00A47E78"/>
    <w:rsid w:val="00A5087C"/>
    <w:rsid w:val="00A51376"/>
    <w:rsid w:val="00A52B5C"/>
    <w:rsid w:val="00A533CC"/>
    <w:rsid w:val="00A53DCB"/>
    <w:rsid w:val="00A54680"/>
    <w:rsid w:val="00A54769"/>
    <w:rsid w:val="00A5519B"/>
    <w:rsid w:val="00A55207"/>
    <w:rsid w:val="00A554A8"/>
    <w:rsid w:val="00A5573A"/>
    <w:rsid w:val="00A5691D"/>
    <w:rsid w:val="00A56E7C"/>
    <w:rsid w:val="00A57D72"/>
    <w:rsid w:val="00A60E54"/>
    <w:rsid w:val="00A613A6"/>
    <w:rsid w:val="00A61CD7"/>
    <w:rsid w:val="00A61DD6"/>
    <w:rsid w:val="00A62AD4"/>
    <w:rsid w:val="00A6348E"/>
    <w:rsid w:val="00A64BFF"/>
    <w:rsid w:val="00A6521B"/>
    <w:rsid w:val="00A654B5"/>
    <w:rsid w:val="00A6591C"/>
    <w:rsid w:val="00A65E6C"/>
    <w:rsid w:val="00A67721"/>
    <w:rsid w:val="00A703C8"/>
    <w:rsid w:val="00A71691"/>
    <w:rsid w:val="00A721C4"/>
    <w:rsid w:val="00A72587"/>
    <w:rsid w:val="00A72F50"/>
    <w:rsid w:val="00A72F5F"/>
    <w:rsid w:val="00A735F9"/>
    <w:rsid w:val="00A73859"/>
    <w:rsid w:val="00A751F4"/>
    <w:rsid w:val="00A75753"/>
    <w:rsid w:val="00A75C93"/>
    <w:rsid w:val="00A7603D"/>
    <w:rsid w:val="00A76DE7"/>
    <w:rsid w:val="00A7712B"/>
    <w:rsid w:val="00A77704"/>
    <w:rsid w:val="00A80B21"/>
    <w:rsid w:val="00A80F48"/>
    <w:rsid w:val="00A8202F"/>
    <w:rsid w:val="00A82933"/>
    <w:rsid w:val="00A82BC2"/>
    <w:rsid w:val="00A842EB"/>
    <w:rsid w:val="00A84851"/>
    <w:rsid w:val="00A8539D"/>
    <w:rsid w:val="00A85970"/>
    <w:rsid w:val="00A85F42"/>
    <w:rsid w:val="00A86280"/>
    <w:rsid w:val="00A87088"/>
    <w:rsid w:val="00A873FA"/>
    <w:rsid w:val="00A87A97"/>
    <w:rsid w:val="00A87E4E"/>
    <w:rsid w:val="00A90A27"/>
    <w:rsid w:val="00A90AB3"/>
    <w:rsid w:val="00A90CBB"/>
    <w:rsid w:val="00A91013"/>
    <w:rsid w:val="00A91EA1"/>
    <w:rsid w:val="00A92327"/>
    <w:rsid w:val="00A93307"/>
    <w:rsid w:val="00A93420"/>
    <w:rsid w:val="00A94053"/>
    <w:rsid w:val="00A94130"/>
    <w:rsid w:val="00A95048"/>
    <w:rsid w:val="00A9522D"/>
    <w:rsid w:val="00A97116"/>
    <w:rsid w:val="00A971E3"/>
    <w:rsid w:val="00A97616"/>
    <w:rsid w:val="00A97EDA"/>
    <w:rsid w:val="00AA046D"/>
    <w:rsid w:val="00AA05FE"/>
    <w:rsid w:val="00AA0D65"/>
    <w:rsid w:val="00AA0E10"/>
    <w:rsid w:val="00AA1C28"/>
    <w:rsid w:val="00AA3952"/>
    <w:rsid w:val="00AA3BF2"/>
    <w:rsid w:val="00AA4B92"/>
    <w:rsid w:val="00AA5C8E"/>
    <w:rsid w:val="00AA60C6"/>
    <w:rsid w:val="00AA618B"/>
    <w:rsid w:val="00AA67D5"/>
    <w:rsid w:val="00AA7A4D"/>
    <w:rsid w:val="00AB0125"/>
    <w:rsid w:val="00AB0879"/>
    <w:rsid w:val="00AB1CFD"/>
    <w:rsid w:val="00AB2BCC"/>
    <w:rsid w:val="00AB2D1C"/>
    <w:rsid w:val="00AB35A7"/>
    <w:rsid w:val="00AB35AA"/>
    <w:rsid w:val="00AB35CD"/>
    <w:rsid w:val="00AB3BD2"/>
    <w:rsid w:val="00AB3D0D"/>
    <w:rsid w:val="00AB416B"/>
    <w:rsid w:val="00AB4905"/>
    <w:rsid w:val="00AB604E"/>
    <w:rsid w:val="00AC216B"/>
    <w:rsid w:val="00AC3EA0"/>
    <w:rsid w:val="00AC4337"/>
    <w:rsid w:val="00AC470D"/>
    <w:rsid w:val="00AC5326"/>
    <w:rsid w:val="00AC5730"/>
    <w:rsid w:val="00AC5974"/>
    <w:rsid w:val="00AC6278"/>
    <w:rsid w:val="00AC6A7F"/>
    <w:rsid w:val="00AC7BF4"/>
    <w:rsid w:val="00AC7D18"/>
    <w:rsid w:val="00AC7EB2"/>
    <w:rsid w:val="00AD0464"/>
    <w:rsid w:val="00AD09E6"/>
    <w:rsid w:val="00AD144E"/>
    <w:rsid w:val="00AD1FBD"/>
    <w:rsid w:val="00AD2955"/>
    <w:rsid w:val="00AD329D"/>
    <w:rsid w:val="00AD34DA"/>
    <w:rsid w:val="00AD3C57"/>
    <w:rsid w:val="00AD4445"/>
    <w:rsid w:val="00AD5499"/>
    <w:rsid w:val="00AD5D0F"/>
    <w:rsid w:val="00AD5DD7"/>
    <w:rsid w:val="00AD5E66"/>
    <w:rsid w:val="00AD655E"/>
    <w:rsid w:val="00AD7CF0"/>
    <w:rsid w:val="00AE02F0"/>
    <w:rsid w:val="00AE0943"/>
    <w:rsid w:val="00AE129D"/>
    <w:rsid w:val="00AE25C2"/>
    <w:rsid w:val="00AE263F"/>
    <w:rsid w:val="00AE2D9E"/>
    <w:rsid w:val="00AE2F7F"/>
    <w:rsid w:val="00AE3A8F"/>
    <w:rsid w:val="00AE4F5C"/>
    <w:rsid w:val="00AE62C1"/>
    <w:rsid w:val="00AE648D"/>
    <w:rsid w:val="00AE6D46"/>
    <w:rsid w:val="00AE6DEF"/>
    <w:rsid w:val="00AE70CE"/>
    <w:rsid w:val="00AE727B"/>
    <w:rsid w:val="00AE7D92"/>
    <w:rsid w:val="00AF00A4"/>
    <w:rsid w:val="00AF0AA0"/>
    <w:rsid w:val="00AF0C90"/>
    <w:rsid w:val="00AF2C97"/>
    <w:rsid w:val="00AF33AF"/>
    <w:rsid w:val="00AF353C"/>
    <w:rsid w:val="00AF3A53"/>
    <w:rsid w:val="00AF3D88"/>
    <w:rsid w:val="00AF47AF"/>
    <w:rsid w:val="00AF4DA0"/>
    <w:rsid w:val="00AF57D8"/>
    <w:rsid w:val="00AF5906"/>
    <w:rsid w:val="00AF6DBA"/>
    <w:rsid w:val="00B00F3E"/>
    <w:rsid w:val="00B00FBD"/>
    <w:rsid w:val="00B0376C"/>
    <w:rsid w:val="00B040DA"/>
    <w:rsid w:val="00B04B71"/>
    <w:rsid w:val="00B04CB5"/>
    <w:rsid w:val="00B067B3"/>
    <w:rsid w:val="00B0692D"/>
    <w:rsid w:val="00B06F53"/>
    <w:rsid w:val="00B0751B"/>
    <w:rsid w:val="00B1005B"/>
    <w:rsid w:val="00B1008F"/>
    <w:rsid w:val="00B106D2"/>
    <w:rsid w:val="00B10B5E"/>
    <w:rsid w:val="00B10DB8"/>
    <w:rsid w:val="00B119B3"/>
    <w:rsid w:val="00B12668"/>
    <w:rsid w:val="00B12821"/>
    <w:rsid w:val="00B131A4"/>
    <w:rsid w:val="00B1334E"/>
    <w:rsid w:val="00B1335D"/>
    <w:rsid w:val="00B135B7"/>
    <w:rsid w:val="00B14049"/>
    <w:rsid w:val="00B142F3"/>
    <w:rsid w:val="00B14427"/>
    <w:rsid w:val="00B14C52"/>
    <w:rsid w:val="00B155E0"/>
    <w:rsid w:val="00B15621"/>
    <w:rsid w:val="00B20C9A"/>
    <w:rsid w:val="00B22CD6"/>
    <w:rsid w:val="00B232B5"/>
    <w:rsid w:val="00B2375D"/>
    <w:rsid w:val="00B246E5"/>
    <w:rsid w:val="00B24FF2"/>
    <w:rsid w:val="00B253EB"/>
    <w:rsid w:val="00B2589C"/>
    <w:rsid w:val="00B264E2"/>
    <w:rsid w:val="00B26AA1"/>
    <w:rsid w:val="00B3026A"/>
    <w:rsid w:val="00B305C5"/>
    <w:rsid w:val="00B310D6"/>
    <w:rsid w:val="00B3236E"/>
    <w:rsid w:val="00B32D09"/>
    <w:rsid w:val="00B33285"/>
    <w:rsid w:val="00B3447D"/>
    <w:rsid w:val="00B350FE"/>
    <w:rsid w:val="00B35688"/>
    <w:rsid w:val="00B35A1A"/>
    <w:rsid w:val="00B3633B"/>
    <w:rsid w:val="00B36864"/>
    <w:rsid w:val="00B3767D"/>
    <w:rsid w:val="00B37A82"/>
    <w:rsid w:val="00B40895"/>
    <w:rsid w:val="00B40D96"/>
    <w:rsid w:val="00B42EAB"/>
    <w:rsid w:val="00B43CC3"/>
    <w:rsid w:val="00B43EF9"/>
    <w:rsid w:val="00B44A08"/>
    <w:rsid w:val="00B44DA6"/>
    <w:rsid w:val="00B45447"/>
    <w:rsid w:val="00B45842"/>
    <w:rsid w:val="00B46394"/>
    <w:rsid w:val="00B4740C"/>
    <w:rsid w:val="00B4793C"/>
    <w:rsid w:val="00B47CBB"/>
    <w:rsid w:val="00B50146"/>
    <w:rsid w:val="00B502F6"/>
    <w:rsid w:val="00B5060E"/>
    <w:rsid w:val="00B5104F"/>
    <w:rsid w:val="00B511A4"/>
    <w:rsid w:val="00B511D5"/>
    <w:rsid w:val="00B51BA5"/>
    <w:rsid w:val="00B524CC"/>
    <w:rsid w:val="00B5279D"/>
    <w:rsid w:val="00B527A4"/>
    <w:rsid w:val="00B52DE1"/>
    <w:rsid w:val="00B53382"/>
    <w:rsid w:val="00B5341E"/>
    <w:rsid w:val="00B54BE9"/>
    <w:rsid w:val="00B56128"/>
    <w:rsid w:val="00B57FD4"/>
    <w:rsid w:val="00B60062"/>
    <w:rsid w:val="00B62717"/>
    <w:rsid w:val="00B62AA4"/>
    <w:rsid w:val="00B63575"/>
    <w:rsid w:val="00B6433D"/>
    <w:rsid w:val="00B6467E"/>
    <w:rsid w:val="00B64858"/>
    <w:rsid w:val="00B64BD6"/>
    <w:rsid w:val="00B64F1E"/>
    <w:rsid w:val="00B659C2"/>
    <w:rsid w:val="00B66D22"/>
    <w:rsid w:val="00B710DC"/>
    <w:rsid w:val="00B7419B"/>
    <w:rsid w:val="00B747F2"/>
    <w:rsid w:val="00B754CD"/>
    <w:rsid w:val="00B759A7"/>
    <w:rsid w:val="00B75EC4"/>
    <w:rsid w:val="00B76EE9"/>
    <w:rsid w:val="00B8074B"/>
    <w:rsid w:val="00B80B52"/>
    <w:rsid w:val="00B81651"/>
    <w:rsid w:val="00B81D72"/>
    <w:rsid w:val="00B8291D"/>
    <w:rsid w:val="00B83F6C"/>
    <w:rsid w:val="00B840FB"/>
    <w:rsid w:val="00B84E95"/>
    <w:rsid w:val="00B863E3"/>
    <w:rsid w:val="00B87100"/>
    <w:rsid w:val="00B87DB3"/>
    <w:rsid w:val="00B90938"/>
    <w:rsid w:val="00B90B34"/>
    <w:rsid w:val="00B90CBB"/>
    <w:rsid w:val="00B91AFE"/>
    <w:rsid w:val="00B91C30"/>
    <w:rsid w:val="00B93142"/>
    <w:rsid w:val="00B93D6D"/>
    <w:rsid w:val="00B93FA5"/>
    <w:rsid w:val="00B96237"/>
    <w:rsid w:val="00B96495"/>
    <w:rsid w:val="00B96AFF"/>
    <w:rsid w:val="00B97196"/>
    <w:rsid w:val="00B977FF"/>
    <w:rsid w:val="00B9780F"/>
    <w:rsid w:val="00B97D08"/>
    <w:rsid w:val="00B97F05"/>
    <w:rsid w:val="00BA0250"/>
    <w:rsid w:val="00BA070D"/>
    <w:rsid w:val="00BA169E"/>
    <w:rsid w:val="00BA16F5"/>
    <w:rsid w:val="00BA3AB5"/>
    <w:rsid w:val="00BA4C27"/>
    <w:rsid w:val="00BA556D"/>
    <w:rsid w:val="00BA70AC"/>
    <w:rsid w:val="00BA747B"/>
    <w:rsid w:val="00BA78AD"/>
    <w:rsid w:val="00BB01BC"/>
    <w:rsid w:val="00BB22E8"/>
    <w:rsid w:val="00BB2802"/>
    <w:rsid w:val="00BB393B"/>
    <w:rsid w:val="00BB4498"/>
    <w:rsid w:val="00BB45EE"/>
    <w:rsid w:val="00BB487E"/>
    <w:rsid w:val="00BB5F5C"/>
    <w:rsid w:val="00BB60E9"/>
    <w:rsid w:val="00BB6CBB"/>
    <w:rsid w:val="00BB6EC4"/>
    <w:rsid w:val="00BC0841"/>
    <w:rsid w:val="00BC0D55"/>
    <w:rsid w:val="00BC0F71"/>
    <w:rsid w:val="00BC17D9"/>
    <w:rsid w:val="00BC2342"/>
    <w:rsid w:val="00BC68AA"/>
    <w:rsid w:val="00BC6F3C"/>
    <w:rsid w:val="00BC6F6D"/>
    <w:rsid w:val="00BC7BF1"/>
    <w:rsid w:val="00BD0351"/>
    <w:rsid w:val="00BD50CC"/>
    <w:rsid w:val="00BD554E"/>
    <w:rsid w:val="00BD613E"/>
    <w:rsid w:val="00BD654B"/>
    <w:rsid w:val="00BD6FC2"/>
    <w:rsid w:val="00BE0C21"/>
    <w:rsid w:val="00BE1137"/>
    <w:rsid w:val="00BE1850"/>
    <w:rsid w:val="00BE2A13"/>
    <w:rsid w:val="00BE3020"/>
    <w:rsid w:val="00BE32A9"/>
    <w:rsid w:val="00BE3717"/>
    <w:rsid w:val="00BE48BE"/>
    <w:rsid w:val="00BE70D4"/>
    <w:rsid w:val="00BF1850"/>
    <w:rsid w:val="00BF2047"/>
    <w:rsid w:val="00BF21E2"/>
    <w:rsid w:val="00BF2ADB"/>
    <w:rsid w:val="00BF356E"/>
    <w:rsid w:val="00BF3DDA"/>
    <w:rsid w:val="00BF400C"/>
    <w:rsid w:val="00BF5B93"/>
    <w:rsid w:val="00BF6849"/>
    <w:rsid w:val="00BF6CF3"/>
    <w:rsid w:val="00BF76E8"/>
    <w:rsid w:val="00BF76F6"/>
    <w:rsid w:val="00C01BD4"/>
    <w:rsid w:val="00C02ED6"/>
    <w:rsid w:val="00C02F8A"/>
    <w:rsid w:val="00C031EE"/>
    <w:rsid w:val="00C0325D"/>
    <w:rsid w:val="00C03DEA"/>
    <w:rsid w:val="00C03F73"/>
    <w:rsid w:val="00C03F8F"/>
    <w:rsid w:val="00C04E6D"/>
    <w:rsid w:val="00C05259"/>
    <w:rsid w:val="00C0654A"/>
    <w:rsid w:val="00C07A1A"/>
    <w:rsid w:val="00C1288C"/>
    <w:rsid w:val="00C1309F"/>
    <w:rsid w:val="00C14961"/>
    <w:rsid w:val="00C151EF"/>
    <w:rsid w:val="00C15E8A"/>
    <w:rsid w:val="00C17009"/>
    <w:rsid w:val="00C206E8"/>
    <w:rsid w:val="00C2265F"/>
    <w:rsid w:val="00C22937"/>
    <w:rsid w:val="00C23057"/>
    <w:rsid w:val="00C230FE"/>
    <w:rsid w:val="00C23115"/>
    <w:rsid w:val="00C23181"/>
    <w:rsid w:val="00C23F95"/>
    <w:rsid w:val="00C2451F"/>
    <w:rsid w:val="00C24ACE"/>
    <w:rsid w:val="00C27868"/>
    <w:rsid w:val="00C30D37"/>
    <w:rsid w:val="00C30E11"/>
    <w:rsid w:val="00C317A8"/>
    <w:rsid w:val="00C325EB"/>
    <w:rsid w:val="00C3298C"/>
    <w:rsid w:val="00C32EC2"/>
    <w:rsid w:val="00C34FBC"/>
    <w:rsid w:val="00C36D26"/>
    <w:rsid w:val="00C37285"/>
    <w:rsid w:val="00C37628"/>
    <w:rsid w:val="00C4009C"/>
    <w:rsid w:val="00C4046D"/>
    <w:rsid w:val="00C40B9F"/>
    <w:rsid w:val="00C412E3"/>
    <w:rsid w:val="00C427AB"/>
    <w:rsid w:val="00C42C2C"/>
    <w:rsid w:val="00C43880"/>
    <w:rsid w:val="00C43D8D"/>
    <w:rsid w:val="00C43ECB"/>
    <w:rsid w:val="00C459B5"/>
    <w:rsid w:val="00C45A8A"/>
    <w:rsid w:val="00C4623D"/>
    <w:rsid w:val="00C46342"/>
    <w:rsid w:val="00C514BC"/>
    <w:rsid w:val="00C53B1F"/>
    <w:rsid w:val="00C54C26"/>
    <w:rsid w:val="00C55559"/>
    <w:rsid w:val="00C55D11"/>
    <w:rsid w:val="00C562DF"/>
    <w:rsid w:val="00C56431"/>
    <w:rsid w:val="00C56E42"/>
    <w:rsid w:val="00C5758C"/>
    <w:rsid w:val="00C578A3"/>
    <w:rsid w:val="00C605ED"/>
    <w:rsid w:val="00C61516"/>
    <w:rsid w:val="00C61556"/>
    <w:rsid w:val="00C61A2A"/>
    <w:rsid w:val="00C62984"/>
    <w:rsid w:val="00C62B31"/>
    <w:rsid w:val="00C62EFF"/>
    <w:rsid w:val="00C62FB2"/>
    <w:rsid w:val="00C63D2E"/>
    <w:rsid w:val="00C647FA"/>
    <w:rsid w:val="00C6551D"/>
    <w:rsid w:val="00C65724"/>
    <w:rsid w:val="00C65957"/>
    <w:rsid w:val="00C6618F"/>
    <w:rsid w:val="00C702FC"/>
    <w:rsid w:val="00C709C2"/>
    <w:rsid w:val="00C71063"/>
    <w:rsid w:val="00C72754"/>
    <w:rsid w:val="00C72DC0"/>
    <w:rsid w:val="00C731FB"/>
    <w:rsid w:val="00C7345A"/>
    <w:rsid w:val="00C75805"/>
    <w:rsid w:val="00C770D7"/>
    <w:rsid w:val="00C77253"/>
    <w:rsid w:val="00C80352"/>
    <w:rsid w:val="00C821AE"/>
    <w:rsid w:val="00C8393B"/>
    <w:rsid w:val="00C83F64"/>
    <w:rsid w:val="00C85492"/>
    <w:rsid w:val="00C85536"/>
    <w:rsid w:val="00C860EE"/>
    <w:rsid w:val="00C86263"/>
    <w:rsid w:val="00C87035"/>
    <w:rsid w:val="00C87BD9"/>
    <w:rsid w:val="00C87E8F"/>
    <w:rsid w:val="00C91E70"/>
    <w:rsid w:val="00C9252D"/>
    <w:rsid w:val="00C927FB"/>
    <w:rsid w:val="00C92804"/>
    <w:rsid w:val="00C92C4E"/>
    <w:rsid w:val="00C92FCC"/>
    <w:rsid w:val="00C9311C"/>
    <w:rsid w:val="00C93203"/>
    <w:rsid w:val="00C937E9"/>
    <w:rsid w:val="00C93C88"/>
    <w:rsid w:val="00C93CEC"/>
    <w:rsid w:val="00C956B8"/>
    <w:rsid w:val="00CA0308"/>
    <w:rsid w:val="00CA05CA"/>
    <w:rsid w:val="00CA05F0"/>
    <w:rsid w:val="00CA06FB"/>
    <w:rsid w:val="00CA121C"/>
    <w:rsid w:val="00CA2664"/>
    <w:rsid w:val="00CA3043"/>
    <w:rsid w:val="00CA3CA0"/>
    <w:rsid w:val="00CA3E07"/>
    <w:rsid w:val="00CA4565"/>
    <w:rsid w:val="00CA4ABF"/>
    <w:rsid w:val="00CA5D54"/>
    <w:rsid w:val="00CA6FB8"/>
    <w:rsid w:val="00CB04A9"/>
    <w:rsid w:val="00CB1673"/>
    <w:rsid w:val="00CB1F86"/>
    <w:rsid w:val="00CB28DB"/>
    <w:rsid w:val="00CB2ED8"/>
    <w:rsid w:val="00CB3147"/>
    <w:rsid w:val="00CB3252"/>
    <w:rsid w:val="00CB328B"/>
    <w:rsid w:val="00CB3A7D"/>
    <w:rsid w:val="00CB439F"/>
    <w:rsid w:val="00CB4E68"/>
    <w:rsid w:val="00CB5232"/>
    <w:rsid w:val="00CB5AAE"/>
    <w:rsid w:val="00CB5E4E"/>
    <w:rsid w:val="00CB7663"/>
    <w:rsid w:val="00CB77C4"/>
    <w:rsid w:val="00CC04E6"/>
    <w:rsid w:val="00CC22E4"/>
    <w:rsid w:val="00CC25E5"/>
    <w:rsid w:val="00CC2710"/>
    <w:rsid w:val="00CC27F3"/>
    <w:rsid w:val="00CC3E8B"/>
    <w:rsid w:val="00CC3F6D"/>
    <w:rsid w:val="00CC4AC1"/>
    <w:rsid w:val="00CC5B60"/>
    <w:rsid w:val="00CC5DCE"/>
    <w:rsid w:val="00CC5E18"/>
    <w:rsid w:val="00CC5EB9"/>
    <w:rsid w:val="00CC6A39"/>
    <w:rsid w:val="00CC7616"/>
    <w:rsid w:val="00CD05E3"/>
    <w:rsid w:val="00CD1FD4"/>
    <w:rsid w:val="00CD4A8D"/>
    <w:rsid w:val="00CD4AFB"/>
    <w:rsid w:val="00CD4CB6"/>
    <w:rsid w:val="00CD5828"/>
    <w:rsid w:val="00CD5B92"/>
    <w:rsid w:val="00CD5D8C"/>
    <w:rsid w:val="00CD6C2F"/>
    <w:rsid w:val="00CE055E"/>
    <w:rsid w:val="00CE087F"/>
    <w:rsid w:val="00CE21C5"/>
    <w:rsid w:val="00CE2C5C"/>
    <w:rsid w:val="00CE43C7"/>
    <w:rsid w:val="00CE4F29"/>
    <w:rsid w:val="00CE59D5"/>
    <w:rsid w:val="00CE60AF"/>
    <w:rsid w:val="00CE75FE"/>
    <w:rsid w:val="00CE7EAC"/>
    <w:rsid w:val="00CF08F7"/>
    <w:rsid w:val="00CF0D43"/>
    <w:rsid w:val="00CF0F8B"/>
    <w:rsid w:val="00CF29D0"/>
    <w:rsid w:val="00CF2EB9"/>
    <w:rsid w:val="00CF3692"/>
    <w:rsid w:val="00CF378B"/>
    <w:rsid w:val="00CF498A"/>
    <w:rsid w:val="00CF53CF"/>
    <w:rsid w:val="00CF74C4"/>
    <w:rsid w:val="00CF77B7"/>
    <w:rsid w:val="00D014D0"/>
    <w:rsid w:val="00D02902"/>
    <w:rsid w:val="00D0477F"/>
    <w:rsid w:val="00D048B8"/>
    <w:rsid w:val="00D06205"/>
    <w:rsid w:val="00D06B4E"/>
    <w:rsid w:val="00D06C18"/>
    <w:rsid w:val="00D06D7C"/>
    <w:rsid w:val="00D07AC5"/>
    <w:rsid w:val="00D10A5D"/>
    <w:rsid w:val="00D10D0C"/>
    <w:rsid w:val="00D11052"/>
    <w:rsid w:val="00D11335"/>
    <w:rsid w:val="00D11B0E"/>
    <w:rsid w:val="00D1211B"/>
    <w:rsid w:val="00D12B2D"/>
    <w:rsid w:val="00D13A29"/>
    <w:rsid w:val="00D13DE7"/>
    <w:rsid w:val="00D14732"/>
    <w:rsid w:val="00D14D4C"/>
    <w:rsid w:val="00D1551B"/>
    <w:rsid w:val="00D15552"/>
    <w:rsid w:val="00D15C0B"/>
    <w:rsid w:val="00D1610E"/>
    <w:rsid w:val="00D175C0"/>
    <w:rsid w:val="00D20087"/>
    <w:rsid w:val="00D20153"/>
    <w:rsid w:val="00D22446"/>
    <w:rsid w:val="00D22B5E"/>
    <w:rsid w:val="00D23A23"/>
    <w:rsid w:val="00D25C34"/>
    <w:rsid w:val="00D26D59"/>
    <w:rsid w:val="00D30D73"/>
    <w:rsid w:val="00D30E4C"/>
    <w:rsid w:val="00D3106A"/>
    <w:rsid w:val="00D3202C"/>
    <w:rsid w:val="00D32061"/>
    <w:rsid w:val="00D32257"/>
    <w:rsid w:val="00D32EE6"/>
    <w:rsid w:val="00D34481"/>
    <w:rsid w:val="00D35492"/>
    <w:rsid w:val="00D36094"/>
    <w:rsid w:val="00D36525"/>
    <w:rsid w:val="00D36675"/>
    <w:rsid w:val="00D36798"/>
    <w:rsid w:val="00D36C2A"/>
    <w:rsid w:val="00D3769C"/>
    <w:rsid w:val="00D37B88"/>
    <w:rsid w:val="00D4046C"/>
    <w:rsid w:val="00D40A76"/>
    <w:rsid w:val="00D40DAB"/>
    <w:rsid w:val="00D41136"/>
    <w:rsid w:val="00D412F4"/>
    <w:rsid w:val="00D42D5E"/>
    <w:rsid w:val="00D42DFA"/>
    <w:rsid w:val="00D4347D"/>
    <w:rsid w:val="00D4376F"/>
    <w:rsid w:val="00D438F9"/>
    <w:rsid w:val="00D445A0"/>
    <w:rsid w:val="00D476D0"/>
    <w:rsid w:val="00D51E0C"/>
    <w:rsid w:val="00D52129"/>
    <w:rsid w:val="00D52467"/>
    <w:rsid w:val="00D52A00"/>
    <w:rsid w:val="00D537FD"/>
    <w:rsid w:val="00D53970"/>
    <w:rsid w:val="00D5464A"/>
    <w:rsid w:val="00D55507"/>
    <w:rsid w:val="00D5736A"/>
    <w:rsid w:val="00D6055E"/>
    <w:rsid w:val="00D60754"/>
    <w:rsid w:val="00D60EDD"/>
    <w:rsid w:val="00D6209A"/>
    <w:rsid w:val="00D628E9"/>
    <w:rsid w:val="00D63302"/>
    <w:rsid w:val="00D63D65"/>
    <w:rsid w:val="00D64E8B"/>
    <w:rsid w:val="00D6523E"/>
    <w:rsid w:val="00D65C04"/>
    <w:rsid w:val="00D65E63"/>
    <w:rsid w:val="00D660D2"/>
    <w:rsid w:val="00D66A43"/>
    <w:rsid w:val="00D67767"/>
    <w:rsid w:val="00D67B30"/>
    <w:rsid w:val="00D67BE5"/>
    <w:rsid w:val="00D707F8"/>
    <w:rsid w:val="00D71F7C"/>
    <w:rsid w:val="00D74C75"/>
    <w:rsid w:val="00D752D1"/>
    <w:rsid w:val="00D76AAE"/>
    <w:rsid w:val="00D76C45"/>
    <w:rsid w:val="00D7748F"/>
    <w:rsid w:val="00D7767D"/>
    <w:rsid w:val="00D8030C"/>
    <w:rsid w:val="00D80896"/>
    <w:rsid w:val="00D8098B"/>
    <w:rsid w:val="00D80A29"/>
    <w:rsid w:val="00D8128C"/>
    <w:rsid w:val="00D81519"/>
    <w:rsid w:val="00D81E10"/>
    <w:rsid w:val="00D832DC"/>
    <w:rsid w:val="00D849C1"/>
    <w:rsid w:val="00D84D27"/>
    <w:rsid w:val="00D84D98"/>
    <w:rsid w:val="00D8528F"/>
    <w:rsid w:val="00D8543A"/>
    <w:rsid w:val="00D8657C"/>
    <w:rsid w:val="00D86E17"/>
    <w:rsid w:val="00D872D2"/>
    <w:rsid w:val="00D914BA"/>
    <w:rsid w:val="00D915C2"/>
    <w:rsid w:val="00D923CF"/>
    <w:rsid w:val="00D93CCA"/>
    <w:rsid w:val="00D959A7"/>
    <w:rsid w:val="00D961EF"/>
    <w:rsid w:val="00D96E91"/>
    <w:rsid w:val="00DA066F"/>
    <w:rsid w:val="00DA0892"/>
    <w:rsid w:val="00DA0CF3"/>
    <w:rsid w:val="00DA1712"/>
    <w:rsid w:val="00DA3195"/>
    <w:rsid w:val="00DA3515"/>
    <w:rsid w:val="00DA3A91"/>
    <w:rsid w:val="00DA4794"/>
    <w:rsid w:val="00DA499C"/>
    <w:rsid w:val="00DA4C38"/>
    <w:rsid w:val="00DB0B51"/>
    <w:rsid w:val="00DB0D17"/>
    <w:rsid w:val="00DB13BF"/>
    <w:rsid w:val="00DB177F"/>
    <w:rsid w:val="00DB3314"/>
    <w:rsid w:val="00DB3FBF"/>
    <w:rsid w:val="00DB4101"/>
    <w:rsid w:val="00DB52EF"/>
    <w:rsid w:val="00DB562E"/>
    <w:rsid w:val="00DB718A"/>
    <w:rsid w:val="00DB7384"/>
    <w:rsid w:val="00DB739B"/>
    <w:rsid w:val="00DB78B5"/>
    <w:rsid w:val="00DB7E89"/>
    <w:rsid w:val="00DB7EB1"/>
    <w:rsid w:val="00DC0589"/>
    <w:rsid w:val="00DC1A55"/>
    <w:rsid w:val="00DC3216"/>
    <w:rsid w:val="00DC3C5B"/>
    <w:rsid w:val="00DC44D2"/>
    <w:rsid w:val="00DC45A6"/>
    <w:rsid w:val="00DC5384"/>
    <w:rsid w:val="00DC54AF"/>
    <w:rsid w:val="00DC7789"/>
    <w:rsid w:val="00DD0A03"/>
    <w:rsid w:val="00DD0A95"/>
    <w:rsid w:val="00DD17EF"/>
    <w:rsid w:val="00DD1D7D"/>
    <w:rsid w:val="00DD2521"/>
    <w:rsid w:val="00DD45FC"/>
    <w:rsid w:val="00DD4642"/>
    <w:rsid w:val="00DD4B13"/>
    <w:rsid w:val="00DD5D71"/>
    <w:rsid w:val="00DD5ECD"/>
    <w:rsid w:val="00DD6214"/>
    <w:rsid w:val="00DD67A4"/>
    <w:rsid w:val="00DD6B59"/>
    <w:rsid w:val="00DD7B7D"/>
    <w:rsid w:val="00DE0659"/>
    <w:rsid w:val="00DE0C9D"/>
    <w:rsid w:val="00DE15F3"/>
    <w:rsid w:val="00DE2929"/>
    <w:rsid w:val="00DE2DAF"/>
    <w:rsid w:val="00DE305F"/>
    <w:rsid w:val="00DE42E9"/>
    <w:rsid w:val="00DE449D"/>
    <w:rsid w:val="00DE4DE8"/>
    <w:rsid w:val="00DE65CA"/>
    <w:rsid w:val="00DE79B8"/>
    <w:rsid w:val="00DE7F73"/>
    <w:rsid w:val="00DF018A"/>
    <w:rsid w:val="00DF053E"/>
    <w:rsid w:val="00DF1020"/>
    <w:rsid w:val="00DF10A2"/>
    <w:rsid w:val="00DF13F2"/>
    <w:rsid w:val="00DF1765"/>
    <w:rsid w:val="00DF1CF8"/>
    <w:rsid w:val="00DF242E"/>
    <w:rsid w:val="00DF278D"/>
    <w:rsid w:val="00DF4042"/>
    <w:rsid w:val="00DF429D"/>
    <w:rsid w:val="00DF59CE"/>
    <w:rsid w:val="00DF5E3D"/>
    <w:rsid w:val="00E006B6"/>
    <w:rsid w:val="00E011FB"/>
    <w:rsid w:val="00E01C92"/>
    <w:rsid w:val="00E01E5C"/>
    <w:rsid w:val="00E02A40"/>
    <w:rsid w:val="00E031FC"/>
    <w:rsid w:val="00E03690"/>
    <w:rsid w:val="00E03AA2"/>
    <w:rsid w:val="00E03BB5"/>
    <w:rsid w:val="00E04366"/>
    <w:rsid w:val="00E05A70"/>
    <w:rsid w:val="00E06640"/>
    <w:rsid w:val="00E1024F"/>
    <w:rsid w:val="00E10612"/>
    <w:rsid w:val="00E112D2"/>
    <w:rsid w:val="00E1157C"/>
    <w:rsid w:val="00E11FD9"/>
    <w:rsid w:val="00E12E9B"/>
    <w:rsid w:val="00E1366D"/>
    <w:rsid w:val="00E1463E"/>
    <w:rsid w:val="00E1481B"/>
    <w:rsid w:val="00E14E89"/>
    <w:rsid w:val="00E20193"/>
    <w:rsid w:val="00E20FE4"/>
    <w:rsid w:val="00E21F09"/>
    <w:rsid w:val="00E225B7"/>
    <w:rsid w:val="00E229E5"/>
    <w:rsid w:val="00E22EBB"/>
    <w:rsid w:val="00E23A22"/>
    <w:rsid w:val="00E24C21"/>
    <w:rsid w:val="00E24F3E"/>
    <w:rsid w:val="00E250C1"/>
    <w:rsid w:val="00E25241"/>
    <w:rsid w:val="00E263F1"/>
    <w:rsid w:val="00E268EE"/>
    <w:rsid w:val="00E26F24"/>
    <w:rsid w:val="00E3120D"/>
    <w:rsid w:val="00E316D8"/>
    <w:rsid w:val="00E31AE7"/>
    <w:rsid w:val="00E32637"/>
    <w:rsid w:val="00E32A30"/>
    <w:rsid w:val="00E34293"/>
    <w:rsid w:val="00E3640F"/>
    <w:rsid w:val="00E367D7"/>
    <w:rsid w:val="00E369AE"/>
    <w:rsid w:val="00E36AF9"/>
    <w:rsid w:val="00E37987"/>
    <w:rsid w:val="00E37A13"/>
    <w:rsid w:val="00E40B75"/>
    <w:rsid w:val="00E40DAC"/>
    <w:rsid w:val="00E42405"/>
    <w:rsid w:val="00E42FE9"/>
    <w:rsid w:val="00E4314B"/>
    <w:rsid w:val="00E448B6"/>
    <w:rsid w:val="00E4577A"/>
    <w:rsid w:val="00E46D52"/>
    <w:rsid w:val="00E47A16"/>
    <w:rsid w:val="00E50F02"/>
    <w:rsid w:val="00E520E6"/>
    <w:rsid w:val="00E524F6"/>
    <w:rsid w:val="00E53147"/>
    <w:rsid w:val="00E55474"/>
    <w:rsid w:val="00E56EC6"/>
    <w:rsid w:val="00E57030"/>
    <w:rsid w:val="00E57310"/>
    <w:rsid w:val="00E574B2"/>
    <w:rsid w:val="00E57956"/>
    <w:rsid w:val="00E61E42"/>
    <w:rsid w:val="00E61F74"/>
    <w:rsid w:val="00E6207D"/>
    <w:rsid w:val="00E62BF1"/>
    <w:rsid w:val="00E635E5"/>
    <w:rsid w:val="00E63C26"/>
    <w:rsid w:val="00E64309"/>
    <w:rsid w:val="00E64A69"/>
    <w:rsid w:val="00E654F8"/>
    <w:rsid w:val="00E6578B"/>
    <w:rsid w:val="00E66D81"/>
    <w:rsid w:val="00E670A1"/>
    <w:rsid w:val="00E67315"/>
    <w:rsid w:val="00E6798E"/>
    <w:rsid w:val="00E72389"/>
    <w:rsid w:val="00E72E49"/>
    <w:rsid w:val="00E734CD"/>
    <w:rsid w:val="00E73709"/>
    <w:rsid w:val="00E7374B"/>
    <w:rsid w:val="00E7455F"/>
    <w:rsid w:val="00E7491F"/>
    <w:rsid w:val="00E74BFC"/>
    <w:rsid w:val="00E75B72"/>
    <w:rsid w:val="00E7760A"/>
    <w:rsid w:val="00E8099C"/>
    <w:rsid w:val="00E809DB"/>
    <w:rsid w:val="00E8178F"/>
    <w:rsid w:val="00E81941"/>
    <w:rsid w:val="00E830AC"/>
    <w:rsid w:val="00E836E2"/>
    <w:rsid w:val="00E8376F"/>
    <w:rsid w:val="00E84D53"/>
    <w:rsid w:val="00E85120"/>
    <w:rsid w:val="00E85482"/>
    <w:rsid w:val="00E85585"/>
    <w:rsid w:val="00E85DDD"/>
    <w:rsid w:val="00E85EDF"/>
    <w:rsid w:val="00E86DE7"/>
    <w:rsid w:val="00E908E5"/>
    <w:rsid w:val="00E91123"/>
    <w:rsid w:val="00E912F7"/>
    <w:rsid w:val="00E928A6"/>
    <w:rsid w:val="00E92EBC"/>
    <w:rsid w:val="00E9309A"/>
    <w:rsid w:val="00E93FDA"/>
    <w:rsid w:val="00E93FE3"/>
    <w:rsid w:val="00E944BE"/>
    <w:rsid w:val="00E9487A"/>
    <w:rsid w:val="00E94C1C"/>
    <w:rsid w:val="00E95094"/>
    <w:rsid w:val="00E963A1"/>
    <w:rsid w:val="00E963D9"/>
    <w:rsid w:val="00E9668F"/>
    <w:rsid w:val="00E96960"/>
    <w:rsid w:val="00E96B26"/>
    <w:rsid w:val="00E96E22"/>
    <w:rsid w:val="00E97887"/>
    <w:rsid w:val="00E97CD5"/>
    <w:rsid w:val="00E97DFF"/>
    <w:rsid w:val="00EA13BC"/>
    <w:rsid w:val="00EA16FC"/>
    <w:rsid w:val="00EA3B15"/>
    <w:rsid w:val="00EA3CF5"/>
    <w:rsid w:val="00EA459A"/>
    <w:rsid w:val="00EA5767"/>
    <w:rsid w:val="00EA57F9"/>
    <w:rsid w:val="00EA5E59"/>
    <w:rsid w:val="00EA78F1"/>
    <w:rsid w:val="00EA7FE3"/>
    <w:rsid w:val="00EB04CF"/>
    <w:rsid w:val="00EB0DC6"/>
    <w:rsid w:val="00EB1011"/>
    <w:rsid w:val="00EB1277"/>
    <w:rsid w:val="00EB2106"/>
    <w:rsid w:val="00EB266A"/>
    <w:rsid w:val="00EB2CEA"/>
    <w:rsid w:val="00EB35F9"/>
    <w:rsid w:val="00EB3D82"/>
    <w:rsid w:val="00EB5EE0"/>
    <w:rsid w:val="00EB5F13"/>
    <w:rsid w:val="00EB6117"/>
    <w:rsid w:val="00EB6550"/>
    <w:rsid w:val="00EB6BEC"/>
    <w:rsid w:val="00EB6E19"/>
    <w:rsid w:val="00EB7532"/>
    <w:rsid w:val="00EB7B3D"/>
    <w:rsid w:val="00EC01B0"/>
    <w:rsid w:val="00EC0C31"/>
    <w:rsid w:val="00EC3B51"/>
    <w:rsid w:val="00EC43BF"/>
    <w:rsid w:val="00EC4582"/>
    <w:rsid w:val="00EC4DF5"/>
    <w:rsid w:val="00EC5650"/>
    <w:rsid w:val="00EC5E73"/>
    <w:rsid w:val="00EC607E"/>
    <w:rsid w:val="00EC67F8"/>
    <w:rsid w:val="00EC68CE"/>
    <w:rsid w:val="00ED040A"/>
    <w:rsid w:val="00ED04EC"/>
    <w:rsid w:val="00ED0DC2"/>
    <w:rsid w:val="00ED2FBF"/>
    <w:rsid w:val="00ED32C3"/>
    <w:rsid w:val="00ED3FD0"/>
    <w:rsid w:val="00ED41B5"/>
    <w:rsid w:val="00ED511C"/>
    <w:rsid w:val="00ED515B"/>
    <w:rsid w:val="00ED5D4C"/>
    <w:rsid w:val="00ED7000"/>
    <w:rsid w:val="00ED7745"/>
    <w:rsid w:val="00ED78F5"/>
    <w:rsid w:val="00ED79CE"/>
    <w:rsid w:val="00EE0452"/>
    <w:rsid w:val="00EE097B"/>
    <w:rsid w:val="00EE15AD"/>
    <w:rsid w:val="00EE18BE"/>
    <w:rsid w:val="00EE21AB"/>
    <w:rsid w:val="00EE2295"/>
    <w:rsid w:val="00EE23BB"/>
    <w:rsid w:val="00EE3D31"/>
    <w:rsid w:val="00EE4354"/>
    <w:rsid w:val="00EE5253"/>
    <w:rsid w:val="00EE5C32"/>
    <w:rsid w:val="00EE61FD"/>
    <w:rsid w:val="00EE6FD3"/>
    <w:rsid w:val="00EE7289"/>
    <w:rsid w:val="00EE7D9E"/>
    <w:rsid w:val="00EF0778"/>
    <w:rsid w:val="00EF07C2"/>
    <w:rsid w:val="00EF09D1"/>
    <w:rsid w:val="00EF0DE5"/>
    <w:rsid w:val="00EF1CF3"/>
    <w:rsid w:val="00EF30B0"/>
    <w:rsid w:val="00EF33BB"/>
    <w:rsid w:val="00EF40EB"/>
    <w:rsid w:val="00EF4735"/>
    <w:rsid w:val="00EF50AD"/>
    <w:rsid w:val="00EF5B92"/>
    <w:rsid w:val="00EF60F8"/>
    <w:rsid w:val="00EF7B71"/>
    <w:rsid w:val="00F01474"/>
    <w:rsid w:val="00F020D4"/>
    <w:rsid w:val="00F050B7"/>
    <w:rsid w:val="00F0595A"/>
    <w:rsid w:val="00F05E37"/>
    <w:rsid w:val="00F10E2D"/>
    <w:rsid w:val="00F13D4A"/>
    <w:rsid w:val="00F14465"/>
    <w:rsid w:val="00F146A8"/>
    <w:rsid w:val="00F14FE0"/>
    <w:rsid w:val="00F15A47"/>
    <w:rsid w:val="00F16043"/>
    <w:rsid w:val="00F20453"/>
    <w:rsid w:val="00F21A68"/>
    <w:rsid w:val="00F22CC2"/>
    <w:rsid w:val="00F231B8"/>
    <w:rsid w:val="00F233CA"/>
    <w:rsid w:val="00F252BB"/>
    <w:rsid w:val="00F2606A"/>
    <w:rsid w:val="00F26FC8"/>
    <w:rsid w:val="00F3038E"/>
    <w:rsid w:val="00F30452"/>
    <w:rsid w:val="00F30776"/>
    <w:rsid w:val="00F30C4C"/>
    <w:rsid w:val="00F31B57"/>
    <w:rsid w:val="00F343B8"/>
    <w:rsid w:val="00F34BF0"/>
    <w:rsid w:val="00F35B6C"/>
    <w:rsid w:val="00F365E5"/>
    <w:rsid w:val="00F36D03"/>
    <w:rsid w:val="00F374E7"/>
    <w:rsid w:val="00F376AF"/>
    <w:rsid w:val="00F4061B"/>
    <w:rsid w:val="00F41FEF"/>
    <w:rsid w:val="00F41FFE"/>
    <w:rsid w:val="00F42B9B"/>
    <w:rsid w:val="00F432F4"/>
    <w:rsid w:val="00F43442"/>
    <w:rsid w:val="00F443E0"/>
    <w:rsid w:val="00F44947"/>
    <w:rsid w:val="00F44C28"/>
    <w:rsid w:val="00F45B7C"/>
    <w:rsid w:val="00F46091"/>
    <w:rsid w:val="00F460B9"/>
    <w:rsid w:val="00F46A8C"/>
    <w:rsid w:val="00F50A20"/>
    <w:rsid w:val="00F51062"/>
    <w:rsid w:val="00F5268D"/>
    <w:rsid w:val="00F52B5E"/>
    <w:rsid w:val="00F536FC"/>
    <w:rsid w:val="00F541C3"/>
    <w:rsid w:val="00F542E1"/>
    <w:rsid w:val="00F54798"/>
    <w:rsid w:val="00F547D7"/>
    <w:rsid w:val="00F54E15"/>
    <w:rsid w:val="00F55CEB"/>
    <w:rsid w:val="00F5608B"/>
    <w:rsid w:val="00F57526"/>
    <w:rsid w:val="00F57C69"/>
    <w:rsid w:val="00F61307"/>
    <w:rsid w:val="00F614C8"/>
    <w:rsid w:val="00F61CE7"/>
    <w:rsid w:val="00F61CE9"/>
    <w:rsid w:val="00F61EE6"/>
    <w:rsid w:val="00F62DE0"/>
    <w:rsid w:val="00F635D5"/>
    <w:rsid w:val="00F6406C"/>
    <w:rsid w:val="00F641C6"/>
    <w:rsid w:val="00F64AA4"/>
    <w:rsid w:val="00F6512D"/>
    <w:rsid w:val="00F658CC"/>
    <w:rsid w:val="00F668C7"/>
    <w:rsid w:val="00F67EDA"/>
    <w:rsid w:val="00F7032C"/>
    <w:rsid w:val="00F71476"/>
    <w:rsid w:val="00F7179B"/>
    <w:rsid w:val="00F71918"/>
    <w:rsid w:val="00F722F2"/>
    <w:rsid w:val="00F7345F"/>
    <w:rsid w:val="00F7411E"/>
    <w:rsid w:val="00F75156"/>
    <w:rsid w:val="00F755E7"/>
    <w:rsid w:val="00F76A8E"/>
    <w:rsid w:val="00F76AAC"/>
    <w:rsid w:val="00F80382"/>
    <w:rsid w:val="00F807AF"/>
    <w:rsid w:val="00F825C5"/>
    <w:rsid w:val="00F829F0"/>
    <w:rsid w:val="00F83958"/>
    <w:rsid w:val="00F8458B"/>
    <w:rsid w:val="00F852A4"/>
    <w:rsid w:val="00F85472"/>
    <w:rsid w:val="00F861A4"/>
    <w:rsid w:val="00F869D7"/>
    <w:rsid w:val="00F86C3A"/>
    <w:rsid w:val="00F8709A"/>
    <w:rsid w:val="00F87D2A"/>
    <w:rsid w:val="00F87D60"/>
    <w:rsid w:val="00F87DAE"/>
    <w:rsid w:val="00F9076B"/>
    <w:rsid w:val="00F908E5"/>
    <w:rsid w:val="00F9132A"/>
    <w:rsid w:val="00F919A6"/>
    <w:rsid w:val="00F91CBA"/>
    <w:rsid w:val="00F92D3C"/>
    <w:rsid w:val="00F9348F"/>
    <w:rsid w:val="00F94811"/>
    <w:rsid w:val="00F9665F"/>
    <w:rsid w:val="00F97178"/>
    <w:rsid w:val="00F973AE"/>
    <w:rsid w:val="00FA138B"/>
    <w:rsid w:val="00FA2128"/>
    <w:rsid w:val="00FA2489"/>
    <w:rsid w:val="00FA31AD"/>
    <w:rsid w:val="00FA3803"/>
    <w:rsid w:val="00FA4310"/>
    <w:rsid w:val="00FA447D"/>
    <w:rsid w:val="00FA4A87"/>
    <w:rsid w:val="00FA50B9"/>
    <w:rsid w:val="00FA5C4C"/>
    <w:rsid w:val="00FA5E3B"/>
    <w:rsid w:val="00FA7282"/>
    <w:rsid w:val="00FB0981"/>
    <w:rsid w:val="00FB0DD3"/>
    <w:rsid w:val="00FB1DD8"/>
    <w:rsid w:val="00FB4F21"/>
    <w:rsid w:val="00FB5993"/>
    <w:rsid w:val="00FB5C1A"/>
    <w:rsid w:val="00FB5C3C"/>
    <w:rsid w:val="00FB6635"/>
    <w:rsid w:val="00FB6E2B"/>
    <w:rsid w:val="00FB6F03"/>
    <w:rsid w:val="00FB7671"/>
    <w:rsid w:val="00FB780F"/>
    <w:rsid w:val="00FB7DD9"/>
    <w:rsid w:val="00FC1175"/>
    <w:rsid w:val="00FC20AE"/>
    <w:rsid w:val="00FC2115"/>
    <w:rsid w:val="00FC2294"/>
    <w:rsid w:val="00FC2C8E"/>
    <w:rsid w:val="00FC3127"/>
    <w:rsid w:val="00FC46F0"/>
    <w:rsid w:val="00FC4E2D"/>
    <w:rsid w:val="00FC4ED9"/>
    <w:rsid w:val="00FC5BC4"/>
    <w:rsid w:val="00FC5E78"/>
    <w:rsid w:val="00FC6141"/>
    <w:rsid w:val="00FC706A"/>
    <w:rsid w:val="00FC722D"/>
    <w:rsid w:val="00FC751F"/>
    <w:rsid w:val="00FC7E83"/>
    <w:rsid w:val="00FC7EA7"/>
    <w:rsid w:val="00FD06CB"/>
    <w:rsid w:val="00FD2039"/>
    <w:rsid w:val="00FD2CB5"/>
    <w:rsid w:val="00FD3770"/>
    <w:rsid w:val="00FD3FE4"/>
    <w:rsid w:val="00FD4353"/>
    <w:rsid w:val="00FD4855"/>
    <w:rsid w:val="00FD4E7B"/>
    <w:rsid w:val="00FD5D57"/>
    <w:rsid w:val="00FD6A66"/>
    <w:rsid w:val="00FD7829"/>
    <w:rsid w:val="00FD78E0"/>
    <w:rsid w:val="00FE0438"/>
    <w:rsid w:val="00FE0711"/>
    <w:rsid w:val="00FE2058"/>
    <w:rsid w:val="00FE20EA"/>
    <w:rsid w:val="00FE2B2E"/>
    <w:rsid w:val="00FE33A7"/>
    <w:rsid w:val="00FE3AC9"/>
    <w:rsid w:val="00FE4C64"/>
    <w:rsid w:val="00FE5132"/>
    <w:rsid w:val="00FE5204"/>
    <w:rsid w:val="00FE621B"/>
    <w:rsid w:val="00FE794E"/>
    <w:rsid w:val="00FF0A36"/>
    <w:rsid w:val="00FF1AE5"/>
    <w:rsid w:val="00FF3048"/>
    <w:rsid w:val="00FF38A0"/>
    <w:rsid w:val="00FF44C4"/>
    <w:rsid w:val="01E609F0"/>
    <w:rsid w:val="0A7D3FBC"/>
    <w:rsid w:val="0E8F21DD"/>
    <w:rsid w:val="11B809F4"/>
    <w:rsid w:val="11FB9748"/>
    <w:rsid w:val="15AF5F96"/>
    <w:rsid w:val="16E73C80"/>
    <w:rsid w:val="24FF202F"/>
    <w:rsid w:val="25F75695"/>
    <w:rsid w:val="2FB2A475"/>
    <w:rsid w:val="33FF10A6"/>
    <w:rsid w:val="35BF2EB3"/>
    <w:rsid w:val="37FF7241"/>
    <w:rsid w:val="3B0CFFCE"/>
    <w:rsid w:val="3B7F05BE"/>
    <w:rsid w:val="3BB59EF2"/>
    <w:rsid w:val="3BEF23FA"/>
    <w:rsid w:val="3BFCB5B0"/>
    <w:rsid w:val="3DFF768D"/>
    <w:rsid w:val="3F7B3433"/>
    <w:rsid w:val="42D521CC"/>
    <w:rsid w:val="43FF2830"/>
    <w:rsid w:val="47325B5D"/>
    <w:rsid w:val="4AF2B86E"/>
    <w:rsid w:val="4AF66CD9"/>
    <w:rsid w:val="4FBF5B1B"/>
    <w:rsid w:val="53F7C752"/>
    <w:rsid w:val="55CD6723"/>
    <w:rsid w:val="574DC105"/>
    <w:rsid w:val="57DF97B2"/>
    <w:rsid w:val="5EFC1C35"/>
    <w:rsid w:val="5F122B66"/>
    <w:rsid w:val="5FABD9F8"/>
    <w:rsid w:val="5FFE6219"/>
    <w:rsid w:val="5FFF96B9"/>
    <w:rsid w:val="65CF8F77"/>
    <w:rsid w:val="6B7E1C9F"/>
    <w:rsid w:val="6BDBF3ED"/>
    <w:rsid w:val="6FA246F6"/>
    <w:rsid w:val="6FEFB43A"/>
    <w:rsid w:val="71025B5E"/>
    <w:rsid w:val="73CEE4B5"/>
    <w:rsid w:val="73FD1361"/>
    <w:rsid w:val="7521477F"/>
    <w:rsid w:val="758CDA0B"/>
    <w:rsid w:val="767C68CB"/>
    <w:rsid w:val="78A63D5A"/>
    <w:rsid w:val="7AB10139"/>
    <w:rsid w:val="7B3D02D9"/>
    <w:rsid w:val="7B65B184"/>
    <w:rsid w:val="7DDF537C"/>
    <w:rsid w:val="7DFE51B5"/>
    <w:rsid w:val="7E4F3FF6"/>
    <w:rsid w:val="7EBF4611"/>
    <w:rsid w:val="7F3C11D6"/>
    <w:rsid w:val="7FBF79DC"/>
    <w:rsid w:val="7FCFE79F"/>
    <w:rsid w:val="7FDF1E8F"/>
    <w:rsid w:val="7FDF5001"/>
    <w:rsid w:val="7FF7ADA0"/>
    <w:rsid w:val="7FFA869F"/>
    <w:rsid w:val="7FFCFC88"/>
    <w:rsid w:val="7FFF1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4A96919"/>
  <w15:docId w15:val="{994DB43B-F8A0-460E-9354-9CB73D6C6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iPriority="0" w:qFormat="1"/>
    <w:lsdException w:name="index 2" w:uiPriority="0" w:qFormat="1"/>
    <w:lsdException w:name="index 3" w:uiPriority="0" w:qFormat="1"/>
    <w:lsdException w:name="index 4" w:uiPriority="0" w:qFormat="1"/>
    <w:lsdException w:name="index 5" w:uiPriority="0" w:qFormat="1"/>
    <w:lsdException w:name="index 6" w:uiPriority="0" w:qFormat="1"/>
    <w:lsdException w:name="index 7" w:uiPriority="0" w:qFormat="1"/>
    <w:lsdException w:name="index 8" w:uiPriority="0" w:qFormat="1"/>
    <w:lsdException w:name="index 9" w:uiPriority="0"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uiPriority="0" w:qFormat="1"/>
    <w:lsdException w:name="annotation text" w:uiPriority="0" w:unhideWhenUsed="1" w:qFormat="1"/>
    <w:lsdException w:name="header" w:unhideWhenUsed="1" w:qFormat="1"/>
    <w:lsdException w:name="footer" w:unhideWhenUsed="1" w:qFormat="1"/>
    <w:lsdException w:name="index heading" w:uiPriority="0" w:qFormat="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unhideWhenUsed="1"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uiPriority="0" w:qFormat="1"/>
    <w:lsdException w:name="List Bullet" w:qFormat="1"/>
    <w:lsdException w:name="List Number" w:semiHidden="1" w:unhideWhenUsed="1"/>
    <w:lsdException w:name="List 2" w:uiPriority="0" w:qFormat="1"/>
    <w:lsdException w:name="List 3" w:uiPriority="0" w:qFormat="1"/>
    <w:lsdException w:name="List 4" w:uiPriority="0" w:qFormat="1"/>
    <w:lsdException w:name="List 5" w:uiPriority="0"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uiPriority="0"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uiPriority="0" w:qFormat="1"/>
    <w:lsdException w:name="Note Heading" w:uiPriority="0" w:qFormat="1"/>
    <w:lsdException w:name="Body Text 2" w:uiPriority="0" w:qFormat="1"/>
    <w:lsdException w:name="Body Text 3" w:semiHidden="1" w:unhideWhenUsed="1"/>
    <w:lsdException w:name="Body Text Indent 2" w:unhideWhenUsed="1" w:qFormat="1"/>
    <w:lsdException w:name="Body Text Indent 3" w:uiPriority="0"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uiPriority="0" w:qFormat="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3">
    <w:name w:val="Normal"/>
    <w:qFormat/>
    <w:pPr>
      <w:spacing w:after="160" w:line="259" w:lineRule="auto"/>
    </w:pPr>
    <w:rPr>
      <w:rFonts w:asciiTheme="minorHAnsi" w:eastAsiaTheme="minorEastAsia" w:hAnsiTheme="minorHAnsi" w:cstheme="minorBidi"/>
      <w:sz w:val="22"/>
      <w:szCs w:val="22"/>
    </w:rPr>
  </w:style>
  <w:style w:type="paragraph" w:styleId="13">
    <w:name w:val="heading 1"/>
    <w:basedOn w:val="af3"/>
    <w:next w:val="af3"/>
    <w:link w:val="14"/>
    <w:uiPriority w:val="9"/>
    <w:qFormat/>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21">
    <w:name w:val="heading 2"/>
    <w:basedOn w:val="af3"/>
    <w:next w:val="30"/>
    <w:link w:val="22"/>
    <w:uiPriority w:val="9"/>
    <w:unhideWhenUsed/>
    <w:qFormat/>
    <w:pPr>
      <w:keepNext/>
      <w:keepLines/>
      <w:numPr>
        <w:ilvl w:val="1"/>
        <w:numId w:val="1"/>
      </w:numPr>
      <w:spacing w:before="40" w:after="0"/>
      <w:outlineLvl w:val="1"/>
    </w:pPr>
    <w:rPr>
      <w:rFonts w:asciiTheme="majorHAnsi" w:eastAsiaTheme="majorEastAsia" w:hAnsiTheme="majorHAnsi" w:cstheme="majorBidi"/>
      <w:color w:val="000000" w:themeColor="text1"/>
      <w:sz w:val="28"/>
      <w:szCs w:val="28"/>
    </w:rPr>
  </w:style>
  <w:style w:type="paragraph" w:styleId="30">
    <w:name w:val="heading 3"/>
    <w:basedOn w:val="af3"/>
    <w:next w:val="af3"/>
    <w:link w:val="31"/>
    <w:uiPriority w:val="9"/>
    <w:unhideWhenUsed/>
    <w:qFormat/>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4">
    <w:name w:val="heading 4"/>
    <w:basedOn w:val="af3"/>
    <w:next w:val="af3"/>
    <w:link w:val="40"/>
    <w:uiPriority w:val="9"/>
    <w:unhideWhenUsed/>
    <w:qFormat/>
    <w:pPr>
      <w:keepNext/>
      <w:keepLines/>
      <w:numPr>
        <w:ilvl w:val="3"/>
        <w:numId w:val="1"/>
      </w:numPr>
      <w:spacing w:before="40" w:after="0"/>
      <w:outlineLvl w:val="3"/>
    </w:pPr>
    <w:rPr>
      <w:rFonts w:asciiTheme="majorHAnsi" w:eastAsiaTheme="majorEastAsia" w:hAnsiTheme="majorHAnsi" w:cstheme="majorBidi"/>
      <w:iCs/>
    </w:rPr>
  </w:style>
  <w:style w:type="paragraph" w:styleId="51">
    <w:name w:val="heading 5"/>
    <w:basedOn w:val="af3"/>
    <w:next w:val="af3"/>
    <w:link w:val="52"/>
    <w:uiPriority w:val="9"/>
    <w:unhideWhenUsed/>
    <w:qFormat/>
    <w:pPr>
      <w:keepNext/>
      <w:keepLines/>
      <w:numPr>
        <w:ilvl w:val="4"/>
        <w:numId w:val="1"/>
      </w:numPr>
      <w:spacing w:before="40" w:after="0"/>
      <w:outlineLvl w:val="4"/>
    </w:pPr>
    <w:rPr>
      <w:rFonts w:asciiTheme="majorHAnsi" w:eastAsiaTheme="majorEastAsia" w:hAnsiTheme="majorHAnsi" w:cstheme="majorBidi"/>
      <w:sz w:val="21"/>
    </w:rPr>
  </w:style>
  <w:style w:type="paragraph" w:styleId="6">
    <w:name w:val="heading 6"/>
    <w:basedOn w:val="af3"/>
    <w:next w:val="af3"/>
    <w:link w:val="60"/>
    <w:uiPriority w:val="9"/>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f3"/>
    <w:next w:val="af3"/>
    <w:link w:val="70"/>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f3"/>
    <w:next w:val="af3"/>
    <w:link w:val="80"/>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f3"/>
    <w:next w:val="af3"/>
    <w:link w:val="90"/>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f4">
    <w:name w:val="Default Paragraph Font"/>
    <w:uiPriority w:val="1"/>
    <w:semiHidden/>
    <w:unhideWhenUsed/>
  </w:style>
  <w:style w:type="table" w:default="1" w:styleId="af5">
    <w:name w:val="Normal Table"/>
    <w:uiPriority w:val="99"/>
    <w:semiHidden/>
    <w:unhideWhenUsed/>
    <w:tblPr>
      <w:tblInd w:w="0" w:type="dxa"/>
      <w:tblCellMar>
        <w:top w:w="0" w:type="dxa"/>
        <w:left w:w="108" w:type="dxa"/>
        <w:bottom w:w="0" w:type="dxa"/>
        <w:right w:w="108" w:type="dxa"/>
      </w:tblCellMar>
    </w:tblPr>
  </w:style>
  <w:style w:type="numbering" w:default="1" w:styleId="af6">
    <w:name w:val="No List"/>
    <w:uiPriority w:val="99"/>
    <w:semiHidden/>
    <w:unhideWhenUsed/>
  </w:style>
  <w:style w:type="paragraph" w:styleId="32">
    <w:name w:val="List 3"/>
    <w:basedOn w:val="af3"/>
    <w:qFormat/>
    <w:pPr>
      <w:ind w:leftChars="400" w:left="100" w:hangingChars="200" w:hanging="200"/>
    </w:pPr>
    <w:rPr>
      <w:rFonts w:ascii="Times New Roman" w:eastAsia="宋体" w:hAnsi="Times New Roman" w:cs="Times New Roman"/>
      <w:szCs w:val="24"/>
    </w:rPr>
  </w:style>
  <w:style w:type="paragraph" w:styleId="TOC7">
    <w:name w:val="toc 7"/>
    <w:basedOn w:val="af3"/>
    <w:next w:val="af3"/>
    <w:uiPriority w:val="39"/>
    <w:unhideWhenUsed/>
    <w:qFormat/>
    <w:pPr>
      <w:ind w:leftChars="1200" w:left="2520"/>
    </w:pPr>
  </w:style>
  <w:style w:type="paragraph" w:styleId="af7">
    <w:name w:val="Note Heading"/>
    <w:basedOn w:val="af3"/>
    <w:next w:val="af3"/>
    <w:link w:val="af8"/>
    <w:qFormat/>
    <w:pPr>
      <w:spacing w:after="120"/>
      <w:jc w:val="center"/>
    </w:pPr>
    <w:rPr>
      <w:rFonts w:ascii="Times New Roman" w:eastAsia="宋体" w:hAnsi="Times New Roman" w:cs="Times New Roman"/>
      <w:szCs w:val="24"/>
    </w:rPr>
  </w:style>
  <w:style w:type="paragraph" w:styleId="81">
    <w:name w:val="index 8"/>
    <w:basedOn w:val="af3"/>
    <w:next w:val="af3"/>
    <w:qFormat/>
    <w:pPr>
      <w:ind w:left="1680" w:hanging="210"/>
    </w:pPr>
    <w:rPr>
      <w:rFonts w:ascii="Calibri" w:eastAsia="宋体" w:hAnsi="Calibri" w:cs="Times New Roman"/>
      <w:sz w:val="20"/>
      <w:szCs w:val="24"/>
    </w:rPr>
  </w:style>
  <w:style w:type="paragraph" w:styleId="af9">
    <w:name w:val="Normal Indent"/>
    <w:basedOn w:val="af3"/>
    <w:link w:val="15"/>
    <w:qFormat/>
    <w:pPr>
      <w:ind w:firstLineChars="200" w:firstLine="420"/>
    </w:pPr>
    <w:rPr>
      <w:rFonts w:ascii="Times New Roman" w:eastAsia="宋体" w:hAnsi="Times New Roman" w:cs="Times New Roman"/>
      <w:sz w:val="24"/>
      <w:szCs w:val="24"/>
    </w:rPr>
  </w:style>
  <w:style w:type="paragraph" w:styleId="afa">
    <w:name w:val="caption"/>
    <w:basedOn w:val="af3"/>
    <w:next w:val="af3"/>
    <w:link w:val="afb"/>
    <w:unhideWhenUsed/>
    <w:qFormat/>
    <w:pPr>
      <w:spacing w:after="200" w:line="240" w:lineRule="auto"/>
    </w:pPr>
    <w:rPr>
      <w:i/>
      <w:iCs/>
      <w:color w:val="1F497D" w:themeColor="text2"/>
      <w:sz w:val="18"/>
      <w:szCs w:val="18"/>
    </w:rPr>
  </w:style>
  <w:style w:type="paragraph" w:styleId="53">
    <w:name w:val="index 5"/>
    <w:basedOn w:val="af3"/>
    <w:next w:val="af3"/>
    <w:qFormat/>
    <w:pPr>
      <w:ind w:left="1050" w:hanging="210"/>
    </w:pPr>
    <w:rPr>
      <w:rFonts w:ascii="Calibri" w:eastAsia="宋体" w:hAnsi="Calibri" w:cs="Times New Roman"/>
      <w:sz w:val="20"/>
      <w:szCs w:val="24"/>
    </w:rPr>
  </w:style>
  <w:style w:type="paragraph" w:styleId="afc">
    <w:name w:val="List Bullet"/>
    <w:basedOn w:val="af3"/>
    <w:uiPriority w:val="99"/>
    <w:qFormat/>
    <w:pPr>
      <w:tabs>
        <w:tab w:val="left" w:pos="432"/>
        <w:tab w:val="left" w:pos="785"/>
      </w:tabs>
      <w:adjustRightInd w:val="0"/>
      <w:spacing w:before="40" w:after="40" w:line="360" w:lineRule="auto"/>
      <w:ind w:left="432" w:firstLine="425"/>
      <w:textAlignment w:val="baseline"/>
    </w:pPr>
    <w:rPr>
      <w:rFonts w:ascii="Times New Roman" w:eastAsia="宋体" w:hAnsi="Times New Roman" w:cs="Times New Roman"/>
      <w:sz w:val="24"/>
      <w:szCs w:val="24"/>
    </w:rPr>
  </w:style>
  <w:style w:type="paragraph" w:styleId="afd">
    <w:name w:val="Document Map"/>
    <w:basedOn w:val="af3"/>
    <w:link w:val="afe"/>
    <w:uiPriority w:val="99"/>
    <w:unhideWhenUsed/>
    <w:qFormat/>
    <w:rPr>
      <w:rFonts w:ascii="宋体" w:eastAsia="宋体"/>
      <w:sz w:val="18"/>
      <w:szCs w:val="18"/>
    </w:rPr>
  </w:style>
  <w:style w:type="paragraph" w:styleId="aff">
    <w:name w:val="annotation text"/>
    <w:basedOn w:val="af3"/>
    <w:link w:val="aff0"/>
    <w:unhideWhenUsed/>
    <w:qFormat/>
  </w:style>
  <w:style w:type="paragraph" w:styleId="61">
    <w:name w:val="index 6"/>
    <w:basedOn w:val="af3"/>
    <w:next w:val="af3"/>
    <w:qFormat/>
    <w:pPr>
      <w:ind w:left="1260" w:hanging="210"/>
    </w:pPr>
    <w:rPr>
      <w:rFonts w:ascii="Calibri" w:eastAsia="宋体" w:hAnsi="Calibri" w:cs="Times New Roman"/>
      <w:sz w:val="20"/>
      <w:szCs w:val="24"/>
    </w:rPr>
  </w:style>
  <w:style w:type="paragraph" w:styleId="aff1">
    <w:name w:val="Body Text"/>
    <w:basedOn w:val="af3"/>
    <w:link w:val="aff2"/>
    <w:uiPriority w:val="99"/>
    <w:unhideWhenUsed/>
    <w:qFormat/>
    <w:pPr>
      <w:spacing w:after="120"/>
    </w:pPr>
  </w:style>
  <w:style w:type="paragraph" w:styleId="aff3">
    <w:name w:val="Body Text Indent"/>
    <w:basedOn w:val="af3"/>
    <w:link w:val="aff4"/>
    <w:qFormat/>
    <w:pPr>
      <w:ind w:firstLineChars="200" w:firstLine="640"/>
    </w:pPr>
    <w:rPr>
      <w:rFonts w:ascii="Times New Roman" w:eastAsia="仿宋_GB2312" w:hAnsi="Times New Roman" w:cs="Times New Roman"/>
      <w:sz w:val="32"/>
      <w:szCs w:val="20"/>
    </w:rPr>
  </w:style>
  <w:style w:type="paragraph" w:styleId="23">
    <w:name w:val="List 2"/>
    <w:basedOn w:val="af3"/>
    <w:qFormat/>
    <w:pPr>
      <w:ind w:leftChars="200" w:left="100" w:hangingChars="200" w:hanging="200"/>
    </w:pPr>
    <w:rPr>
      <w:rFonts w:ascii="Times New Roman" w:eastAsia="宋体" w:hAnsi="Times New Roman" w:cs="Times New Roman"/>
      <w:szCs w:val="24"/>
    </w:rPr>
  </w:style>
  <w:style w:type="paragraph" w:styleId="aff5">
    <w:name w:val="List Continue"/>
    <w:basedOn w:val="af3"/>
    <w:qFormat/>
    <w:pPr>
      <w:spacing w:after="120"/>
      <w:ind w:leftChars="200" w:left="420"/>
    </w:pPr>
    <w:rPr>
      <w:rFonts w:ascii="Times New Roman" w:eastAsia="宋体" w:hAnsi="Times New Roman" w:cs="Times New Roman"/>
      <w:szCs w:val="24"/>
    </w:rPr>
  </w:style>
  <w:style w:type="paragraph" w:styleId="41">
    <w:name w:val="index 4"/>
    <w:basedOn w:val="af3"/>
    <w:next w:val="af3"/>
    <w:qFormat/>
    <w:pPr>
      <w:ind w:left="840" w:hanging="210"/>
    </w:pPr>
    <w:rPr>
      <w:rFonts w:ascii="Calibri" w:eastAsia="宋体" w:hAnsi="Calibri" w:cs="Times New Roman"/>
      <w:sz w:val="20"/>
      <w:szCs w:val="24"/>
    </w:rPr>
  </w:style>
  <w:style w:type="paragraph" w:styleId="TOC5">
    <w:name w:val="toc 5"/>
    <w:basedOn w:val="af3"/>
    <w:next w:val="af3"/>
    <w:uiPriority w:val="39"/>
    <w:unhideWhenUsed/>
    <w:qFormat/>
    <w:pPr>
      <w:ind w:leftChars="800" w:left="1680"/>
    </w:pPr>
  </w:style>
  <w:style w:type="paragraph" w:styleId="TOC3">
    <w:name w:val="toc 3"/>
    <w:basedOn w:val="af3"/>
    <w:next w:val="af3"/>
    <w:uiPriority w:val="39"/>
    <w:unhideWhenUsed/>
    <w:qFormat/>
    <w:pPr>
      <w:ind w:leftChars="400" w:left="840"/>
    </w:pPr>
  </w:style>
  <w:style w:type="paragraph" w:styleId="aff6">
    <w:name w:val="Plain Text"/>
    <w:basedOn w:val="af3"/>
    <w:link w:val="aff7"/>
    <w:qFormat/>
    <w:rPr>
      <w:rFonts w:ascii="Courier New" w:eastAsia="宋体" w:hAnsi="Courier New" w:cs="Times New Roman"/>
      <w:sz w:val="20"/>
      <w:szCs w:val="24"/>
      <w:lang w:val="zh-CN"/>
    </w:rPr>
  </w:style>
  <w:style w:type="paragraph" w:styleId="TOC8">
    <w:name w:val="toc 8"/>
    <w:basedOn w:val="af3"/>
    <w:next w:val="af3"/>
    <w:uiPriority w:val="39"/>
    <w:unhideWhenUsed/>
    <w:qFormat/>
    <w:pPr>
      <w:ind w:leftChars="1400" w:left="2940"/>
    </w:pPr>
  </w:style>
  <w:style w:type="paragraph" w:styleId="33">
    <w:name w:val="index 3"/>
    <w:basedOn w:val="af3"/>
    <w:next w:val="af3"/>
    <w:qFormat/>
    <w:pPr>
      <w:ind w:left="630" w:hanging="210"/>
    </w:pPr>
    <w:rPr>
      <w:rFonts w:ascii="Calibri" w:eastAsia="宋体" w:hAnsi="Calibri" w:cs="Times New Roman"/>
      <w:sz w:val="20"/>
      <w:szCs w:val="24"/>
    </w:rPr>
  </w:style>
  <w:style w:type="paragraph" w:styleId="aff8">
    <w:name w:val="Date"/>
    <w:basedOn w:val="af3"/>
    <w:next w:val="af3"/>
    <w:link w:val="aff9"/>
    <w:qFormat/>
    <w:rPr>
      <w:rFonts w:ascii="Times New Roman" w:eastAsia="宋体" w:hAnsi="Times New Roman" w:cs="Times New Roman"/>
      <w:sz w:val="20"/>
      <w:szCs w:val="24"/>
      <w:lang w:val="zh-CN"/>
    </w:rPr>
  </w:style>
  <w:style w:type="paragraph" w:styleId="24">
    <w:name w:val="Body Text Indent 2"/>
    <w:basedOn w:val="af3"/>
    <w:link w:val="25"/>
    <w:uiPriority w:val="99"/>
    <w:unhideWhenUsed/>
    <w:qFormat/>
    <w:pPr>
      <w:adjustRightInd w:val="0"/>
      <w:spacing w:after="120" w:line="480" w:lineRule="auto"/>
      <w:ind w:leftChars="200" w:left="420" w:firstLineChars="200" w:firstLine="200"/>
    </w:pPr>
    <w:rPr>
      <w:rFonts w:ascii="Calibri" w:eastAsia="仿宋" w:hAnsi="Calibri" w:cs="Times New Roman"/>
      <w:sz w:val="24"/>
    </w:rPr>
  </w:style>
  <w:style w:type="paragraph" w:styleId="affa">
    <w:name w:val="endnote text"/>
    <w:basedOn w:val="af3"/>
    <w:link w:val="affb"/>
    <w:qFormat/>
    <w:pPr>
      <w:snapToGrid w:val="0"/>
    </w:pPr>
    <w:rPr>
      <w:rFonts w:ascii="Times New Roman" w:eastAsia="宋体" w:hAnsi="Times New Roman" w:cs="Times New Roman"/>
      <w:sz w:val="20"/>
      <w:szCs w:val="24"/>
      <w:lang w:val="zh-CN"/>
    </w:rPr>
  </w:style>
  <w:style w:type="paragraph" w:styleId="affc">
    <w:name w:val="Balloon Text"/>
    <w:basedOn w:val="af3"/>
    <w:link w:val="affd"/>
    <w:uiPriority w:val="99"/>
    <w:unhideWhenUsed/>
    <w:qFormat/>
    <w:rPr>
      <w:sz w:val="18"/>
      <w:szCs w:val="18"/>
    </w:rPr>
  </w:style>
  <w:style w:type="paragraph" w:styleId="affe">
    <w:name w:val="footer"/>
    <w:basedOn w:val="af3"/>
    <w:link w:val="afff"/>
    <w:uiPriority w:val="99"/>
    <w:unhideWhenUsed/>
    <w:qFormat/>
    <w:pPr>
      <w:tabs>
        <w:tab w:val="center" w:pos="4153"/>
        <w:tab w:val="right" w:pos="8306"/>
      </w:tabs>
      <w:snapToGrid w:val="0"/>
    </w:pPr>
    <w:rPr>
      <w:sz w:val="18"/>
      <w:szCs w:val="18"/>
    </w:rPr>
  </w:style>
  <w:style w:type="paragraph" w:styleId="afff0">
    <w:name w:val="header"/>
    <w:basedOn w:val="af3"/>
    <w:link w:val="aff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f3"/>
    <w:next w:val="af3"/>
    <w:link w:val="TOC10"/>
    <w:uiPriority w:val="39"/>
    <w:unhideWhenUsed/>
    <w:qFormat/>
    <w:rPr>
      <w:sz w:val="24"/>
    </w:rPr>
  </w:style>
  <w:style w:type="paragraph" w:styleId="TOC4">
    <w:name w:val="toc 4"/>
    <w:basedOn w:val="af3"/>
    <w:next w:val="af3"/>
    <w:uiPriority w:val="39"/>
    <w:unhideWhenUsed/>
    <w:qFormat/>
    <w:pPr>
      <w:ind w:leftChars="600" w:left="1260"/>
    </w:pPr>
  </w:style>
  <w:style w:type="paragraph" w:styleId="afff2">
    <w:name w:val="index heading"/>
    <w:basedOn w:val="af3"/>
    <w:next w:val="16"/>
    <w:qFormat/>
    <w:pPr>
      <w:spacing w:before="120" w:after="120"/>
      <w:jc w:val="center"/>
    </w:pPr>
    <w:rPr>
      <w:rFonts w:ascii="Calibri" w:eastAsia="宋体" w:hAnsi="Calibri" w:cs="Times New Roman"/>
      <w:b/>
      <w:bCs/>
      <w:iCs/>
      <w:szCs w:val="24"/>
    </w:rPr>
  </w:style>
  <w:style w:type="paragraph" w:styleId="16">
    <w:name w:val="index 1"/>
    <w:basedOn w:val="af3"/>
    <w:next w:val="afff3"/>
    <w:qFormat/>
    <w:pPr>
      <w:tabs>
        <w:tab w:val="right" w:leader="dot" w:pos="9299"/>
      </w:tabs>
    </w:pPr>
    <w:rPr>
      <w:rFonts w:ascii="宋体" w:eastAsia="宋体" w:hAnsi="Times New Roman" w:cs="Times New Roman"/>
      <w:szCs w:val="21"/>
    </w:rPr>
  </w:style>
  <w:style w:type="paragraph" w:customStyle="1" w:styleId="afff3">
    <w:name w:val="段"/>
    <w:link w:val="Char"/>
    <w:qFormat/>
    <w:pPr>
      <w:tabs>
        <w:tab w:val="center" w:pos="4201"/>
        <w:tab w:val="right" w:leader="dot" w:pos="9298"/>
      </w:tabs>
      <w:autoSpaceDE w:val="0"/>
      <w:autoSpaceDN w:val="0"/>
      <w:spacing w:after="160" w:line="259" w:lineRule="auto"/>
      <w:ind w:firstLineChars="200" w:firstLine="420"/>
      <w:jc w:val="both"/>
    </w:pPr>
    <w:rPr>
      <w:rFonts w:ascii="宋体" w:eastAsiaTheme="minorEastAsia" w:hAnsiTheme="minorHAnsi" w:cstheme="minorBidi"/>
      <w:sz w:val="21"/>
      <w:szCs w:val="22"/>
    </w:rPr>
  </w:style>
  <w:style w:type="paragraph" w:styleId="afff4">
    <w:name w:val="Subtitle"/>
    <w:basedOn w:val="af3"/>
    <w:next w:val="af3"/>
    <w:link w:val="afff5"/>
    <w:uiPriority w:val="11"/>
    <w:qFormat/>
    <w:rPr>
      <w:color w:val="595959" w:themeColor="text1" w:themeTint="A6"/>
      <w:spacing w:val="15"/>
    </w:rPr>
  </w:style>
  <w:style w:type="paragraph" w:styleId="afff6">
    <w:name w:val="List"/>
    <w:basedOn w:val="af3"/>
    <w:qFormat/>
    <w:pPr>
      <w:ind w:left="200" w:hangingChars="200" w:hanging="200"/>
    </w:pPr>
    <w:rPr>
      <w:rFonts w:ascii="Times New Roman" w:eastAsia="宋体" w:hAnsi="Times New Roman" w:cs="Times New Roman"/>
      <w:szCs w:val="24"/>
    </w:rPr>
  </w:style>
  <w:style w:type="paragraph" w:styleId="afff7">
    <w:name w:val="footnote text"/>
    <w:basedOn w:val="af3"/>
    <w:link w:val="afff8"/>
    <w:qFormat/>
    <w:pPr>
      <w:keepLines/>
      <w:tabs>
        <w:tab w:val="left" w:pos="255"/>
        <w:tab w:val="left" w:pos="794"/>
        <w:tab w:val="left" w:pos="1191"/>
        <w:tab w:val="left" w:pos="1588"/>
        <w:tab w:val="left" w:pos="1985"/>
      </w:tabs>
      <w:overflowPunct w:val="0"/>
      <w:autoSpaceDE w:val="0"/>
      <w:autoSpaceDN w:val="0"/>
      <w:adjustRightInd w:val="0"/>
      <w:spacing w:before="80"/>
      <w:ind w:left="255" w:hanging="255"/>
      <w:textAlignment w:val="baseline"/>
    </w:pPr>
    <w:rPr>
      <w:rFonts w:ascii="Times New Roman" w:hAnsi="Times New Roman" w:cs="Times New Roman"/>
      <w:szCs w:val="20"/>
      <w:lang w:val="en-GB" w:eastAsia="en-US"/>
    </w:rPr>
  </w:style>
  <w:style w:type="paragraph" w:styleId="TOC6">
    <w:name w:val="toc 6"/>
    <w:basedOn w:val="af3"/>
    <w:next w:val="af3"/>
    <w:uiPriority w:val="39"/>
    <w:unhideWhenUsed/>
    <w:qFormat/>
    <w:pPr>
      <w:ind w:leftChars="1000" w:left="2100"/>
    </w:pPr>
  </w:style>
  <w:style w:type="paragraph" w:styleId="54">
    <w:name w:val="List 5"/>
    <w:basedOn w:val="af3"/>
    <w:qFormat/>
    <w:pPr>
      <w:ind w:leftChars="800" w:left="100" w:hangingChars="200" w:hanging="200"/>
    </w:pPr>
    <w:rPr>
      <w:rFonts w:ascii="Times New Roman" w:eastAsia="宋体" w:hAnsi="Times New Roman" w:cs="Times New Roman"/>
      <w:szCs w:val="24"/>
    </w:rPr>
  </w:style>
  <w:style w:type="paragraph" w:styleId="34">
    <w:name w:val="Body Text Indent 3"/>
    <w:basedOn w:val="af3"/>
    <w:link w:val="35"/>
    <w:qFormat/>
    <w:pPr>
      <w:ind w:left="540" w:hanging="540"/>
    </w:pPr>
    <w:rPr>
      <w:rFonts w:ascii="Times New Roman" w:eastAsia="宋体" w:hAnsi="Times New Roman" w:cs="Times New Roman"/>
      <w:sz w:val="28"/>
      <w:szCs w:val="24"/>
      <w:lang w:val="zh-CN"/>
    </w:rPr>
  </w:style>
  <w:style w:type="paragraph" w:styleId="71">
    <w:name w:val="index 7"/>
    <w:basedOn w:val="af3"/>
    <w:next w:val="af3"/>
    <w:qFormat/>
    <w:pPr>
      <w:ind w:left="1470" w:hanging="210"/>
    </w:pPr>
    <w:rPr>
      <w:rFonts w:ascii="Calibri" w:eastAsia="宋体" w:hAnsi="Calibri" w:cs="Times New Roman"/>
      <w:sz w:val="20"/>
      <w:szCs w:val="24"/>
    </w:rPr>
  </w:style>
  <w:style w:type="paragraph" w:styleId="91">
    <w:name w:val="index 9"/>
    <w:basedOn w:val="af3"/>
    <w:next w:val="af3"/>
    <w:qFormat/>
    <w:pPr>
      <w:ind w:left="1890" w:hanging="210"/>
    </w:pPr>
    <w:rPr>
      <w:rFonts w:ascii="Calibri" w:eastAsia="宋体" w:hAnsi="Calibri" w:cs="Times New Roman"/>
      <w:sz w:val="20"/>
      <w:szCs w:val="24"/>
    </w:rPr>
  </w:style>
  <w:style w:type="paragraph" w:styleId="afff9">
    <w:name w:val="table of figures"/>
    <w:basedOn w:val="af3"/>
    <w:next w:val="af3"/>
    <w:uiPriority w:val="99"/>
    <w:unhideWhenUsed/>
    <w:qFormat/>
    <w:pPr>
      <w:ind w:leftChars="200" w:left="200" w:hangingChars="200" w:hanging="200"/>
    </w:pPr>
    <w:rPr>
      <w:sz w:val="24"/>
    </w:rPr>
  </w:style>
  <w:style w:type="paragraph" w:styleId="TOC2">
    <w:name w:val="toc 2"/>
    <w:basedOn w:val="af3"/>
    <w:next w:val="af3"/>
    <w:uiPriority w:val="39"/>
    <w:unhideWhenUsed/>
    <w:qFormat/>
    <w:pPr>
      <w:ind w:leftChars="200" w:left="420"/>
    </w:pPr>
  </w:style>
  <w:style w:type="paragraph" w:styleId="TOC9">
    <w:name w:val="toc 9"/>
    <w:basedOn w:val="af3"/>
    <w:next w:val="af3"/>
    <w:uiPriority w:val="39"/>
    <w:unhideWhenUsed/>
    <w:qFormat/>
    <w:pPr>
      <w:ind w:leftChars="1600" w:left="3360"/>
    </w:pPr>
  </w:style>
  <w:style w:type="paragraph" w:styleId="26">
    <w:name w:val="Body Text 2"/>
    <w:basedOn w:val="af3"/>
    <w:link w:val="27"/>
    <w:qFormat/>
    <w:pPr>
      <w:spacing w:line="300" w:lineRule="auto"/>
    </w:pPr>
    <w:rPr>
      <w:rFonts w:ascii="楷体_GB2312" w:eastAsia="楷体_GB2312" w:hAnsi="Times New Roman" w:cs="Times New Roman"/>
      <w:color w:val="000000"/>
      <w:sz w:val="28"/>
      <w:szCs w:val="24"/>
      <w:lang w:val="zh-CN"/>
    </w:rPr>
  </w:style>
  <w:style w:type="paragraph" w:styleId="42">
    <w:name w:val="List 4"/>
    <w:basedOn w:val="af3"/>
    <w:qFormat/>
    <w:pPr>
      <w:ind w:leftChars="600" w:left="100" w:hangingChars="200" w:hanging="200"/>
    </w:pPr>
    <w:rPr>
      <w:rFonts w:ascii="Times New Roman" w:eastAsia="宋体" w:hAnsi="Times New Roman" w:cs="Times New Roman"/>
      <w:szCs w:val="24"/>
    </w:rPr>
  </w:style>
  <w:style w:type="paragraph" w:styleId="HTML">
    <w:name w:val="HTML Preformatted"/>
    <w:basedOn w:val="af3"/>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sz w:val="24"/>
      <w:szCs w:val="24"/>
      <w:lang w:val="zh-CN"/>
    </w:rPr>
  </w:style>
  <w:style w:type="paragraph" w:styleId="afffa">
    <w:name w:val="Normal (Web)"/>
    <w:basedOn w:val="af3"/>
    <w:uiPriority w:val="99"/>
    <w:unhideWhenUsed/>
    <w:qFormat/>
    <w:pPr>
      <w:spacing w:before="100" w:beforeAutospacing="1" w:after="100" w:afterAutospacing="1"/>
    </w:pPr>
    <w:rPr>
      <w:rFonts w:ascii="宋体" w:eastAsia="宋体" w:hAnsi="宋体" w:cs="宋体"/>
      <w:sz w:val="24"/>
      <w:szCs w:val="24"/>
    </w:rPr>
  </w:style>
  <w:style w:type="paragraph" w:styleId="28">
    <w:name w:val="index 2"/>
    <w:basedOn w:val="af3"/>
    <w:next w:val="af3"/>
    <w:qFormat/>
    <w:pPr>
      <w:ind w:left="420" w:hanging="210"/>
    </w:pPr>
    <w:rPr>
      <w:rFonts w:ascii="Calibri" w:eastAsia="宋体" w:hAnsi="Calibri" w:cs="Times New Roman"/>
      <w:sz w:val="20"/>
      <w:szCs w:val="24"/>
    </w:rPr>
  </w:style>
  <w:style w:type="paragraph" w:styleId="afffb">
    <w:name w:val="Title"/>
    <w:basedOn w:val="af3"/>
    <w:next w:val="af3"/>
    <w:link w:val="afffc"/>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afffd">
    <w:name w:val="annotation subject"/>
    <w:basedOn w:val="aff"/>
    <w:next w:val="aff"/>
    <w:link w:val="afffe"/>
    <w:uiPriority w:val="99"/>
    <w:unhideWhenUsed/>
    <w:qFormat/>
    <w:rPr>
      <w:b/>
      <w:bCs/>
    </w:rPr>
  </w:style>
  <w:style w:type="paragraph" w:styleId="affff">
    <w:name w:val="Body Text First Indent"/>
    <w:basedOn w:val="aff1"/>
    <w:link w:val="affff0"/>
    <w:qFormat/>
    <w:pPr>
      <w:ind w:firstLineChars="100" w:firstLine="420"/>
    </w:pPr>
    <w:rPr>
      <w:rFonts w:ascii="Times New Roman" w:eastAsia="宋体" w:hAnsi="Times New Roman" w:cs="Times New Roman"/>
      <w:sz w:val="20"/>
      <w:szCs w:val="20"/>
    </w:rPr>
  </w:style>
  <w:style w:type="paragraph" w:styleId="29">
    <w:name w:val="Body Text First Indent 2"/>
    <w:basedOn w:val="aff3"/>
    <w:link w:val="2a"/>
    <w:qFormat/>
    <w:pPr>
      <w:spacing w:after="120"/>
      <w:ind w:leftChars="200" w:left="420" w:firstLine="420"/>
    </w:pPr>
    <w:rPr>
      <w:sz w:val="21"/>
      <w:szCs w:val="24"/>
      <w:lang w:val="zh-CN"/>
    </w:rPr>
  </w:style>
  <w:style w:type="table" w:styleId="affff1">
    <w:name w:val="Table Grid"/>
    <w:basedOn w:val="af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Colorful List Accent 1"/>
    <w:basedOn w:val="af5"/>
    <w:uiPriority w:val="34"/>
    <w:unhideWhenUsed/>
    <w:qFormat/>
    <w:rPr>
      <w:rFonts w:ascii="Calibri" w:hAnsi="Calibri"/>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D25F12"/>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styleId="affff2">
    <w:name w:val="Strong"/>
    <w:basedOn w:val="af4"/>
    <w:uiPriority w:val="22"/>
    <w:qFormat/>
    <w:rPr>
      <w:b/>
      <w:bCs/>
      <w:color w:val="auto"/>
    </w:rPr>
  </w:style>
  <w:style w:type="character" w:styleId="affff3">
    <w:name w:val="endnote reference"/>
    <w:qFormat/>
    <w:rPr>
      <w:vertAlign w:val="superscript"/>
    </w:rPr>
  </w:style>
  <w:style w:type="character" w:styleId="affff4">
    <w:name w:val="page number"/>
    <w:basedOn w:val="af4"/>
    <w:qFormat/>
  </w:style>
  <w:style w:type="character" w:styleId="affff5">
    <w:name w:val="FollowedHyperlink"/>
    <w:basedOn w:val="af4"/>
    <w:uiPriority w:val="99"/>
    <w:unhideWhenUsed/>
    <w:qFormat/>
    <w:rPr>
      <w:color w:val="800080" w:themeColor="followedHyperlink"/>
      <w:u w:val="single"/>
    </w:rPr>
  </w:style>
  <w:style w:type="character" w:styleId="affff6">
    <w:name w:val="Emphasis"/>
    <w:basedOn w:val="af4"/>
    <w:uiPriority w:val="20"/>
    <w:qFormat/>
    <w:rPr>
      <w:i/>
      <w:iCs/>
      <w:color w:val="auto"/>
    </w:rPr>
  </w:style>
  <w:style w:type="character" w:styleId="HTML1">
    <w:name w:val="HTML Definition"/>
    <w:qFormat/>
    <w:rPr>
      <w:i/>
      <w:iCs/>
    </w:rPr>
  </w:style>
  <w:style w:type="character" w:styleId="affff7">
    <w:name w:val="Hyperlink"/>
    <w:basedOn w:val="af4"/>
    <w:uiPriority w:val="99"/>
    <w:unhideWhenUsed/>
    <w:qFormat/>
    <w:rPr>
      <w:color w:val="0000FF" w:themeColor="hyperlink"/>
      <w:u w:val="single"/>
    </w:rPr>
  </w:style>
  <w:style w:type="character" w:styleId="affff8">
    <w:name w:val="annotation reference"/>
    <w:basedOn w:val="af4"/>
    <w:uiPriority w:val="99"/>
    <w:unhideWhenUsed/>
    <w:qFormat/>
    <w:rPr>
      <w:sz w:val="21"/>
      <w:szCs w:val="21"/>
    </w:rPr>
  </w:style>
  <w:style w:type="character" w:styleId="affff9">
    <w:name w:val="footnote reference"/>
    <w:basedOn w:val="af4"/>
    <w:qFormat/>
    <w:rPr>
      <w:position w:val="6"/>
      <w:sz w:val="18"/>
    </w:rPr>
  </w:style>
  <w:style w:type="character" w:customStyle="1" w:styleId="1Char2">
    <w:name w:val="标题 1 Char2"/>
    <w:basedOn w:val="af4"/>
    <w:qFormat/>
    <w:rPr>
      <w:rFonts w:asciiTheme="minorHAnsi" w:eastAsiaTheme="minorEastAsia" w:hAnsiTheme="minorHAnsi" w:cstheme="minorBidi"/>
      <w:b/>
      <w:bCs/>
      <w:kern w:val="44"/>
      <w:sz w:val="44"/>
      <w:szCs w:val="44"/>
    </w:rPr>
  </w:style>
  <w:style w:type="character" w:customStyle="1" w:styleId="2Char2">
    <w:name w:val="标题 2 Char2"/>
    <w:basedOn w:val="af4"/>
    <w:qFormat/>
    <w:rPr>
      <w:rFonts w:asciiTheme="majorHAnsi" w:eastAsiaTheme="majorEastAsia" w:hAnsiTheme="majorHAnsi" w:cstheme="majorBidi"/>
      <w:b/>
      <w:bCs/>
      <w:kern w:val="2"/>
      <w:sz w:val="32"/>
      <w:szCs w:val="32"/>
    </w:rPr>
  </w:style>
  <w:style w:type="character" w:customStyle="1" w:styleId="3Char2">
    <w:name w:val="标题 3 Char2"/>
    <w:basedOn w:val="af4"/>
    <w:qFormat/>
    <w:rPr>
      <w:rFonts w:asciiTheme="minorHAnsi" w:eastAsiaTheme="minorEastAsia" w:hAnsiTheme="minorHAnsi" w:cstheme="minorBidi"/>
      <w:b/>
      <w:bCs/>
      <w:kern w:val="2"/>
      <w:sz w:val="32"/>
      <w:szCs w:val="32"/>
    </w:rPr>
  </w:style>
  <w:style w:type="character" w:customStyle="1" w:styleId="4Char2">
    <w:name w:val="标题 4 Char2"/>
    <w:basedOn w:val="af4"/>
    <w:qFormat/>
    <w:rPr>
      <w:rFonts w:asciiTheme="majorHAnsi" w:eastAsiaTheme="majorEastAsia" w:hAnsiTheme="majorHAnsi" w:cstheme="majorBidi"/>
      <w:b/>
      <w:bCs/>
      <w:kern w:val="2"/>
      <w:sz w:val="28"/>
      <w:szCs w:val="28"/>
    </w:rPr>
  </w:style>
  <w:style w:type="character" w:customStyle="1" w:styleId="5Char2">
    <w:name w:val="标题 5 Char2"/>
    <w:basedOn w:val="af4"/>
    <w:qFormat/>
    <w:rPr>
      <w:rFonts w:asciiTheme="minorHAnsi" w:eastAsiaTheme="minorEastAsia" w:hAnsiTheme="minorHAnsi" w:cstheme="minorBidi"/>
      <w:b/>
      <w:bCs/>
      <w:kern w:val="2"/>
      <w:sz w:val="28"/>
      <w:szCs w:val="28"/>
    </w:rPr>
  </w:style>
  <w:style w:type="character" w:customStyle="1" w:styleId="6Char2">
    <w:name w:val="标题 6 Char2"/>
    <w:basedOn w:val="af4"/>
    <w:uiPriority w:val="9"/>
    <w:qFormat/>
    <w:rPr>
      <w:rFonts w:asciiTheme="majorHAnsi" w:eastAsiaTheme="majorEastAsia" w:hAnsiTheme="majorHAnsi" w:cstheme="majorBidi"/>
      <w:b/>
      <w:bCs/>
      <w:kern w:val="2"/>
      <w:sz w:val="24"/>
      <w:szCs w:val="24"/>
    </w:rPr>
  </w:style>
  <w:style w:type="character" w:customStyle="1" w:styleId="7Char2">
    <w:name w:val="标题 7 Char2"/>
    <w:basedOn w:val="af4"/>
    <w:uiPriority w:val="9"/>
    <w:qFormat/>
    <w:rPr>
      <w:rFonts w:asciiTheme="minorHAnsi" w:eastAsiaTheme="minorEastAsia" w:hAnsiTheme="minorHAnsi" w:cstheme="minorBidi"/>
      <w:b/>
      <w:bCs/>
      <w:kern w:val="2"/>
      <w:sz w:val="24"/>
      <w:szCs w:val="24"/>
    </w:rPr>
  </w:style>
  <w:style w:type="character" w:customStyle="1" w:styleId="8Char1">
    <w:name w:val="标题 8 Char1"/>
    <w:basedOn w:val="af4"/>
    <w:uiPriority w:val="9"/>
    <w:qFormat/>
    <w:rPr>
      <w:rFonts w:asciiTheme="majorHAnsi" w:eastAsiaTheme="majorEastAsia" w:hAnsiTheme="majorHAnsi" w:cstheme="majorBidi"/>
      <w:kern w:val="2"/>
      <w:sz w:val="24"/>
      <w:szCs w:val="24"/>
    </w:rPr>
  </w:style>
  <w:style w:type="character" w:customStyle="1" w:styleId="9Char1">
    <w:name w:val="标题 9 Char1"/>
    <w:basedOn w:val="af4"/>
    <w:uiPriority w:val="9"/>
    <w:qFormat/>
    <w:rPr>
      <w:rFonts w:asciiTheme="majorHAnsi" w:eastAsiaTheme="majorEastAsia" w:hAnsiTheme="majorHAnsi" w:cstheme="majorBidi"/>
      <w:kern w:val="2"/>
      <w:sz w:val="21"/>
      <w:szCs w:val="21"/>
    </w:rPr>
  </w:style>
  <w:style w:type="paragraph" w:customStyle="1" w:styleId="17">
    <w:name w:val="列出段落1"/>
    <w:basedOn w:val="af3"/>
    <w:link w:val="Char0"/>
    <w:uiPriority w:val="34"/>
    <w:qFormat/>
    <w:pPr>
      <w:ind w:firstLineChars="200" w:firstLine="420"/>
    </w:pPr>
  </w:style>
  <w:style w:type="character" w:customStyle="1" w:styleId="affd">
    <w:name w:val="批注框文本 字符"/>
    <w:basedOn w:val="af4"/>
    <w:link w:val="affc"/>
    <w:uiPriority w:val="99"/>
    <w:qFormat/>
    <w:rPr>
      <w:sz w:val="18"/>
      <w:szCs w:val="18"/>
    </w:rPr>
  </w:style>
  <w:style w:type="character" w:customStyle="1" w:styleId="afff1">
    <w:name w:val="页眉 字符"/>
    <w:basedOn w:val="af4"/>
    <w:link w:val="afff0"/>
    <w:uiPriority w:val="99"/>
    <w:qFormat/>
    <w:rPr>
      <w:sz w:val="18"/>
      <w:szCs w:val="18"/>
    </w:rPr>
  </w:style>
  <w:style w:type="character" w:customStyle="1" w:styleId="afff">
    <w:name w:val="页脚 字符"/>
    <w:basedOn w:val="af4"/>
    <w:link w:val="affe"/>
    <w:uiPriority w:val="99"/>
    <w:qFormat/>
    <w:rPr>
      <w:sz w:val="18"/>
      <w:szCs w:val="18"/>
    </w:rPr>
  </w:style>
  <w:style w:type="paragraph" w:customStyle="1" w:styleId="TOC11">
    <w:name w:val="TOC 标题1"/>
    <w:basedOn w:val="13"/>
    <w:next w:val="af3"/>
    <w:unhideWhenUsed/>
    <w:qFormat/>
    <w:pPr>
      <w:spacing w:before="480" w:line="276" w:lineRule="auto"/>
      <w:outlineLvl w:val="9"/>
    </w:pPr>
    <w:rPr>
      <w:sz w:val="28"/>
      <w:szCs w:val="28"/>
    </w:rPr>
  </w:style>
  <w:style w:type="character" w:customStyle="1" w:styleId="Char">
    <w:name w:val="段 Char"/>
    <w:link w:val="afff3"/>
    <w:qFormat/>
    <w:rPr>
      <w:rFonts w:ascii="宋体" w:eastAsia="宋体" w:hAnsi="Times New Roman" w:cs="Times New Roman"/>
      <w:kern w:val="0"/>
      <w:szCs w:val="20"/>
    </w:rPr>
  </w:style>
  <w:style w:type="paragraph" w:customStyle="1" w:styleId="140">
    <w:name w:val="样式14"/>
    <w:basedOn w:val="afff3"/>
    <w:link w:val="14Char"/>
    <w:qFormat/>
    <w:pPr>
      <w:spacing w:line="360" w:lineRule="auto"/>
      <w:ind w:firstLine="480"/>
    </w:pPr>
    <w:rPr>
      <w:rFonts w:ascii="Times New Roman"/>
      <w:sz w:val="24"/>
      <w:szCs w:val="24"/>
    </w:rPr>
  </w:style>
  <w:style w:type="character" w:customStyle="1" w:styleId="14Char">
    <w:name w:val="样式14 Char"/>
    <w:basedOn w:val="Char"/>
    <w:link w:val="140"/>
    <w:qFormat/>
    <w:rPr>
      <w:rFonts w:ascii="Times New Roman" w:eastAsia="宋体" w:hAnsi="Times New Roman" w:cs="Times New Roman"/>
      <w:kern w:val="0"/>
      <w:sz w:val="24"/>
      <w:szCs w:val="24"/>
    </w:rPr>
  </w:style>
  <w:style w:type="character" w:customStyle="1" w:styleId="afe">
    <w:name w:val="文档结构图 字符"/>
    <w:basedOn w:val="af4"/>
    <w:link w:val="afd"/>
    <w:uiPriority w:val="99"/>
    <w:qFormat/>
    <w:rPr>
      <w:rFonts w:ascii="宋体" w:eastAsia="宋体"/>
      <w:sz w:val="18"/>
      <w:szCs w:val="18"/>
    </w:rPr>
  </w:style>
  <w:style w:type="table" w:customStyle="1" w:styleId="18">
    <w:name w:val="网格型1"/>
    <w:basedOn w:val="af5"/>
    <w:uiPriority w:val="3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b">
    <w:name w:val="网格型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网格型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网格型9"/>
    <w:basedOn w:val="af5"/>
    <w:uiPriority w:val="59"/>
    <w:qFormat/>
    <w:rPr>
      <w:rFonts w:ascii="Calibri" w:eastAsia="Times New Roman" w:hAnsi="Calibri"/>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b">
    <w:name w:val="题注 字符"/>
    <w:link w:val="afa"/>
    <w:qFormat/>
    <w:locked/>
    <w:rPr>
      <w:i/>
      <w:iCs/>
      <w:color w:val="1F497D" w:themeColor="text2"/>
      <w:sz w:val="18"/>
      <w:szCs w:val="18"/>
    </w:rPr>
  </w:style>
  <w:style w:type="character" w:customStyle="1" w:styleId="Char0">
    <w:name w:val="列出段落 Char"/>
    <w:link w:val="17"/>
    <w:uiPriority w:val="34"/>
    <w:qFormat/>
    <w:locked/>
  </w:style>
  <w:style w:type="paragraph" w:customStyle="1" w:styleId="affffa">
    <w:name w:val="··段落"/>
    <w:qFormat/>
    <w:pPr>
      <w:widowControl w:val="0"/>
      <w:spacing w:after="160" w:line="360" w:lineRule="auto"/>
      <w:ind w:firstLineChars="200" w:firstLine="480"/>
      <w:jc w:val="both"/>
    </w:pPr>
    <w:rPr>
      <w:rFonts w:ascii="Arial" w:eastAsia="仿宋_GB2312" w:hAnsi="Arial" w:cstheme="minorBidi"/>
      <w:kern w:val="2"/>
      <w:sz w:val="24"/>
      <w:szCs w:val="24"/>
    </w:rPr>
  </w:style>
  <w:style w:type="table" w:customStyle="1" w:styleId="110">
    <w:name w:val="网格型11"/>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00">
    <w:name w:val="网格型10"/>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1">
    <w:name w:val="标题 4 Char1"/>
    <w:basedOn w:val="af4"/>
    <w:semiHidden/>
    <w:qFormat/>
    <w:rPr>
      <w:rFonts w:ascii="Cambria" w:eastAsia="宋体" w:hAnsi="Cambria" w:cs="Times New Roman" w:hint="default"/>
      <w:b/>
      <w:bCs/>
      <w:sz w:val="28"/>
      <w:szCs w:val="28"/>
    </w:rPr>
  </w:style>
  <w:style w:type="character" w:customStyle="1" w:styleId="5Char1">
    <w:name w:val="标题 5 Char1"/>
    <w:basedOn w:val="af4"/>
    <w:semiHidden/>
    <w:qFormat/>
    <w:rPr>
      <w:rFonts w:ascii="宋体" w:eastAsia="宋体" w:hAnsi="宋体" w:hint="eastAsia"/>
      <w:b/>
      <w:bCs/>
      <w:sz w:val="28"/>
      <w:szCs w:val="28"/>
    </w:rPr>
  </w:style>
  <w:style w:type="character" w:customStyle="1" w:styleId="6Char1">
    <w:name w:val="标题 6 Char1"/>
    <w:basedOn w:val="af4"/>
    <w:semiHidden/>
    <w:qFormat/>
    <w:rPr>
      <w:rFonts w:ascii="Cambria" w:eastAsia="宋体" w:hAnsi="Cambria" w:cs="Times New Roman" w:hint="default"/>
      <w:b/>
      <w:bCs/>
      <w:sz w:val="24"/>
      <w:szCs w:val="24"/>
    </w:rPr>
  </w:style>
  <w:style w:type="character" w:customStyle="1" w:styleId="7Char1">
    <w:name w:val="标题 7 Char1"/>
    <w:basedOn w:val="af4"/>
    <w:semiHidden/>
    <w:qFormat/>
    <w:rPr>
      <w:rFonts w:ascii="宋体" w:eastAsia="宋体" w:hAnsi="宋体" w:hint="eastAsia"/>
      <w:b/>
      <w:bCs/>
      <w:sz w:val="24"/>
      <w:szCs w:val="24"/>
    </w:rPr>
  </w:style>
  <w:style w:type="character" w:customStyle="1" w:styleId="Char2">
    <w:name w:val="标题 Char2"/>
    <w:basedOn w:val="af4"/>
    <w:qFormat/>
    <w:rPr>
      <w:rFonts w:ascii="宋体" w:eastAsia="黑体" w:hAnsi="Times New Roman" w:cs="Arial"/>
      <w:b/>
      <w:bCs/>
      <w:kern w:val="0"/>
      <w:sz w:val="44"/>
      <w:szCs w:val="28"/>
    </w:rPr>
  </w:style>
  <w:style w:type="character" w:customStyle="1" w:styleId="afff5">
    <w:name w:val="副标题 字符"/>
    <w:basedOn w:val="af4"/>
    <w:link w:val="afff4"/>
    <w:uiPriority w:val="11"/>
    <w:qFormat/>
    <w:rPr>
      <w:color w:val="595959" w:themeColor="text1" w:themeTint="A6"/>
      <w:spacing w:val="15"/>
    </w:rPr>
  </w:style>
  <w:style w:type="paragraph" w:customStyle="1" w:styleId="-10">
    <w:name w:val="-段落1"/>
    <w:qFormat/>
    <w:pPr>
      <w:spacing w:after="160" w:line="360" w:lineRule="auto"/>
      <w:ind w:firstLineChars="200" w:firstLine="480"/>
    </w:pPr>
    <w:rPr>
      <w:rFonts w:asciiTheme="minorHAnsi" w:eastAsia="仿宋_GB2312" w:hAnsiTheme="minorHAnsi" w:cstheme="minorBidi"/>
      <w:color w:val="000000"/>
      <w:sz w:val="24"/>
      <w:szCs w:val="22"/>
    </w:rPr>
  </w:style>
  <w:style w:type="paragraph" w:customStyle="1" w:styleId="Default">
    <w:name w:val="Default"/>
    <w:link w:val="DefaultChar"/>
    <w:qFormat/>
    <w:pPr>
      <w:widowControl w:val="0"/>
      <w:autoSpaceDE w:val="0"/>
      <w:autoSpaceDN w:val="0"/>
      <w:adjustRightInd w:val="0"/>
      <w:spacing w:after="160" w:line="259" w:lineRule="auto"/>
    </w:pPr>
    <w:rPr>
      <w:rFonts w:ascii="宋体" w:eastAsiaTheme="minorEastAsia" w:hAnsi="Calibri" w:cs="宋体"/>
      <w:color w:val="000000"/>
      <w:sz w:val="24"/>
      <w:szCs w:val="24"/>
    </w:rPr>
  </w:style>
  <w:style w:type="character" w:customStyle="1" w:styleId="Char1">
    <w:name w:val="缺省文本 Char"/>
    <w:link w:val="affffb"/>
    <w:qFormat/>
    <w:locked/>
    <w:rPr>
      <w:rFonts w:ascii="宋体" w:eastAsia="宋体" w:hAnsi="宋体" w:cs="宋体"/>
      <w:sz w:val="24"/>
    </w:rPr>
  </w:style>
  <w:style w:type="paragraph" w:customStyle="1" w:styleId="affffb">
    <w:name w:val="缺省文本"/>
    <w:basedOn w:val="af3"/>
    <w:link w:val="Char1"/>
    <w:qFormat/>
    <w:pPr>
      <w:autoSpaceDE w:val="0"/>
      <w:autoSpaceDN w:val="0"/>
      <w:adjustRightInd w:val="0"/>
    </w:pPr>
    <w:rPr>
      <w:rFonts w:ascii="宋体" w:eastAsia="宋体" w:hAnsi="宋体" w:cs="宋体"/>
      <w:sz w:val="24"/>
    </w:rPr>
  </w:style>
  <w:style w:type="paragraph" w:customStyle="1" w:styleId="120">
    <w:name w:val="样式 标题 1 + 三号 左侧:  2 字符"/>
    <w:basedOn w:val="13"/>
    <w:qFormat/>
    <w:pPr>
      <w:tabs>
        <w:tab w:val="left" w:pos="420"/>
        <w:tab w:val="left" w:pos="960"/>
      </w:tabs>
      <w:spacing w:before="100" w:after="100" w:line="360" w:lineRule="auto"/>
      <w:ind w:left="420" w:hanging="420"/>
    </w:pPr>
    <w:rPr>
      <w:rFonts w:ascii="Times New Roman" w:eastAsia="宋体" w:hAnsi="Times New Roman" w:cs="宋体"/>
      <w:szCs w:val="20"/>
    </w:rPr>
  </w:style>
  <w:style w:type="character" w:customStyle="1" w:styleId="22Char">
    <w:name w:val="样式 标题 2 + (中文) 宋体 小三 左侧:  2 字符 Char"/>
    <w:link w:val="220"/>
    <w:qFormat/>
    <w:locked/>
    <w:rPr>
      <w:rFonts w:ascii="Arial" w:eastAsiaTheme="minorEastAsia" w:hAnsi="Arial" w:cs="Arial"/>
      <w:color w:val="000000" w:themeColor="text1"/>
      <w:sz w:val="30"/>
      <w:szCs w:val="22"/>
    </w:rPr>
  </w:style>
  <w:style w:type="paragraph" w:customStyle="1" w:styleId="220">
    <w:name w:val="样式 标题 2 + (中文) 宋体 小三 左侧:  2 字符"/>
    <w:basedOn w:val="21"/>
    <w:link w:val="22Char"/>
    <w:qFormat/>
    <w:pPr>
      <w:tabs>
        <w:tab w:val="left" w:pos="576"/>
      </w:tabs>
      <w:spacing w:before="100" w:after="100" w:line="360" w:lineRule="auto"/>
      <w:ind w:left="576" w:hanging="576"/>
    </w:pPr>
    <w:rPr>
      <w:rFonts w:ascii="Arial" w:eastAsiaTheme="minorEastAsia" w:hAnsi="Arial" w:cs="Arial"/>
      <w:sz w:val="30"/>
      <w:szCs w:val="22"/>
    </w:rPr>
  </w:style>
  <w:style w:type="paragraph" w:customStyle="1" w:styleId="affffc">
    <w:name w:val="表样式"/>
    <w:basedOn w:val="af3"/>
    <w:qFormat/>
    <w:pPr>
      <w:autoSpaceDE w:val="0"/>
      <w:autoSpaceDN w:val="0"/>
      <w:adjustRightInd w:val="0"/>
      <w:spacing w:before="80" w:after="80"/>
    </w:pPr>
    <w:rPr>
      <w:rFonts w:ascii="Arial" w:eastAsia="宋体" w:hAnsi="Arial" w:cs="Times New Roman"/>
      <w:sz w:val="18"/>
      <w:szCs w:val="20"/>
    </w:rPr>
  </w:style>
  <w:style w:type="paragraph" w:customStyle="1" w:styleId="affffd">
    <w:name w:val="字母编号列项（一级）"/>
    <w:qFormat/>
    <w:pPr>
      <w:spacing w:after="160" w:line="259" w:lineRule="auto"/>
      <w:ind w:leftChars="200" w:left="840" w:hangingChars="200" w:hanging="420"/>
      <w:jc w:val="both"/>
    </w:pPr>
    <w:rPr>
      <w:rFonts w:ascii="宋体" w:eastAsiaTheme="minorEastAsia" w:hAnsiTheme="minorHAnsi" w:cstheme="minorBidi"/>
      <w:sz w:val="21"/>
      <w:szCs w:val="22"/>
    </w:rPr>
  </w:style>
  <w:style w:type="paragraph" w:customStyle="1" w:styleId="affffe">
    <w:name w:val="·段落"/>
    <w:basedOn w:val="af3"/>
    <w:qFormat/>
    <w:pPr>
      <w:spacing w:line="360" w:lineRule="auto"/>
      <w:ind w:firstLineChars="200" w:firstLine="480"/>
    </w:pPr>
    <w:rPr>
      <w:rFonts w:ascii="Calibri" w:eastAsia="仿宋_GB2312" w:hAnsi="Times New Roman" w:cs="Times New Roman"/>
      <w:sz w:val="24"/>
      <w:szCs w:val="28"/>
    </w:rPr>
  </w:style>
  <w:style w:type="paragraph" w:customStyle="1" w:styleId="10">
    <w:name w:val="·列表1"/>
    <w:basedOn w:val="affffe"/>
    <w:qFormat/>
    <w:pPr>
      <w:numPr>
        <w:numId w:val="2"/>
      </w:numPr>
      <w:ind w:firstLineChars="0" w:firstLine="0"/>
    </w:pPr>
  </w:style>
  <w:style w:type="paragraph" w:customStyle="1" w:styleId="2">
    <w:name w:val="·列表2"/>
    <w:basedOn w:val="affffe"/>
    <w:qFormat/>
    <w:pPr>
      <w:numPr>
        <w:numId w:val="3"/>
      </w:numPr>
      <w:ind w:firstLineChars="0" w:firstLine="0"/>
    </w:pPr>
  </w:style>
  <w:style w:type="paragraph" w:customStyle="1" w:styleId="afffff">
    <w:name w:val="·图标标题"/>
    <w:basedOn w:val="af3"/>
    <w:qFormat/>
    <w:pPr>
      <w:autoSpaceDE w:val="0"/>
      <w:autoSpaceDN w:val="0"/>
      <w:adjustRightInd w:val="0"/>
      <w:spacing w:beforeLines="50"/>
      <w:jc w:val="center"/>
    </w:pPr>
    <w:rPr>
      <w:rFonts w:ascii="黑体" w:eastAsia="黑体" w:hAnsi="黑体" w:cs="仿宋_GB2312"/>
      <w:color w:val="000000"/>
      <w:sz w:val="24"/>
      <w:szCs w:val="24"/>
    </w:rPr>
  </w:style>
  <w:style w:type="paragraph" w:customStyle="1" w:styleId="afffff0">
    <w:name w:val="·图表标题"/>
    <w:qFormat/>
    <w:pPr>
      <w:spacing w:beforeLines="50" w:after="160" w:line="259" w:lineRule="auto"/>
      <w:jc w:val="center"/>
    </w:pPr>
    <w:rPr>
      <w:rFonts w:ascii="Arial" w:eastAsia="黑体" w:hAnsi="Arial" w:cstheme="minorBidi"/>
      <w:color w:val="000000"/>
      <w:kern w:val="2"/>
      <w:sz w:val="24"/>
      <w:szCs w:val="22"/>
    </w:rPr>
  </w:style>
  <w:style w:type="paragraph" w:customStyle="1" w:styleId="afffff1">
    <w:name w:val="·图表文字"/>
    <w:qFormat/>
    <w:pPr>
      <w:spacing w:after="160" w:line="259" w:lineRule="auto"/>
      <w:jc w:val="center"/>
    </w:pPr>
    <w:rPr>
      <w:rFonts w:ascii="Arial" w:eastAsia="幼圆" w:hAnsi="Arial" w:cstheme="minorBidi"/>
      <w:kern w:val="2"/>
      <w:sz w:val="21"/>
      <w:szCs w:val="21"/>
    </w:rPr>
  </w:style>
  <w:style w:type="paragraph" w:customStyle="1" w:styleId="a6">
    <w:name w:val="列"/>
    <w:qFormat/>
    <w:pPr>
      <w:numPr>
        <w:numId w:val="4"/>
      </w:numPr>
      <w:spacing w:after="160" w:line="240" w:lineRule="atLeast"/>
    </w:pPr>
    <w:rPr>
      <w:rFonts w:ascii="Arial" w:eastAsia="仿宋_GB2312" w:hAnsi="Arial" w:cstheme="minorBidi"/>
      <w:kern w:val="2"/>
      <w:sz w:val="28"/>
      <w:szCs w:val="21"/>
    </w:rPr>
  </w:style>
  <w:style w:type="paragraph" w:customStyle="1" w:styleId="1">
    <w:name w:val="样式1"/>
    <w:link w:val="1Char"/>
    <w:qFormat/>
    <w:pPr>
      <w:numPr>
        <w:numId w:val="5"/>
      </w:numPr>
      <w:adjustRightInd w:val="0"/>
      <w:snapToGrid w:val="0"/>
      <w:spacing w:after="160" w:line="259" w:lineRule="auto"/>
    </w:pPr>
    <w:rPr>
      <w:rFonts w:ascii="楷体_GB2312" w:eastAsia="黑体" w:hAnsi="宋体" w:cstheme="minorBidi"/>
      <w:kern w:val="2"/>
      <w:sz w:val="28"/>
      <w:szCs w:val="22"/>
    </w:rPr>
  </w:style>
  <w:style w:type="character" w:customStyle="1" w:styleId="SG-TOCChar">
    <w:name w:val="SG-TOC Char"/>
    <w:link w:val="SG-TOC"/>
    <w:qFormat/>
    <w:locked/>
    <w:rPr>
      <w:rFonts w:ascii="Calibri" w:hAnsi="Calibri" w:cs="Calibri"/>
      <w:smallCaps/>
    </w:rPr>
  </w:style>
  <w:style w:type="paragraph" w:customStyle="1" w:styleId="SG-TOC">
    <w:name w:val="SG-TOC"/>
    <w:basedOn w:val="TOC2"/>
    <w:link w:val="SG-TOCChar"/>
    <w:qFormat/>
    <w:pPr>
      <w:tabs>
        <w:tab w:val="left" w:pos="1260"/>
        <w:tab w:val="right" w:leader="dot" w:pos="8296"/>
      </w:tabs>
      <w:ind w:leftChars="0" w:left="210"/>
    </w:pPr>
    <w:rPr>
      <w:rFonts w:ascii="Calibri" w:hAnsi="Calibri" w:cs="Calibri"/>
      <w:smallCaps/>
    </w:rPr>
  </w:style>
  <w:style w:type="character" w:customStyle="1" w:styleId="Char3">
    <w:name w:val="新正文 Char"/>
    <w:link w:val="afffff2"/>
    <w:qFormat/>
    <w:locked/>
    <w:rPr>
      <w:rFonts w:ascii="Tahoma" w:hAnsi="Tahoma" w:cs="Tahoma"/>
      <w:sz w:val="24"/>
      <w:szCs w:val="24"/>
    </w:rPr>
  </w:style>
  <w:style w:type="paragraph" w:customStyle="1" w:styleId="afffff2">
    <w:name w:val="新正文"/>
    <w:basedOn w:val="af3"/>
    <w:link w:val="Char3"/>
    <w:qFormat/>
    <w:pPr>
      <w:spacing w:line="360" w:lineRule="auto"/>
      <w:ind w:firstLineChars="200" w:firstLine="480"/>
    </w:pPr>
    <w:rPr>
      <w:rFonts w:ascii="Tahoma" w:hAnsi="Tahoma" w:cs="Tahoma"/>
      <w:sz w:val="24"/>
      <w:szCs w:val="24"/>
    </w:rPr>
  </w:style>
  <w:style w:type="paragraph" w:customStyle="1" w:styleId="121">
    <w:name w:val="列出段落12"/>
    <w:basedOn w:val="af3"/>
    <w:uiPriority w:val="34"/>
    <w:qFormat/>
    <w:pPr>
      <w:ind w:firstLineChars="200" w:firstLine="420"/>
    </w:pPr>
    <w:rPr>
      <w:rFonts w:ascii="Calibri" w:eastAsia="宋体" w:hAnsi="Calibri" w:cs="Times New Roman"/>
    </w:rPr>
  </w:style>
  <w:style w:type="paragraph" w:customStyle="1" w:styleId="2c">
    <w:name w:val="列出段落2"/>
    <w:basedOn w:val="af3"/>
    <w:uiPriority w:val="99"/>
    <w:qFormat/>
    <w:pPr>
      <w:ind w:firstLineChars="200" w:firstLine="420"/>
    </w:pPr>
    <w:rPr>
      <w:rFonts w:ascii="Calibri" w:eastAsia="宋体" w:hAnsi="Calibri" w:cs="Times New Roman"/>
    </w:rPr>
  </w:style>
  <w:style w:type="character" w:customStyle="1" w:styleId="19">
    <w:name w:val="访问过的超链接1"/>
    <w:basedOn w:val="af4"/>
    <w:uiPriority w:val="99"/>
    <w:semiHidden/>
    <w:qFormat/>
    <w:rPr>
      <w:color w:val="800080"/>
      <w:u w:val="single"/>
    </w:rPr>
  </w:style>
  <w:style w:type="character" w:customStyle="1" w:styleId="1Char1">
    <w:name w:val="标题 1 Char1"/>
    <w:basedOn w:val="af4"/>
    <w:qFormat/>
    <w:rPr>
      <w:rFonts w:ascii="宋体" w:eastAsia="宋体" w:hAnsi="宋体" w:hint="eastAsia"/>
      <w:b/>
      <w:bCs/>
      <w:kern w:val="44"/>
      <w:sz w:val="44"/>
      <w:szCs w:val="44"/>
    </w:rPr>
  </w:style>
  <w:style w:type="character" w:customStyle="1" w:styleId="2Char1">
    <w:name w:val="标题 2 Char1"/>
    <w:basedOn w:val="af4"/>
    <w:semiHidden/>
    <w:qFormat/>
    <w:rPr>
      <w:rFonts w:ascii="Cambria" w:eastAsia="宋体" w:hAnsi="Cambria" w:cs="Times New Roman" w:hint="default"/>
      <w:b/>
      <w:bCs/>
      <w:sz w:val="32"/>
      <w:szCs w:val="32"/>
    </w:rPr>
  </w:style>
  <w:style w:type="character" w:customStyle="1" w:styleId="3Char1">
    <w:name w:val="标题 3 Char1"/>
    <w:basedOn w:val="af4"/>
    <w:qFormat/>
    <w:rPr>
      <w:rFonts w:ascii="宋体" w:eastAsia="宋体" w:hAnsi="宋体" w:hint="eastAsia"/>
      <w:b/>
      <w:bCs/>
      <w:sz w:val="32"/>
      <w:szCs w:val="32"/>
    </w:rPr>
  </w:style>
  <w:style w:type="character" w:customStyle="1" w:styleId="html-tag">
    <w:name w:val="html-tag"/>
    <w:basedOn w:val="af4"/>
    <w:qFormat/>
  </w:style>
  <w:style w:type="character" w:customStyle="1" w:styleId="html-attribute-name">
    <w:name w:val="html-attribute-name"/>
    <w:basedOn w:val="af4"/>
    <w:qFormat/>
  </w:style>
  <w:style w:type="character" w:customStyle="1" w:styleId="html-attribute-value">
    <w:name w:val="html-attribute-value"/>
    <w:basedOn w:val="af4"/>
    <w:qFormat/>
  </w:style>
  <w:style w:type="table" w:customStyle="1" w:styleId="122">
    <w:name w:val="网格型12"/>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
    <w:basedOn w:val="af5"/>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0">
    <w:name w:val="网格型15"/>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af5"/>
    <w:uiPriority w:val="59"/>
    <w:qFormat/>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3">
    <w:name w:val="论文正文"/>
    <w:basedOn w:val="af3"/>
    <w:link w:val="Char4"/>
    <w:qFormat/>
    <w:pPr>
      <w:spacing w:line="276" w:lineRule="auto"/>
      <w:ind w:firstLineChars="200" w:firstLine="200"/>
    </w:pPr>
    <w:rPr>
      <w:rFonts w:ascii="Times New Roman" w:eastAsia="宋体" w:hAnsi="Times New Roman" w:cs="Times New Roman"/>
      <w:sz w:val="24"/>
      <w:szCs w:val="24"/>
    </w:rPr>
  </w:style>
  <w:style w:type="character" w:customStyle="1" w:styleId="Char4">
    <w:name w:val="论文正文 Char"/>
    <w:link w:val="afffff3"/>
    <w:qFormat/>
    <w:locked/>
    <w:rPr>
      <w:rFonts w:ascii="Times New Roman" w:eastAsia="宋体" w:hAnsi="Times New Roman" w:cs="Times New Roman"/>
      <w:kern w:val="0"/>
      <w:sz w:val="24"/>
      <w:szCs w:val="24"/>
    </w:rPr>
  </w:style>
  <w:style w:type="character" w:customStyle="1" w:styleId="0Char">
    <w:name w:val="0_缩进正文 Char"/>
    <w:link w:val="0"/>
    <w:qFormat/>
    <w:rPr>
      <w:rFonts w:ascii="仿宋_GB2312" w:eastAsia="宋体" w:hAnsi="宋体"/>
      <w:bCs/>
      <w:sz w:val="24"/>
      <w:szCs w:val="24"/>
    </w:rPr>
  </w:style>
  <w:style w:type="paragraph" w:customStyle="1" w:styleId="0">
    <w:name w:val="0_缩进正文"/>
    <w:basedOn w:val="af3"/>
    <w:link w:val="0Char"/>
    <w:qFormat/>
    <w:pPr>
      <w:adjustRightInd w:val="0"/>
      <w:snapToGrid w:val="0"/>
      <w:spacing w:line="360" w:lineRule="auto"/>
      <w:ind w:firstLineChars="200" w:firstLine="480"/>
    </w:pPr>
    <w:rPr>
      <w:rFonts w:ascii="仿宋_GB2312" w:eastAsia="宋体" w:hAnsi="宋体"/>
      <w:bCs/>
      <w:sz w:val="24"/>
      <w:szCs w:val="24"/>
    </w:rPr>
  </w:style>
  <w:style w:type="character" w:customStyle="1" w:styleId="Char5">
    <w:name w:val="图例 Char"/>
    <w:link w:val="afffff4"/>
    <w:qFormat/>
    <w:rPr>
      <w:rFonts w:ascii="黑体" w:eastAsia="黑体" w:hAnsi="黑体" w:cs="Calibri"/>
      <w:b/>
      <w:szCs w:val="18"/>
    </w:rPr>
  </w:style>
  <w:style w:type="paragraph" w:customStyle="1" w:styleId="afffff4">
    <w:name w:val="图例"/>
    <w:basedOn w:val="af3"/>
    <w:link w:val="Char5"/>
    <w:qFormat/>
    <w:pPr>
      <w:spacing w:line="360" w:lineRule="auto"/>
      <w:ind w:firstLine="420"/>
      <w:jc w:val="center"/>
    </w:pPr>
    <w:rPr>
      <w:rFonts w:ascii="黑体" w:eastAsia="黑体" w:hAnsi="黑体" w:cs="Calibri"/>
      <w:b/>
      <w:szCs w:val="18"/>
    </w:rPr>
  </w:style>
  <w:style w:type="character" w:customStyle="1" w:styleId="Char6">
    <w:name w:val="文章正文 Char"/>
    <w:link w:val="afffff5"/>
    <w:qFormat/>
    <w:rPr>
      <w:rFonts w:ascii="Times New Roman" w:hAnsi="Times New Roman"/>
    </w:rPr>
  </w:style>
  <w:style w:type="paragraph" w:customStyle="1" w:styleId="afffff5">
    <w:name w:val="文章正文"/>
    <w:basedOn w:val="af3"/>
    <w:link w:val="Char6"/>
    <w:qFormat/>
    <w:pPr>
      <w:adjustRightInd w:val="0"/>
      <w:spacing w:line="300" w:lineRule="auto"/>
      <w:ind w:firstLineChars="200" w:firstLine="200"/>
      <w:textAlignment w:val="baseline"/>
    </w:pPr>
    <w:rPr>
      <w:rFonts w:ascii="Times New Roman" w:hAnsi="Times New Roman"/>
    </w:rPr>
  </w:style>
  <w:style w:type="paragraph" w:customStyle="1" w:styleId="afffff6">
    <w:name w:val="我的三级标题"/>
    <w:basedOn w:val="30"/>
    <w:qFormat/>
    <w:pPr>
      <w:adjustRightInd w:val="0"/>
      <w:spacing w:before="0" w:line="400" w:lineRule="exact"/>
      <w:ind w:left="1134"/>
    </w:pPr>
    <w:rPr>
      <w:rFonts w:ascii="Times New Roman" w:eastAsia="宋体-18030" w:hAnsi="Times New Roman" w:cs="宋体-18030"/>
      <w:bCs/>
    </w:rPr>
  </w:style>
  <w:style w:type="paragraph" w:customStyle="1" w:styleId="afffff7">
    <w:name w:val="我的四级标题"/>
    <w:basedOn w:val="4"/>
    <w:qFormat/>
    <w:pPr>
      <w:adjustRightInd w:val="0"/>
      <w:spacing w:before="0" w:line="400" w:lineRule="exact"/>
      <w:ind w:left="142"/>
    </w:pPr>
    <w:rPr>
      <w:rFonts w:ascii="Times New Roman" w:eastAsia="宋体-18030" w:hAnsi="Times New Roman" w:cs="宋体-18030"/>
      <w:bCs/>
      <w:sz w:val="24"/>
      <w:szCs w:val="24"/>
    </w:rPr>
  </w:style>
  <w:style w:type="paragraph" w:customStyle="1" w:styleId="MMTopic1">
    <w:name w:val="MM Topic 1"/>
    <w:basedOn w:val="13"/>
    <w:qFormat/>
    <w:pPr>
      <w:tabs>
        <w:tab w:val="left" w:pos="425"/>
      </w:tabs>
      <w:spacing w:line="576" w:lineRule="auto"/>
      <w:ind w:left="142"/>
    </w:pPr>
    <w:rPr>
      <w:rFonts w:ascii="Calibri" w:eastAsia="宋体" w:hAnsi="Calibri" w:cs="Times New Roman"/>
      <w:bCs/>
      <w:szCs w:val="24"/>
    </w:rPr>
  </w:style>
  <w:style w:type="character" w:customStyle="1" w:styleId="aff4">
    <w:name w:val="正文文本缩进 字符"/>
    <w:basedOn w:val="af4"/>
    <w:link w:val="aff3"/>
    <w:qFormat/>
    <w:rPr>
      <w:rFonts w:ascii="Times New Roman" w:eastAsia="仿宋_GB2312" w:hAnsi="Times New Roman" w:cs="Times New Roman"/>
      <w:sz w:val="32"/>
      <w:szCs w:val="20"/>
    </w:rPr>
  </w:style>
  <w:style w:type="paragraph" w:customStyle="1" w:styleId="p0">
    <w:name w:val="p0"/>
    <w:basedOn w:val="af3"/>
    <w:qFormat/>
    <w:rPr>
      <w:rFonts w:ascii="Calibri" w:eastAsia="宋体" w:hAnsi="Calibri" w:cs="黑体"/>
      <w:sz w:val="24"/>
      <w:szCs w:val="21"/>
    </w:rPr>
  </w:style>
  <w:style w:type="paragraph" w:customStyle="1" w:styleId="1a">
    <w:name w:val="普通(网站)1"/>
    <w:basedOn w:val="af3"/>
    <w:qFormat/>
    <w:rPr>
      <w:rFonts w:ascii="宋体" w:eastAsia="宋体" w:hAnsi="宋体" w:cs="Times New Roman"/>
      <w:color w:val="000000"/>
      <w:sz w:val="24"/>
      <w:szCs w:val="20"/>
    </w:rPr>
  </w:style>
  <w:style w:type="paragraph" w:customStyle="1" w:styleId="afffff8">
    <w:name w:val="正文内容"/>
    <w:basedOn w:val="af3"/>
    <w:link w:val="Char7"/>
    <w:qFormat/>
    <w:pPr>
      <w:spacing w:after="120"/>
      <w:ind w:left="57" w:firstLineChars="200" w:firstLine="200"/>
    </w:pPr>
    <w:rPr>
      <w:rFonts w:ascii="仿宋_GB2312" w:eastAsia="仿宋_GB2312" w:hAnsi="仿宋_GB2312" w:cs="Times New Roman"/>
      <w:color w:val="000000"/>
      <w:sz w:val="24"/>
      <w:szCs w:val="20"/>
    </w:rPr>
  </w:style>
  <w:style w:type="paragraph" w:customStyle="1" w:styleId="37">
    <w:name w:val="列出段落3"/>
    <w:basedOn w:val="af3"/>
    <w:qFormat/>
    <w:pPr>
      <w:spacing w:line="400" w:lineRule="exact"/>
      <w:ind w:firstLineChars="200" w:firstLine="480"/>
    </w:pPr>
    <w:rPr>
      <w:rFonts w:ascii="Calibri" w:eastAsia="仿宋_GB2312" w:hAnsi="Calibri" w:cs="Times New Roman"/>
      <w:sz w:val="24"/>
    </w:rPr>
  </w:style>
  <w:style w:type="paragraph" w:customStyle="1" w:styleId="260">
    <w:name w:val="样式 黑体 小三 行距: 固定值 26 磅"/>
    <w:basedOn w:val="13"/>
    <w:qFormat/>
    <w:pPr>
      <w:spacing w:line="520" w:lineRule="exact"/>
      <w:jc w:val="center"/>
    </w:pPr>
    <w:rPr>
      <w:rFonts w:ascii="黑体" w:eastAsia="黑体" w:hAnsi="黑体" w:cs="宋体"/>
      <w:sz w:val="30"/>
    </w:rPr>
  </w:style>
  <w:style w:type="paragraph" w:customStyle="1" w:styleId="1313173">
    <w:name w:val="样式 宋体 四号 加粗 段前: 13 磅 段后: 13 磅 行距: 多倍行距 1.73 字行"/>
    <w:basedOn w:val="21"/>
    <w:qFormat/>
    <w:pPr>
      <w:spacing w:before="0" w:line="415" w:lineRule="auto"/>
    </w:pPr>
    <w:rPr>
      <w:rFonts w:ascii="宋体" w:eastAsia="宋体" w:hAnsi="宋体" w:cs="宋体"/>
      <w:bCs/>
    </w:rPr>
  </w:style>
  <w:style w:type="character" w:customStyle="1" w:styleId="fontstyle01">
    <w:name w:val="fontstyle01"/>
    <w:basedOn w:val="af4"/>
    <w:qFormat/>
    <w:rPr>
      <w:rFonts w:ascii="Times New Roman" w:hAnsi="Times New Roman" w:cs="Times New Roman" w:hint="default"/>
      <w:color w:val="000000"/>
      <w:sz w:val="24"/>
      <w:szCs w:val="24"/>
    </w:rPr>
  </w:style>
  <w:style w:type="character" w:customStyle="1" w:styleId="fontstyle21">
    <w:name w:val="fontstyle21"/>
    <w:basedOn w:val="af4"/>
    <w:qFormat/>
    <w:rPr>
      <w:rFonts w:ascii="宋体" w:eastAsia="宋体" w:hAnsi="宋体" w:hint="eastAsia"/>
      <w:color w:val="000000"/>
      <w:sz w:val="24"/>
      <w:szCs w:val="24"/>
    </w:rPr>
  </w:style>
  <w:style w:type="character" w:customStyle="1" w:styleId="aff2">
    <w:name w:val="正文文本 字符"/>
    <w:basedOn w:val="af4"/>
    <w:link w:val="aff1"/>
    <w:uiPriority w:val="99"/>
    <w:qFormat/>
    <w:rPr>
      <w:rFonts w:asciiTheme="minorHAnsi" w:eastAsiaTheme="minorEastAsia" w:hAnsiTheme="minorHAnsi" w:cstheme="minorBidi"/>
      <w:kern w:val="2"/>
      <w:sz w:val="21"/>
      <w:szCs w:val="22"/>
    </w:rPr>
  </w:style>
  <w:style w:type="character" w:customStyle="1" w:styleId="Char7">
    <w:name w:val="正文内容 Char"/>
    <w:link w:val="afffff8"/>
    <w:qFormat/>
    <w:rPr>
      <w:rFonts w:ascii="仿宋_GB2312" w:eastAsia="仿宋_GB2312" w:hAnsi="仿宋_GB2312"/>
      <w:color w:val="000000"/>
      <w:sz w:val="24"/>
    </w:rPr>
  </w:style>
  <w:style w:type="paragraph" w:customStyle="1" w:styleId="1b">
    <w:name w:val="列表段落1"/>
    <w:basedOn w:val="af3"/>
    <w:link w:val="afffff9"/>
    <w:uiPriority w:val="34"/>
    <w:qFormat/>
    <w:pPr>
      <w:ind w:firstLineChars="200" w:firstLine="420"/>
    </w:pPr>
  </w:style>
  <w:style w:type="character" w:customStyle="1" w:styleId="afffff9">
    <w:name w:val="列表段落 字符"/>
    <w:link w:val="1b"/>
    <w:uiPriority w:val="34"/>
    <w:qFormat/>
  </w:style>
  <w:style w:type="paragraph" w:customStyle="1" w:styleId="Figure">
    <w:name w:val="Figure"/>
    <w:basedOn w:val="af3"/>
    <w:next w:val="FigureNoTitle"/>
    <w:qFormat/>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sz w:val="24"/>
      <w:szCs w:val="20"/>
      <w:lang w:val="en-GB" w:eastAsia="en-US"/>
    </w:rPr>
  </w:style>
  <w:style w:type="paragraph" w:customStyle="1" w:styleId="FigureNoTitle">
    <w:name w:val="Figure_NoTitle"/>
    <w:basedOn w:val="af3"/>
    <w:next w:val="af3"/>
    <w:qFormat/>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ascii="Times New Roman" w:hAnsi="Times New Roman" w:cs="Times New Roman"/>
      <w:b/>
      <w:sz w:val="24"/>
      <w:szCs w:val="20"/>
      <w:lang w:val="en-GB" w:eastAsia="en-US"/>
    </w:rPr>
  </w:style>
  <w:style w:type="character" w:customStyle="1" w:styleId="afff8">
    <w:name w:val="脚注文本 字符"/>
    <w:basedOn w:val="af4"/>
    <w:link w:val="afff7"/>
    <w:qFormat/>
    <w:rPr>
      <w:rFonts w:eastAsiaTheme="minorEastAsia"/>
      <w:sz w:val="22"/>
      <w:lang w:val="en-GB" w:eastAsia="en-US"/>
    </w:rPr>
  </w:style>
  <w:style w:type="paragraph" w:customStyle="1" w:styleId="enumlev1">
    <w:name w:val="enumlev1"/>
    <w:basedOn w:val="af3"/>
    <w:qFormat/>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ascii="Times New Roman" w:hAnsi="Times New Roman" w:cs="Times New Roman"/>
      <w:sz w:val="24"/>
      <w:szCs w:val="20"/>
      <w:lang w:val="en-GB" w:eastAsia="en-US"/>
    </w:rPr>
  </w:style>
  <w:style w:type="paragraph" w:customStyle="1" w:styleId="Tablehead">
    <w:name w:val="Table_head"/>
    <w:basedOn w:val="af3"/>
    <w:next w:val="Tabletext"/>
    <w:qFormat/>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ascii="Times New Roman" w:hAnsi="Times New Roman" w:cs="Times New Roman"/>
      <w:b/>
      <w:szCs w:val="20"/>
      <w:lang w:val="en-GB" w:eastAsia="en-US"/>
    </w:rPr>
  </w:style>
  <w:style w:type="paragraph" w:customStyle="1" w:styleId="Tabletext">
    <w:name w:val="Table_text"/>
    <w:basedOn w:val="af3"/>
    <w:qFormat/>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ascii="Times New Roman" w:hAnsi="Times New Roman" w:cs="Times New Roman"/>
      <w:szCs w:val="20"/>
      <w:lang w:val="en-GB" w:eastAsia="en-US"/>
    </w:rPr>
  </w:style>
  <w:style w:type="paragraph" w:customStyle="1" w:styleId="TableNoTitle">
    <w:name w:val="Table_NoTitle"/>
    <w:basedOn w:val="af3"/>
    <w:next w:val="Tablehead"/>
    <w:qFormat/>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ascii="Times New Roman" w:hAnsi="Times New Roman" w:cs="Times New Roman"/>
      <w:b/>
      <w:sz w:val="24"/>
      <w:szCs w:val="20"/>
      <w:lang w:val="en-GB" w:eastAsia="en-US"/>
    </w:rPr>
  </w:style>
  <w:style w:type="character" w:customStyle="1" w:styleId="aff0">
    <w:name w:val="批注文字 字符"/>
    <w:basedOn w:val="af4"/>
    <w:link w:val="aff"/>
    <w:qFormat/>
    <w:rPr>
      <w:rFonts w:asciiTheme="minorHAnsi" w:eastAsiaTheme="minorEastAsia" w:hAnsiTheme="minorHAnsi" w:cstheme="minorBidi"/>
      <w:kern w:val="2"/>
      <w:sz w:val="21"/>
      <w:szCs w:val="22"/>
    </w:rPr>
  </w:style>
  <w:style w:type="character" w:customStyle="1" w:styleId="afffe">
    <w:name w:val="批注主题 字符"/>
    <w:basedOn w:val="aff0"/>
    <w:link w:val="afffd"/>
    <w:uiPriority w:val="99"/>
    <w:qFormat/>
    <w:rPr>
      <w:rFonts w:asciiTheme="minorHAnsi" w:eastAsiaTheme="minorEastAsia" w:hAnsiTheme="minorHAnsi" w:cstheme="minorBidi"/>
      <w:b/>
      <w:bCs/>
      <w:kern w:val="2"/>
      <w:sz w:val="21"/>
      <w:szCs w:val="22"/>
    </w:rPr>
  </w:style>
  <w:style w:type="character" w:customStyle="1" w:styleId="GB2312">
    <w:name w:val="样式 (中文) 仿宋_GB2312 小四"/>
    <w:qFormat/>
    <w:rPr>
      <w:rFonts w:eastAsia="仿宋_GB2312"/>
      <w:sz w:val="24"/>
    </w:rPr>
  </w:style>
  <w:style w:type="character" w:customStyle="1" w:styleId="afffffa">
    <w:name w:val="本文正文 字符"/>
    <w:link w:val="afffffb"/>
    <w:qFormat/>
    <w:rPr>
      <w:rFonts w:ascii="仿宋_GB2312" w:eastAsia="仿宋_GB2312"/>
      <w:kern w:val="2"/>
      <w:sz w:val="24"/>
      <w:szCs w:val="24"/>
    </w:rPr>
  </w:style>
  <w:style w:type="paragraph" w:customStyle="1" w:styleId="afffffb">
    <w:name w:val="本文正文"/>
    <w:basedOn w:val="af3"/>
    <w:link w:val="afffffa"/>
    <w:qFormat/>
    <w:pPr>
      <w:adjustRightInd w:val="0"/>
      <w:snapToGrid w:val="0"/>
      <w:spacing w:line="360" w:lineRule="auto"/>
      <w:ind w:firstLine="480"/>
    </w:pPr>
    <w:rPr>
      <w:rFonts w:ascii="仿宋_GB2312" w:eastAsia="仿宋_GB2312" w:hAnsi="Times New Roman" w:cs="Times New Roman"/>
      <w:sz w:val="24"/>
      <w:szCs w:val="24"/>
    </w:rPr>
  </w:style>
  <w:style w:type="paragraph" w:customStyle="1" w:styleId="afffffc">
    <w:name w:val="第三级标题"/>
    <w:basedOn w:val="af3"/>
    <w:link w:val="Char8"/>
    <w:qFormat/>
    <w:pPr>
      <w:spacing w:line="360" w:lineRule="auto"/>
      <w:outlineLvl w:val="2"/>
    </w:pPr>
    <w:rPr>
      <w:rFonts w:ascii="宋体" w:eastAsia="宋体" w:hAnsi="宋体" w:cs="Times New Roman"/>
      <w:b/>
      <w:sz w:val="28"/>
      <w:szCs w:val="24"/>
      <w:lang w:val="zh-CN"/>
    </w:rPr>
  </w:style>
  <w:style w:type="character" w:customStyle="1" w:styleId="Char8">
    <w:name w:val="第三级标题 Char"/>
    <w:link w:val="afffffc"/>
    <w:qFormat/>
    <w:rPr>
      <w:rFonts w:ascii="宋体" w:hAnsi="宋体"/>
      <w:b/>
      <w:kern w:val="2"/>
      <w:sz w:val="28"/>
      <w:szCs w:val="24"/>
      <w:lang w:val="zh-CN"/>
    </w:rPr>
  </w:style>
  <w:style w:type="paragraph" w:customStyle="1" w:styleId="afffffd">
    <w:name w:val="第四级标题"/>
    <w:basedOn w:val="4"/>
    <w:link w:val="Char9"/>
    <w:qFormat/>
    <w:pPr>
      <w:keepNext w:val="0"/>
      <w:keepLines w:val="0"/>
      <w:spacing w:before="100" w:beforeAutospacing="1" w:after="100" w:afterAutospacing="1" w:line="360" w:lineRule="auto"/>
    </w:pPr>
    <w:rPr>
      <w:rFonts w:ascii="Times New Roman" w:eastAsia="仿宋" w:hAnsi="Times New Roman" w:cs="Times New Roman"/>
      <w:bCs/>
      <w:sz w:val="24"/>
      <w:szCs w:val="24"/>
      <w:lang w:val="zh-CN"/>
    </w:rPr>
  </w:style>
  <w:style w:type="character" w:customStyle="1" w:styleId="Char9">
    <w:name w:val="第四级标题 Char"/>
    <w:link w:val="afffffd"/>
    <w:qFormat/>
    <w:rPr>
      <w:rFonts w:eastAsia="仿宋"/>
      <w:bCs/>
      <w:iCs/>
      <w:sz w:val="24"/>
      <w:szCs w:val="24"/>
      <w:lang w:val="zh-CN"/>
    </w:rPr>
  </w:style>
  <w:style w:type="character" w:customStyle="1" w:styleId="1Char0">
    <w:name w:val="1正文内容 Char"/>
    <w:link w:val="1c"/>
    <w:qFormat/>
    <w:rPr>
      <w:rFonts w:eastAsia="仿宋_GB2312"/>
      <w:sz w:val="24"/>
      <w:szCs w:val="28"/>
    </w:rPr>
  </w:style>
  <w:style w:type="paragraph" w:customStyle="1" w:styleId="1c">
    <w:name w:val="1正文内容"/>
    <w:basedOn w:val="af3"/>
    <w:link w:val="1Char0"/>
    <w:qFormat/>
    <w:pPr>
      <w:spacing w:afterLines="50" w:line="360" w:lineRule="auto"/>
      <w:ind w:firstLineChars="200" w:firstLine="200"/>
    </w:pPr>
    <w:rPr>
      <w:rFonts w:ascii="Times New Roman" w:eastAsia="仿宋_GB2312" w:hAnsi="Times New Roman" w:cs="Times New Roman"/>
      <w:sz w:val="24"/>
      <w:szCs w:val="28"/>
    </w:rPr>
  </w:style>
  <w:style w:type="paragraph" w:customStyle="1" w:styleId="zhangweicontext">
    <w:name w:val="zhangwei_context"/>
    <w:basedOn w:val="af3"/>
    <w:qFormat/>
    <w:pPr>
      <w:spacing w:line="360" w:lineRule="auto"/>
      <w:ind w:firstLineChars="250" w:firstLine="600"/>
    </w:pPr>
    <w:rPr>
      <w:rFonts w:ascii="宋体" w:eastAsia="仿宋_GB2312" w:hAnsi="宋体" w:cs="Times New Roman"/>
      <w:sz w:val="24"/>
      <w:szCs w:val="24"/>
    </w:rPr>
  </w:style>
  <w:style w:type="character" w:customStyle="1" w:styleId="15">
    <w:name w:val="正文缩进 字符1"/>
    <w:link w:val="af9"/>
    <w:qFormat/>
    <w:rPr>
      <w:kern w:val="2"/>
      <w:sz w:val="24"/>
      <w:szCs w:val="24"/>
    </w:rPr>
  </w:style>
  <w:style w:type="character" w:customStyle="1" w:styleId="TOC10">
    <w:name w:val="TOC 1 字符"/>
    <w:basedOn w:val="af4"/>
    <w:link w:val="TOC1"/>
    <w:uiPriority w:val="39"/>
    <w:qFormat/>
    <w:rPr>
      <w:rFonts w:asciiTheme="minorHAnsi" w:eastAsiaTheme="minorEastAsia" w:hAnsiTheme="minorHAnsi" w:cstheme="minorBidi"/>
      <w:kern w:val="2"/>
      <w:sz w:val="24"/>
      <w:szCs w:val="22"/>
    </w:rPr>
  </w:style>
  <w:style w:type="character" w:customStyle="1" w:styleId="DefaultChar">
    <w:name w:val="Default Char"/>
    <w:link w:val="Default"/>
    <w:qFormat/>
    <w:rPr>
      <w:rFonts w:ascii="宋体" w:hAnsi="Calibri" w:cs="宋体"/>
      <w:color w:val="000000"/>
      <w:sz w:val="24"/>
      <w:szCs w:val="24"/>
    </w:rPr>
  </w:style>
  <w:style w:type="character" w:customStyle="1" w:styleId="1Char">
    <w:name w:val="样式1 Char"/>
    <w:link w:val="1"/>
    <w:qFormat/>
    <w:rPr>
      <w:rFonts w:ascii="楷体_GB2312" w:eastAsia="黑体" w:hAnsi="宋体" w:cstheme="minorBidi"/>
      <w:kern w:val="2"/>
      <w:sz w:val="28"/>
      <w:szCs w:val="22"/>
    </w:rPr>
  </w:style>
  <w:style w:type="character" w:customStyle="1" w:styleId="1Char3">
    <w:name w:val="正文1 Char"/>
    <w:link w:val="1d"/>
    <w:qFormat/>
    <w:rPr>
      <w:rFonts w:ascii="黑体" w:hAnsi="黑体"/>
      <w:sz w:val="24"/>
      <w:szCs w:val="24"/>
    </w:rPr>
  </w:style>
  <w:style w:type="paragraph" w:customStyle="1" w:styleId="1d">
    <w:name w:val="正文1"/>
    <w:basedOn w:val="af3"/>
    <w:link w:val="1Char3"/>
    <w:qFormat/>
    <w:pPr>
      <w:adjustRightInd w:val="0"/>
      <w:snapToGrid w:val="0"/>
      <w:spacing w:after="120"/>
      <w:ind w:firstLineChars="200" w:firstLine="200"/>
    </w:pPr>
    <w:rPr>
      <w:rFonts w:ascii="黑体" w:eastAsia="宋体" w:hAnsi="黑体" w:cs="Times New Roman"/>
      <w:sz w:val="24"/>
      <w:szCs w:val="24"/>
    </w:rPr>
  </w:style>
  <w:style w:type="character" w:customStyle="1" w:styleId="ft67">
    <w:name w:val="ft67"/>
    <w:basedOn w:val="af4"/>
    <w:qFormat/>
  </w:style>
  <w:style w:type="character" w:customStyle="1" w:styleId="ft71">
    <w:name w:val="ft71"/>
    <w:basedOn w:val="af4"/>
    <w:qFormat/>
  </w:style>
  <w:style w:type="character" w:customStyle="1" w:styleId="ft69">
    <w:name w:val="ft69"/>
    <w:basedOn w:val="af4"/>
    <w:qFormat/>
  </w:style>
  <w:style w:type="character" w:customStyle="1" w:styleId="ft81">
    <w:name w:val="ft81"/>
    <w:basedOn w:val="af4"/>
    <w:qFormat/>
  </w:style>
  <w:style w:type="character" w:customStyle="1" w:styleId="ft90">
    <w:name w:val="ft90"/>
    <w:basedOn w:val="af4"/>
    <w:qFormat/>
  </w:style>
  <w:style w:type="character" w:customStyle="1" w:styleId="ft98">
    <w:name w:val="ft98"/>
    <w:basedOn w:val="af4"/>
    <w:qFormat/>
  </w:style>
  <w:style w:type="character" w:customStyle="1" w:styleId="ft104">
    <w:name w:val="ft104"/>
    <w:basedOn w:val="af4"/>
    <w:qFormat/>
  </w:style>
  <w:style w:type="character" w:customStyle="1" w:styleId="ft119">
    <w:name w:val="ft119"/>
    <w:basedOn w:val="af4"/>
    <w:qFormat/>
  </w:style>
  <w:style w:type="character" w:customStyle="1" w:styleId="ft125">
    <w:name w:val="ft125"/>
    <w:basedOn w:val="af4"/>
    <w:qFormat/>
  </w:style>
  <w:style w:type="character" w:customStyle="1" w:styleId="ft136">
    <w:name w:val="ft136"/>
    <w:basedOn w:val="af4"/>
    <w:qFormat/>
  </w:style>
  <w:style w:type="character" w:customStyle="1" w:styleId="ft2">
    <w:name w:val="ft2"/>
    <w:basedOn w:val="af4"/>
    <w:qFormat/>
  </w:style>
  <w:style w:type="character" w:customStyle="1" w:styleId="ft143">
    <w:name w:val="ft143"/>
    <w:basedOn w:val="af4"/>
    <w:qFormat/>
  </w:style>
  <w:style w:type="character" w:customStyle="1" w:styleId="ft105">
    <w:name w:val="ft105"/>
    <w:basedOn w:val="af4"/>
    <w:qFormat/>
  </w:style>
  <w:style w:type="character" w:customStyle="1" w:styleId="ft7">
    <w:name w:val="ft7"/>
    <w:basedOn w:val="af4"/>
    <w:qFormat/>
  </w:style>
  <w:style w:type="paragraph" w:customStyle="1" w:styleId="20">
    <w:name w:val="样式2"/>
    <w:basedOn w:val="af3"/>
    <w:link w:val="2Char"/>
    <w:qFormat/>
    <w:pPr>
      <w:numPr>
        <w:numId w:val="6"/>
      </w:numPr>
      <w:spacing w:before="100" w:beforeAutospacing="1" w:after="100" w:afterAutospacing="1"/>
      <w:ind w:firstLine="0"/>
      <w:outlineLvl w:val="1"/>
    </w:pPr>
    <w:rPr>
      <w:rFonts w:ascii="Times New Roman" w:eastAsia="宋体" w:hAnsi="Times New Roman" w:cs="Times New Roman"/>
      <w:b/>
      <w:sz w:val="24"/>
      <w:szCs w:val="24"/>
      <w:lang w:val="zh-CN"/>
    </w:rPr>
  </w:style>
  <w:style w:type="character" w:customStyle="1" w:styleId="2Char">
    <w:name w:val="样式2 Char"/>
    <w:link w:val="20"/>
    <w:qFormat/>
    <w:rPr>
      <w:b/>
      <w:sz w:val="24"/>
      <w:szCs w:val="24"/>
      <w:lang w:val="zh-CN"/>
    </w:rPr>
  </w:style>
  <w:style w:type="paragraph" w:customStyle="1" w:styleId="afffffe">
    <w:name w:val="第二级标题"/>
    <w:basedOn w:val="13"/>
    <w:link w:val="Chara"/>
    <w:qFormat/>
    <w:pPr>
      <w:keepNext w:val="0"/>
      <w:keepLines w:val="0"/>
      <w:spacing w:beforeLines="50" w:before="156" w:afterLines="50" w:after="156" w:line="360" w:lineRule="auto"/>
      <w:outlineLvl w:val="1"/>
    </w:pPr>
    <w:rPr>
      <w:rFonts w:ascii="仿宋" w:eastAsia="仿宋" w:hAnsi="仿宋" w:cs="宋体"/>
      <w:sz w:val="24"/>
      <w:szCs w:val="24"/>
    </w:rPr>
  </w:style>
  <w:style w:type="character" w:customStyle="1" w:styleId="Chara">
    <w:name w:val="第二级标题 Char"/>
    <w:link w:val="afffffe"/>
    <w:qFormat/>
    <w:rPr>
      <w:rFonts w:ascii="仿宋" w:eastAsia="仿宋" w:hAnsi="仿宋" w:cs="宋体"/>
      <w:color w:val="000000" w:themeColor="text1"/>
      <w:sz w:val="24"/>
      <w:szCs w:val="24"/>
    </w:rPr>
  </w:style>
  <w:style w:type="character" w:customStyle="1" w:styleId="Charb">
    <w:name w:val="题注 Char"/>
    <w:qFormat/>
    <w:rPr>
      <w:rFonts w:ascii="Cambria" w:eastAsia="黑体" w:hAnsi="Cambria" w:cs="Times New Roman"/>
      <w:sz w:val="20"/>
      <w:szCs w:val="20"/>
    </w:rPr>
  </w:style>
  <w:style w:type="character" w:customStyle="1" w:styleId="25">
    <w:name w:val="正文文本缩进 2 字符"/>
    <w:basedOn w:val="af4"/>
    <w:link w:val="24"/>
    <w:uiPriority w:val="99"/>
    <w:qFormat/>
    <w:rPr>
      <w:rFonts w:ascii="Calibri" w:eastAsia="仿宋" w:hAnsi="Calibri"/>
      <w:kern w:val="2"/>
      <w:sz w:val="24"/>
      <w:szCs w:val="22"/>
    </w:rPr>
  </w:style>
  <w:style w:type="paragraph" w:customStyle="1" w:styleId="TOC20">
    <w:name w:val="TOC 标题2"/>
    <w:basedOn w:val="13"/>
    <w:next w:val="af3"/>
    <w:uiPriority w:val="39"/>
    <w:unhideWhenUsed/>
    <w:qFormat/>
    <w:pPr>
      <w:outlineLvl w:val="9"/>
    </w:pPr>
    <w:rPr>
      <w:rFonts w:ascii="Calibri Light" w:eastAsia="宋体" w:hAnsi="Calibri Light" w:cs="Times New Roman"/>
      <w:b/>
      <w:bCs/>
      <w:color w:val="2E74B5"/>
    </w:rPr>
  </w:style>
  <w:style w:type="character" w:customStyle="1" w:styleId="affff0">
    <w:name w:val="正文文本首行缩进 字符"/>
    <w:link w:val="affff"/>
    <w:qFormat/>
  </w:style>
  <w:style w:type="character" w:customStyle="1" w:styleId="1e">
    <w:name w:val="正文首行缩进 字符1"/>
    <w:basedOn w:val="aff2"/>
    <w:uiPriority w:val="99"/>
    <w:semiHidden/>
    <w:qFormat/>
    <w:rPr>
      <w:rFonts w:asciiTheme="minorHAnsi" w:eastAsiaTheme="minorEastAsia" w:hAnsiTheme="minorHAnsi" w:cstheme="minorBidi"/>
      <w:kern w:val="2"/>
      <w:sz w:val="21"/>
      <w:szCs w:val="22"/>
    </w:rPr>
  </w:style>
  <w:style w:type="character" w:customStyle="1" w:styleId="aff7">
    <w:name w:val="纯文本 字符"/>
    <w:basedOn w:val="af4"/>
    <w:link w:val="aff6"/>
    <w:qFormat/>
    <w:rPr>
      <w:rFonts w:ascii="Courier New" w:hAnsi="Courier New"/>
      <w:szCs w:val="24"/>
      <w:lang w:val="zh-CN" w:eastAsia="zh-CN"/>
    </w:rPr>
  </w:style>
  <w:style w:type="character" w:customStyle="1" w:styleId="1f">
    <w:name w:val="纯文本 字符1"/>
    <w:basedOn w:val="af4"/>
    <w:uiPriority w:val="99"/>
    <w:semiHidden/>
    <w:qFormat/>
    <w:rPr>
      <w:rFonts w:asciiTheme="minorEastAsia" w:eastAsiaTheme="minorEastAsia" w:hAnsi="Courier New" w:cs="Courier New"/>
      <w:kern w:val="2"/>
      <w:sz w:val="21"/>
      <w:szCs w:val="22"/>
    </w:rPr>
  </w:style>
  <w:style w:type="paragraph" w:customStyle="1" w:styleId="affffff">
    <w:name w:val="五级新新标题"/>
    <w:basedOn w:val="af3"/>
    <w:link w:val="Charc"/>
    <w:semiHidden/>
    <w:qFormat/>
    <w:pPr>
      <w:spacing w:line="360" w:lineRule="auto"/>
      <w:ind w:firstLineChars="200" w:firstLine="480"/>
    </w:pPr>
    <w:rPr>
      <w:rFonts w:ascii="宋体" w:eastAsia="宋体" w:hAnsi="宋体" w:cs="Times New Roman"/>
      <w:sz w:val="24"/>
      <w:szCs w:val="24"/>
      <w:lang w:val="zh-CN"/>
    </w:rPr>
  </w:style>
  <w:style w:type="character" w:customStyle="1" w:styleId="Charc">
    <w:name w:val="五级新新标题 Char"/>
    <w:link w:val="affffff"/>
    <w:semiHidden/>
    <w:qFormat/>
    <w:rPr>
      <w:rFonts w:ascii="宋体" w:hAnsi="宋体"/>
      <w:sz w:val="24"/>
      <w:szCs w:val="24"/>
      <w:lang w:val="zh-CN" w:eastAsia="zh-CN"/>
    </w:rPr>
  </w:style>
  <w:style w:type="character" w:customStyle="1" w:styleId="CharChar">
    <w:name w:val="招股正文 楷体加粗 Char Char"/>
    <w:link w:val="affffff0"/>
    <w:qFormat/>
    <w:rPr>
      <w:rFonts w:ascii="楷体_GB2312" w:eastAsia="楷体_GB2312" w:hAnsi="宋体" w:cs="宋体"/>
      <w:b/>
      <w:sz w:val="24"/>
      <w:szCs w:val="24"/>
    </w:rPr>
  </w:style>
  <w:style w:type="paragraph" w:customStyle="1" w:styleId="affffff0">
    <w:name w:val="招股正文 楷体加粗"/>
    <w:basedOn w:val="af3"/>
    <w:link w:val="CharChar"/>
    <w:qFormat/>
    <w:pPr>
      <w:spacing w:line="360" w:lineRule="auto"/>
      <w:ind w:firstLineChars="200" w:firstLine="200"/>
    </w:pPr>
    <w:rPr>
      <w:rFonts w:ascii="楷体_GB2312" w:eastAsia="楷体_GB2312" w:hAnsi="宋体" w:cs="宋体"/>
      <w:b/>
      <w:sz w:val="24"/>
      <w:szCs w:val="24"/>
    </w:rPr>
  </w:style>
  <w:style w:type="paragraph" w:customStyle="1" w:styleId="affffff1">
    <w:name w:val="招股正文"/>
    <w:basedOn w:val="af3"/>
    <w:link w:val="Chard"/>
    <w:qFormat/>
    <w:pPr>
      <w:spacing w:line="360" w:lineRule="auto"/>
      <w:ind w:firstLineChars="200" w:firstLine="200"/>
    </w:pPr>
    <w:rPr>
      <w:rFonts w:ascii="宋体" w:eastAsia="宋体" w:hAnsi="Times New Roman" w:cs="Times New Roman"/>
      <w:sz w:val="24"/>
      <w:szCs w:val="24"/>
      <w:lang w:val="zh-CN"/>
    </w:rPr>
  </w:style>
  <w:style w:type="character" w:customStyle="1" w:styleId="Chard">
    <w:name w:val="招股正文 Char"/>
    <w:link w:val="affffff1"/>
    <w:qFormat/>
    <w:rPr>
      <w:rFonts w:ascii="宋体"/>
      <w:sz w:val="24"/>
      <w:szCs w:val="24"/>
      <w:lang w:val="zh-CN" w:eastAsia="zh-CN"/>
    </w:rPr>
  </w:style>
  <w:style w:type="paragraph" w:customStyle="1" w:styleId="025">
    <w:name w:val="招股正文 段前0.25行"/>
    <w:basedOn w:val="af3"/>
    <w:next w:val="affffff1"/>
    <w:link w:val="025CharChar"/>
    <w:qFormat/>
    <w:pPr>
      <w:spacing w:beforeLines="25" w:line="360" w:lineRule="auto"/>
      <w:ind w:firstLineChars="200" w:firstLine="200"/>
    </w:pPr>
    <w:rPr>
      <w:rFonts w:ascii="宋体" w:eastAsia="宋体" w:hAnsi="Times New Roman" w:cs="Times New Roman"/>
      <w:sz w:val="24"/>
      <w:szCs w:val="24"/>
      <w:lang w:val="zh-CN"/>
    </w:rPr>
  </w:style>
  <w:style w:type="character" w:customStyle="1" w:styleId="025CharChar">
    <w:name w:val="招股正文 段前0.25行 Char Char"/>
    <w:link w:val="025"/>
    <w:qFormat/>
    <w:rPr>
      <w:rFonts w:ascii="宋体"/>
      <w:sz w:val="24"/>
      <w:szCs w:val="24"/>
      <w:lang w:val="zh-CN" w:eastAsia="zh-CN"/>
    </w:rPr>
  </w:style>
  <w:style w:type="character" w:customStyle="1" w:styleId="aff9">
    <w:name w:val="日期 字符"/>
    <w:basedOn w:val="af4"/>
    <w:link w:val="aff8"/>
    <w:uiPriority w:val="99"/>
    <w:qFormat/>
    <w:rPr>
      <w:szCs w:val="24"/>
      <w:lang w:val="zh-CN" w:eastAsia="zh-CN"/>
    </w:rPr>
  </w:style>
  <w:style w:type="character" w:customStyle="1" w:styleId="1f0">
    <w:name w:val="日期 字符1"/>
    <w:basedOn w:val="af4"/>
    <w:uiPriority w:val="99"/>
    <w:semiHidden/>
    <w:qFormat/>
    <w:rPr>
      <w:rFonts w:asciiTheme="minorHAnsi" w:eastAsiaTheme="minorEastAsia" w:hAnsiTheme="minorHAnsi" w:cstheme="minorBidi"/>
      <w:kern w:val="2"/>
      <w:sz w:val="21"/>
      <w:szCs w:val="22"/>
    </w:rPr>
  </w:style>
  <w:style w:type="character" w:customStyle="1" w:styleId="35">
    <w:name w:val="正文文本缩进 3 字符"/>
    <w:basedOn w:val="af4"/>
    <w:link w:val="34"/>
    <w:qFormat/>
    <w:rPr>
      <w:sz w:val="28"/>
      <w:szCs w:val="24"/>
      <w:lang w:val="zh-CN" w:eastAsia="zh-CN"/>
    </w:rPr>
  </w:style>
  <w:style w:type="character" w:customStyle="1" w:styleId="310">
    <w:name w:val="正文文本缩进 3 字符1"/>
    <w:basedOn w:val="af4"/>
    <w:uiPriority w:val="99"/>
    <w:semiHidden/>
    <w:qFormat/>
    <w:rPr>
      <w:rFonts w:asciiTheme="minorHAnsi" w:eastAsiaTheme="minorEastAsia" w:hAnsiTheme="minorHAnsi" w:cstheme="minorBidi"/>
      <w:kern w:val="2"/>
      <w:sz w:val="16"/>
      <w:szCs w:val="16"/>
    </w:rPr>
  </w:style>
  <w:style w:type="character" w:customStyle="1" w:styleId="2a">
    <w:name w:val="正文文本首行缩进 2 字符"/>
    <w:basedOn w:val="aff4"/>
    <w:link w:val="29"/>
    <w:qFormat/>
    <w:rPr>
      <w:rFonts w:ascii="Times New Roman" w:eastAsia="仿宋_GB2312" w:hAnsi="Times New Roman" w:cs="Times New Roman"/>
      <w:sz w:val="21"/>
      <w:szCs w:val="24"/>
      <w:lang w:val="zh-CN" w:eastAsia="zh-CN"/>
    </w:rPr>
  </w:style>
  <w:style w:type="character" w:customStyle="1" w:styleId="211">
    <w:name w:val="正文首行缩进 2 字符1"/>
    <w:basedOn w:val="aff4"/>
    <w:uiPriority w:val="99"/>
    <w:semiHidden/>
    <w:qFormat/>
    <w:rPr>
      <w:rFonts w:asciiTheme="minorHAnsi" w:eastAsiaTheme="minorEastAsia" w:hAnsiTheme="minorHAnsi" w:cstheme="minorBidi"/>
      <w:kern w:val="2"/>
      <w:sz w:val="21"/>
      <w:szCs w:val="22"/>
    </w:rPr>
  </w:style>
  <w:style w:type="paragraph" w:customStyle="1" w:styleId="1f1">
    <w:name w:val="无间隔1"/>
    <w:link w:val="affffff2"/>
    <w:uiPriority w:val="1"/>
    <w:qFormat/>
    <w:rPr>
      <w:rFonts w:asciiTheme="minorHAnsi" w:eastAsiaTheme="minorEastAsia" w:hAnsiTheme="minorHAnsi" w:cstheme="minorBidi"/>
      <w:sz w:val="22"/>
      <w:szCs w:val="22"/>
    </w:rPr>
  </w:style>
  <w:style w:type="character" w:customStyle="1" w:styleId="affffff2">
    <w:name w:val="无间隔 字符"/>
    <w:link w:val="1f1"/>
    <w:uiPriority w:val="1"/>
    <w:qFormat/>
  </w:style>
  <w:style w:type="character" w:customStyle="1" w:styleId="1f2">
    <w:name w:val="不明显强调1"/>
    <w:uiPriority w:val="19"/>
    <w:qFormat/>
    <w:rPr>
      <w:rFonts w:eastAsia="宋体" w:cs="Times New Roman"/>
      <w:i/>
      <w:iCs/>
      <w:color w:val="808080"/>
      <w:szCs w:val="22"/>
      <w:lang w:eastAsia="zh-CN"/>
    </w:rPr>
  </w:style>
  <w:style w:type="paragraph" w:customStyle="1" w:styleId="DecimalAligned">
    <w:name w:val="Decimal Aligned"/>
    <w:basedOn w:val="af3"/>
    <w:qFormat/>
    <w:pPr>
      <w:tabs>
        <w:tab w:val="decimal" w:pos="360"/>
      </w:tabs>
      <w:spacing w:after="200" w:line="276" w:lineRule="auto"/>
    </w:pPr>
    <w:rPr>
      <w:rFonts w:ascii="Calibri" w:eastAsia="宋体" w:hAnsi="Calibri" w:cs="Times New Roman"/>
    </w:rPr>
  </w:style>
  <w:style w:type="paragraph" w:customStyle="1" w:styleId="affffff3">
    <w:name w:val="正文首行缩进（绿盟科技）"/>
    <w:basedOn w:val="af3"/>
    <w:link w:val="Chare"/>
    <w:qFormat/>
    <w:pPr>
      <w:spacing w:after="50" w:line="300" w:lineRule="auto"/>
      <w:ind w:firstLineChars="200" w:firstLine="200"/>
    </w:pPr>
    <w:rPr>
      <w:rFonts w:ascii="Arial" w:eastAsia="宋体" w:hAnsi="Arial" w:cs="Times New Roman"/>
      <w:sz w:val="20"/>
      <w:szCs w:val="21"/>
      <w:lang w:val="zh-CN"/>
    </w:rPr>
  </w:style>
  <w:style w:type="character" w:customStyle="1" w:styleId="Chare">
    <w:name w:val="正文首行缩进（绿盟科技） Char"/>
    <w:link w:val="affffff3"/>
    <w:qFormat/>
    <w:rPr>
      <w:rFonts w:ascii="Arial" w:hAnsi="Arial"/>
      <w:szCs w:val="21"/>
      <w:lang w:val="zh-CN" w:eastAsia="zh-CN"/>
    </w:rPr>
  </w:style>
  <w:style w:type="character" w:customStyle="1" w:styleId="HTML0">
    <w:name w:val="HTML 预设格式 字符"/>
    <w:basedOn w:val="af4"/>
    <w:link w:val="HTML"/>
    <w:uiPriority w:val="99"/>
    <w:qFormat/>
    <w:rPr>
      <w:rFonts w:ascii="宋体" w:hAnsi="宋体"/>
      <w:sz w:val="24"/>
      <w:szCs w:val="24"/>
      <w:lang w:val="zh-CN" w:eastAsia="zh-CN"/>
    </w:rPr>
  </w:style>
  <w:style w:type="character" w:customStyle="1" w:styleId="HTML10">
    <w:name w:val="HTML 预设格式 字符1"/>
    <w:basedOn w:val="af4"/>
    <w:uiPriority w:val="99"/>
    <w:semiHidden/>
    <w:qFormat/>
    <w:rPr>
      <w:rFonts w:ascii="Courier New" w:eastAsiaTheme="minorEastAsia" w:hAnsi="Courier New" w:cs="Courier New"/>
      <w:kern w:val="2"/>
    </w:rPr>
  </w:style>
  <w:style w:type="paragraph" w:customStyle="1" w:styleId="bianhao1">
    <w:name w:val="bianhao1"/>
    <w:basedOn w:val="af3"/>
    <w:qFormat/>
    <w:pPr>
      <w:numPr>
        <w:numId w:val="7"/>
      </w:numPr>
      <w:suppressAutoHyphens/>
      <w:spacing w:line="360" w:lineRule="auto"/>
    </w:pPr>
    <w:rPr>
      <w:rFonts w:ascii="Times New Roman" w:eastAsia="宋体" w:hAnsi="Times New Roman" w:cs="Times New Roman"/>
      <w:sz w:val="24"/>
      <w:szCs w:val="24"/>
      <w:lang w:eastAsia="ar-SA"/>
    </w:rPr>
  </w:style>
  <w:style w:type="paragraph" w:customStyle="1" w:styleId="tytytyty">
    <w:name w:val="tytytyty"/>
    <w:basedOn w:val="af3"/>
    <w:link w:val="tytytytyChar"/>
    <w:qFormat/>
    <w:pPr>
      <w:spacing w:line="360" w:lineRule="auto"/>
      <w:ind w:leftChars="171" w:left="359" w:firstLineChars="200" w:firstLine="480"/>
    </w:pPr>
    <w:rPr>
      <w:rFonts w:ascii="Times New Roman" w:eastAsia="宋体" w:hAnsi="Times New Roman" w:cs="Times New Roman"/>
      <w:sz w:val="24"/>
      <w:szCs w:val="24"/>
      <w:lang w:val="zh-CN"/>
    </w:rPr>
  </w:style>
  <w:style w:type="character" w:customStyle="1" w:styleId="tytytytyChar">
    <w:name w:val="tytytyty Char"/>
    <w:link w:val="tytytyty"/>
    <w:qFormat/>
    <w:rPr>
      <w:sz w:val="24"/>
      <w:szCs w:val="24"/>
      <w:lang w:val="zh-CN" w:eastAsia="zh-CN"/>
    </w:rPr>
  </w:style>
  <w:style w:type="paragraph" w:customStyle="1" w:styleId="-">
    <w:name w:val="发改委-正文"/>
    <w:basedOn w:val="af3"/>
    <w:link w:val="-Char"/>
    <w:qFormat/>
    <w:pPr>
      <w:adjustRightInd w:val="0"/>
      <w:snapToGrid w:val="0"/>
      <w:spacing w:line="500" w:lineRule="exact"/>
      <w:ind w:left="210" w:firstLineChars="200" w:firstLine="560"/>
    </w:pPr>
    <w:rPr>
      <w:rFonts w:ascii="Times New Roman" w:eastAsia="宋体" w:hAnsi="Times New Roman" w:cs="Times New Roman"/>
      <w:sz w:val="28"/>
      <w:szCs w:val="28"/>
      <w:lang w:val="zh-CN"/>
    </w:rPr>
  </w:style>
  <w:style w:type="character" w:customStyle="1" w:styleId="-Char">
    <w:name w:val="发改委-正文 Char"/>
    <w:link w:val="-"/>
    <w:qFormat/>
    <w:rPr>
      <w:sz w:val="28"/>
      <w:szCs w:val="28"/>
      <w:lang w:val="zh-CN" w:eastAsia="zh-CN"/>
    </w:rPr>
  </w:style>
  <w:style w:type="paragraph" w:customStyle="1" w:styleId="12">
    <w:name w:val="发改委1级"/>
    <w:basedOn w:val="af3"/>
    <w:qFormat/>
    <w:pPr>
      <w:numPr>
        <w:ilvl w:val="5"/>
        <w:numId w:val="8"/>
      </w:numPr>
      <w:spacing w:before="600" w:line="576" w:lineRule="auto"/>
      <w:ind w:rightChars="50" w:right="140"/>
      <w:contextualSpacing/>
      <w:outlineLvl w:val="0"/>
    </w:pPr>
    <w:rPr>
      <w:rFonts w:ascii="黑体" w:eastAsia="黑体" w:hAnsi="Arial" w:cs="宋体"/>
      <w:b/>
      <w:sz w:val="32"/>
      <w:szCs w:val="28"/>
      <w:lang w:bidi="en-US"/>
    </w:rPr>
  </w:style>
  <w:style w:type="paragraph" w:customStyle="1" w:styleId="2d">
    <w:name w:val="发2级"/>
    <w:basedOn w:val="af3"/>
    <w:qFormat/>
    <w:pPr>
      <w:spacing w:before="200" w:line="415" w:lineRule="auto"/>
      <w:ind w:left="1134" w:rightChars="50" w:right="140" w:hanging="1134"/>
      <w:outlineLvl w:val="1"/>
    </w:pPr>
    <w:rPr>
      <w:rFonts w:ascii="黑体" w:eastAsia="黑体" w:hAnsi="Cambria" w:cs="宋体"/>
      <w:b/>
      <w:bCs/>
      <w:sz w:val="30"/>
      <w:szCs w:val="30"/>
      <w:lang w:bidi="en-US"/>
    </w:rPr>
  </w:style>
  <w:style w:type="paragraph" w:customStyle="1" w:styleId="38">
    <w:name w:val="发3级"/>
    <w:basedOn w:val="af3"/>
    <w:qFormat/>
    <w:pPr>
      <w:tabs>
        <w:tab w:val="left" w:pos="960"/>
      </w:tabs>
      <w:spacing w:before="200" w:line="415" w:lineRule="auto"/>
      <w:ind w:left="425" w:rightChars="50" w:right="140" w:hanging="425"/>
      <w:outlineLvl w:val="2"/>
    </w:pPr>
    <w:rPr>
      <w:rFonts w:ascii="Arial" w:eastAsia="黑体" w:hAnsi="Arial" w:cs="宋体"/>
      <w:b/>
      <w:bCs/>
      <w:sz w:val="28"/>
      <w:szCs w:val="28"/>
      <w:lang w:bidi="en-US"/>
    </w:rPr>
  </w:style>
  <w:style w:type="paragraph" w:customStyle="1" w:styleId="44">
    <w:name w:val="发4级"/>
    <w:basedOn w:val="af3"/>
    <w:link w:val="4Char"/>
    <w:qFormat/>
    <w:pPr>
      <w:spacing w:before="200" w:after="156" w:line="377" w:lineRule="auto"/>
      <w:ind w:left="1134"/>
      <w:outlineLvl w:val="3"/>
    </w:pPr>
    <w:rPr>
      <w:rFonts w:ascii="黑体" w:eastAsia="黑体" w:hAnsi="Cambria" w:cs="Times New Roman"/>
      <w:b/>
      <w:sz w:val="24"/>
      <w:szCs w:val="24"/>
      <w:lang w:val="zh-CN" w:bidi="en-US"/>
    </w:rPr>
  </w:style>
  <w:style w:type="character" w:customStyle="1" w:styleId="4Char">
    <w:name w:val="发4级 Char"/>
    <w:link w:val="44"/>
    <w:qFormat/>
    <w:rPr>
      <w:rFonts w:ascii="黑体" w:eastAsia="黑体" w:hAnsi="Cambria"/>
      <w:b/>
      <w:sz w:val="24"/>
      <w:szCs w:val="24"/>
      <w:lang w:val="zh-CN" w:eastAsia="zh-CN" w:bidi="en-US"/>
    </w:rPr>
  </w:style>
  <w:style w:type="paragraph" w:customStyle="1" w:styleId="50">
    <w:name w:val="发5级"/>
    <w:basedOn w:val="af3"/>
    <w:link w:val="5Char"/>
    <w:qFormat/>
    <w:pPr>
      <w:keepNext/>
      <w:keepLines/>
      <w:numPr>
        <w:ilvl w:val="4"/>
        <w:numId w:val="8"/>
      </w:numPr>
      <w:spacing w:before="280" w:after="156" w:line="377" w:lineRule="auto"/>
      <w:outlineLvl w:val="4"/>
    </w:pPr>
    <w:rPr>
      <w:rFonts w:ascii="Arial" w:eastAsia="黑体" w:hAnsi="Arial" w:cs="Times New Roman"/>
      <w:b/>
      <w:sz w:val="24"/>
      <w:szCs w:val="28"/>
      <w:lang w:val="zh-CN" w:bidi="en-US"/>
    </w:rPr>
  </w:style>
  <w:style w:type="character" w:customStyle="1" w:styleId="5Char">
    <w:name w:val="发5级 Char"/>
    <w:link w:val="50"/>
    <w:qFormat/>
    <w:rPr>
      <w:rFonts w:ascii="Arial" w:eastAsia="黑体" w:hAnsi="Arial"/>
      <w:b/>
      <w:sz w:val="24"/>
      <w:szCs w:val="28"/>
      <w:lang w:val="zh-CN" w:bidi="en-US"/>
    </w:rPr>
  </w:style>
  <w:style w:type="paragraph" w:customStyle="1" w:styleId="63">
    <w:name w:val="发6级"/>
    <w:basedOn w:val="af3"/>
    <w:link w:val="6Char"/>
    <w:qFormat/>
    <w:pPr>
      <w:keepNext/>
      <w:keepLines/>
      <w:spacing w:before="240" w:after="64" w:line="319" w:lineRule="auto"/>
      <w:ind w:left="425" w:hanging="425"/>
      <w:outlineLvl w:val="5"/>
    </w:pPr>
    <w:rPr>
      <w:rFonts w:ascii="Arial" w:eastAsia="黑体" w:hAnsi="Arial" w:cs="Times New Roman"/>
      <w:b/>
      <w:sz w:val="28"/>
      <w:szCs w:val="24"/>
      <w:lang w:val="zh-CN" w:eastAsia="en-US" w:bidi="en-US"/>
    </w:rPr>
  </w:style>
  <w:style w:type="character" w:customStyle="1" w:styleId="6Char">
    <w:name w:val="发6级 Char"/>
    <w:link w:val="63"/>
    <w:qFormat/>
    <w:rPr>
      <w:rFonts w:ascii="Arial" w:eastAsia="黑体" w:hAnsi="Arial"/>
      <w:b/>
      <w:sz w:val="28"/>
      <w:szCs w:val="24"/>
      <w:lang w:val="zh-CN" w:eastAsia="en-US" w:bidi="en-US"/>
    </w:rPr>
  </w:style>
  <w:style w:type="paragraph" w:customStyle="1" w:styleId="affffff4">
    <w:name w:val="发正文"/>
    <w:basedOn w:val="af3"/>
    <w:link w:val="Charf"/>
    <w:qFormat/>
    <w:pPr>
      <w:spacing w:line="520" w:lineRule="exact"/>
      <w:ind w:left="210" w:firstLineChars="200" w:firstLine="560"/>
    </w:pPr>
    <w:rPr>
      <w:rFonts w:ascii="Times New Roman" w:eastAsia="宋体" w:hAnsi="Times New Roman" w:cs="Times New Roman"/>
      <w:sz w:val="28"/>
      <w:szCs w:val="28"/>
      <w:lang w:val="zh-CN"/>
    </w:rPr>
  </w:style>
  <w:style w:type="character" w:customStyle="1" w:styleId="Charf">
    <w:name w:val="发正文 Char"/>
    <w:link w:val="affffff4"/>
    <w:qFormat/>
    <w:rPr>
      <w:sz w:val="28"/>
      <w:szCs w:val="28"/>
      <w:lang w:val="zh-CN" w:eastAsia="zh-CN"/>
    </w:rPr>
  </w:style>
  <w:style w:type="paragraph" w:customStyle="1" w:styleId="a2">
    <w:name w:val="发图标题"/>
    <w:basedOn w:val="1b"/>
    <w:link w:val="Charf0"/>
    <w:qFormat/>
    <w:pPr>
      <w:numPr>
        <w:numId w:val="9"/>
      </w:numPr>
      <w:ind w:left="0" w:firstLine="420"/>
    </w:pPr>
  </w:style>
  <w:style w:type="character" w:customStyle="1" w:styleId="Charf0">
    <w:name w:val="发图标题 Char"/>
    <w:link w:val="a2"/>
    <w:qFormat/>
    <w:rPr>
      <w:rFonts w:asciiTheme="minorHAnsi" w:eastAsiaTheme="minorEastAsia" w:hAnsiTheme="minorHAnsi" w:cstheme="minorBidi"/>
      <w:sz w:val="22"/>
      <w:szCs w:val="22"/>
    </w:rPr>
  </w:style>
  <w:style w:type="paragraph" w:customStyle="1" w:styleId="af2">
    <w:name w:val="发表标题"/>
    <w:basedOn w:val="1b"/>
    <w:link w:val="Charf1"/>
    <w:qFormat/>
    <w:pPr>
      <w:numPr>
        <w:numId w:val="10"/>
      </w:numPr>
      <w:ind w:left="0" w:firstLine="420"/>
    </w:pPr>
  </w:style>
  <w:style w:type="character" w:customStyle="1" w:styleId="Charf1">
    <w:name w:val="发表标题 Char"/>
    <w:link w:val="af2"/>
    <w:qFormat/>
    <w:rPr>
      <w:rFonts w:asciiTheme="minorHAnsi" w:eastAsiaTheme="minorEastAsia" w:hAnsiTheme="minorHAnsi" w:cstheme="minorBidi"/>
      <w:sz w:val="22"/>
      <w:szCs w:val="22"/>
    </w:rPr>
  </w:style>
  <w:style w:type="paragraph" w:customStyle="1" w:styleId="ac">
    <w:name w:val="章标题"/>
    <w:next w:val="af3"/>
    <w:qFormat/>
    <w:pPr>
      <w:numPr>
        <w:ilvl w:val="2"/>
        <w:numId w:val="11"/>
      </w:numPr>
      <w:tabs>
        <w:tab w:val="clear" w:pos="720"/>
        <w:tab w:val="left" w:pos="360"/>
        <w:tab w:val="left" w:pos="420"/>
      </w:tabs>
      <w:spacing w:beforeLines="50" w:afterLines="50" w:after="160" w:line="259" w:lineRule="auto"/>
      <w:jc w:val="both"/>
      <w:outlineLvl w:val="1"/>
    </w:pPr>
    <w:rPr>
      <w:rFonts w:ascii="黑体" w:eastAsia="黑体" w:hAnsiTheme="minorHAnsi" w:cstheme="minorBidi"/>
      <w:b/>
      <w:kern w:val="2"/>
      <w:sz w:val="21"/>
      <w:szCs w:val="24"/>
    </w:rPr>
  </w:style>
  <w:style w:type="paragraph" w:customStyle="1" w:styleId="affffff5">
    <w:name w:val="文档正文"/>
    <w:basedOn w:val="af3"/>
    <w:link w:val="Char10"/>
    <w:qFormat/>
    <w:pPr>
      <w:adjustRightInd w:val="0"/>
      <w:spacing w:beforeLines="50" w:line="360" w:lineRule="auto"/>
      <w:ind w:firstLine="420"/>
      <w:textAlignment w:val="baseline"/>
    </w:pPr>
    <w:rPr>
      <w:rFonts w:ascii="Arial" w:eastAsia="宋体" w:hAnsi="Times New Roman" w:cs="Times New Roman"/>
      <w:sz w:val="24"/>
      <w:szCs w:val="24"/>
      <w:lang w:val="en-GB"/>
    </w:rPr>
  </w:style>
  <w:style w:type="character" w:customStyle="1" w:styleId="Char10">
    <w:name w:val="文档正文 Char1"/>
    <w:link w:val="affffff5"/>
    <w:qFormat/>
    <w:rPr>
      <w:rFonts w:ascii="Arial"/>
      <w:sz w:val="24"/>
      <w:szCs w:val="24"/>
      <w:lang w:val="en-GB" w:eastAsia="zh-CN"/>
    </w:rPr>
  </w:style>
  <w:style w:type="paragraph" w:customStyle="1" w:styleId="a4">
    <w:name w:val="列项——（一级）"/>
    <w:qFormat/>
    <w:pPr>
      <w:widowControl w:val="0"/>
      <w:numPr>
        <w:ilvl w:val="1"/>
        <w:numId w:val="12"/>
      </w:numPr>
      <w:tabs>
        <w:tab w:val="clear" w:pos="760"/>
      </w:tabs>
      <w:spacing w:after="160" w:line="259" w:lineRule="auto"/>
      <w:ind w:left="833" w:hanging="408"/>
      <w:jc w:val="both"/>
    </w:pPr>
    <w:rPr>
      <w:rFonts w:ascii="宋体" w:eastAsiaTheme="minorEastAsia" w:hAnsiTheme="minorHAnsi" w:cstheme="minorBidi"/>
      <w:kern w:val="2"/>
      <w:sz w:val="21"/>
      <w:szCs w:val="24"/>
    </w:rPr>
  </w:style>
  <w:style w:type="paragraph" w:customStyle="1" w:styleId="a7">
    <w:name w:val="数字编号列项（二级）"/>
    <w:qFormat/>
    <w:pPr>
      <w:numPr>
        <w:ilvl w:val="1"/>
        <w:numId w:val="13"/>
      </w:numPr>
      <w:spacing w:after="160" w:line="259" w:lineRule="auto"/>
      <w:jc w:val="both"/>
    </w:pPr>
    <w:rPr>
      <w:rFonts w:ascii="宋体" w:eastAsiaTheme="minorEastAsia" w:hAnsiTheme="minorHAnsi" w:cstheme="minorBidi"/>
      <w:kern w:val="2"/>
      <w:sz w:val="21"/>
      <w:szCs w:val="24"/>
    </w:rPr>
  </w:style>
  <w:style w:type="paragraph" w:customStyle="1" w:styleId="a">
    <w:name w:val="注："/>
    <w:next w:val="afff3"/>
    <w:qFormat/>
    <w:pPr>
      <w:widowControl w:val="0"/>
      <w:numPr>
        <w:numId w:val="14"/>
      </w:numPr>
      <w:autoSpaceDE w:val="0"/>
      <w:autoSpaceDN w:val="0"/>
      <w:spacing w:after="160" w:line="259" w:lineRule="auto"/>
      <w:ind w:left="726" w:hanging="363"/>
      <w:jc w:val="both"/>
    </w:pPr>
    <w:rPr>
      <w:rFonts w:ascii="宋体" w:eastAsiaTheme="minorEastAsia" w:hAnsiTheme="minorHAnsi" w:cstheme="minorBidi"/>
      <w:kern w:val="2"/>
      <w:sz w:val="18"/>
      <w:szCs w:val="18"/>
    </w:rPr>
  </w:style>
  <w:style w:type="paragraph" w:customStyle="1" w:styleId="a5">
    <w:name w:val="列项◆（三级）"/>
    <w:basedOn w:val="af3"/>
    <w:qFormat/>
    <w:pPr>
      <w:numPr>
        <w:ilvl w:val="2"/>
        <w:numId w:val="12"/>
      </w:numPr>
    </w:pPr>
    <w:rPr>
      <w:rFonts w:ascii="宋体" w:eastAsia="宋体" w:hAnsi="Times New Roman" w:cs="Times New Roman"/>
      <w:szCs w:val="21"/>
    </w:rPr>
  </w:style>
  <w:style w:type="paragraph" w:customStyle="1" w:styleId="a8">
    <w:name w:val="编号列项（三级）"/>
    <w:qFormat/>
    <w:pPr>
      <w:numPr>
        <w:ilvl w:val="2"/>
        <w:numId w:val="13"/>
      </w:numPr>
      <w:spacing w:after="160" w:line="259" w:lineRule="auto"/>
    </w:pPr>
    <w:rPr>
      <w:rFonts w:ascii="宋体" w:eastAsiaTheme="minorEastAsia" w:hAnsiTheme="minorHAnsi" w:cstheme="minorBidi"/>
      <w:kern w:val="2"/>
      <w:sz w:val="21"/>
      <w:szCs w:val="24"/>
    </w:rPr>
  </w:style>
  <w:style w:type="paragraph" w:customStyle="1" w:styleId="affffff6">
    <w:name w:val="示例×："/>
    <w:basedOn w:val="ac"/>
    <w:qFormat/>
    <w:pPr>
      <w:numPr>
        <w:ilvl w:val="0"/>
        <w:numId w:val="0"/>
      </w:numPr>
      <w:spacing w:beforeLines="0" w:afterLines="0"/>
      <w:outlineLvl w:val="9"/>
    </w:pPr>
    <w:rPr>
      <w:rFonts w:ascii="宋体" w:eastAsia="宋体"/>
      <w:b w:val="0"/>
      <w:sz w:val="18"/>
      <w:szCs w:val="18"/>
    </w:rPr>
  </w:style>
  <w:style w:type="paragraph" w:customStyle="1" w:styleId="a1">
    <w:name w:val="注×：（正文）"/>
    <w:qFormat/>
    <w:pPr>
      <w:numPr>
        <w:numId w:val="15"/>
      </w:numPr>
      <w:spacing w:after="160" w:line="259" w:lineRule="auto"/>
      <w:jc w:val="both"/>
    </w:pPr>
    <w:rPr>
      <w:rFonts w:ascii="宋体" w:eastAsiaTheme="minorEastAsia" w:hAnsiTheme="minorHAnsi" w:cstheme="minorBidi"/>
      <w:kern w:val="2"/>
      <w:sz w:val="18"/>
      <w:szCs w:val="18"/>
    </w:rPr>
  </w:style>
  <w:style w:type="paragraph" w:customStyle="1" w:styleId="ad">
    <w:name w:val="附录标识"/>
    <w:basedOn w:val="af3"/>
    <w:next w:val="afff3"/>
    <w:qFormat/>
    <w:pPr>
      <w:keepNext/>
      <w:numPr>
        <w:numId w:val="16"/>
      </w:numPr>
      <w:shd w:val="clear" w:color="FFFFFF" w:fill="FFFFFF"/>
      <w:tabs>
        <w:tab w:val="left" w:pos="360"/>
        <w:tab w:val="left" w:pos="6405"/>
      </w:tabs>
      <w:spacing w:before="640" w:after="280"/>
      <w:jc w:val="center"/>
      <w:outlineLvl w:val="0"/>
    </w:pPr>
    <w:rPr>
      <w:rFonts w:ascii="黑体" w:eastAsia="黑体" w:hAnsi="Times New Roman" w:cs="Times New Roman"/>
      <w:szCs w:val="24"/>
    </w:rPr>
  </w:style>
  <w:style w:type="paragraph" w:customStyle="1" w:styleId="aa">
    <w:name w:val="附录表标号"/>
    <w:basedOn w:val="af3"/>
    <w:next w:val="afff3"/>
    <w:qFormat/>
    <w:pPr>
      <w:numPr>
        <w:ilvl w:val="1"/>
        <w:numId w:val="17"/>
      </w:numPr>
      <w:spacing w:line="14" w:lineRule="exact"/>
      <w:ind w:left="811" w:hanging="448"/>
      <w:jc w:val="center"/>
      <w:outlineLvl w:val="0"/>
    </w:pPr>
    <w:rPr>
      <w:rFonts w:ascii="Times New Roman" w:eastAsia="宋体" w:hAnsi="Times New Roman" w:cs="Times New Roman"/>
      <w:color w:val="FFFFFF"/>
      <w:szCs w:val="24"/>
    </w:rPr>
  </w:style>
  <w:style w:type="paragraph" w:customStyle="1" w:styleId="affffff7">
    <w:name w:val="附录公式"/>
    <w:basedOn w:val="afff3"/>
    <w:next w:val="afff3"/>
    <w:link w:val="Charf2"/>
    <w:qFormat/>
    <w:rPr>
      <w:kern w:val="2"/>
    </w:rPr>
  </w:style>
  <w:style w:type="character" w:customStyle="1" w:styleId="Charf2">
    <w:name w:val="附录公式 Char"/>
    <w:link w:val="affffff7"/>
    <w:qFormat/>
    <w:rPr>
      <w:rFonts w:ascii="宋体"/>
      <w:kern w:val="2"/>
      <w:sz w:val="21"/>
      <w:szCs w:val="22"/>
    </w:rPr>
  </w:style>
  <w:style w:type="paragraph" w:customStyle="1" w:styleId="affffff8">
    <w:name w:val="附录公式编号制表符"/>
    <w:basedOn w:val="af3"/>
    <w:next w:val="afff3"/>
    <w:qFormat/>
    <w:pPr>
      <w:tabs>
        <w:tab w:val="center" w:pos="4201"/>
        <w:tab w:val="right" w:leader="dot" w:pos="9298"/>
      </w:tabs>
      <w:autoSpaceDE w:val="0"/>
      <w:autoSpaceDN w:val="0"/>
    </w:pPr>
    <w:rPr>
      <w:rFonts w:ascii="宋体" w:eastAsia="宋体" w:hAnsi="Times New Roman" w:cs="Times New Roman"/>
      <w:szCs w:val="24"/>
    </w:rPr>
  </w:style>
  <w:style w:type="paragraph" w:customStyle="1" w:styleId="af1">
    <w:name w:val="附录数字编号列项（二级）"/>
    <w:qFormat/>
    <w:pPr>
      <w:numPr>
        <w:ilvl w:val="1"/>
        <w:numId w:val="18"/>
      </w:numPr>
      <w:spacing w:after="160" w:line="259" w:lineRule="auto"/>
    </w:pPr>
    <w:rPr>
      <w:rFonts w:ascii="宋体" w:eastAsiaTheme="minorEastAsia" w:hAnsiTheme="minorHAnsi" w:cstheme="minorBidi"/>
      <w:kern w:val="2"/>
      <w:sz w:val="21"/>
      <w:szCs w:val="24"/>
    </w:rPr>
  </w:style>
  <w:style w:type="paragraph" w:customStyle="1" w:styleId="a3">
    <w:name w:val="附录图标号"/>
    <w:basedOn w:val="af3"/>
    <w:qFormat/>
    <w:pPr>
      <w:keepNext/>
      <w:pageBreakBefore/>
      <w:numPr>
        <w:ilvl w:val="1"/>
        <w:numId w:val="19"/>
      </w:numPr>
      <w:spacing w:line="14" w:lineRule="exact"/>
      <w:ind w:left="0" w:firstLine="363"/>
      <w:jc w:val="center"/>
      <w:outlineLvl w:val="0"/>
    </w:pPr>
    <w:rPr>
      <w:rFonts w:ascii="Times New Roman" w:eastAsia="宋体" w:hAnsi="Times New Roman" w:cs="Times New Roman"/>
      <w:color w:val="FFFFFF"/>
      <w:szCs w:val="24"/>
    </w:rPr>
  </w:style>
  <w:style w:type="paragraph" w:customStyle="1" w:styleId="ae">
    <w:name w:val="附录章标题"/>
    <w:next w:val="afff3"/>
    <w:qFormat/>
    <w:pPr>
      <w:numPr>
        <w:ilvl w:val="2"/>
        <w:numId w:val="16"/>
      </w:numPr>
      <w:wordWrap w:val="0"/>
      <w:overflowPunct w:val="0"/>
      <w:autoSpaceDE w:val="0"/>
      <w:spacing w:beforeLines="100" w:afterLines="100" w:after="160" w:line="259" w:lineRule="auto"/>
      <w:jc w:val="both"/>
      <w:textAlignment w:val="baseline"/>
      <w:outlineLvl w:val="1"/>
    </w:pPr>
    <w:rPr>
      <w:rFonts w:ascii="黑体" w:eastAsia="黑体" w:hAnsiTheme="minorHAnsi" w:cstheme="minorBidi"/>
      <w:kern w:val="21"/>
      <w:sz w:val="21"/>
      <w:szCs w:val="24"/>
    </w:rPr>
  </w:style>
  <w:style w:type="paragraph" w:customStyle="1" w:styleId="af0">
    <w:name w:val="附录字母编号列项（一级）"/>
    <w:qFormat/>
    <w:pPr>
      <w:numPr>
        <w:numId w:val="18"/>
      </w:numPr>
      <w:spacing w:after="160" w:line="259" w:lineRule="auto"/>
    </w:pPr>
    <w:rPr>
      <w:rFonts w:ascii="宋体" w:eastAsiaTheme="minorEastAsia" w:hAnsiTheme="minorHAnsi" w:cstheme="minorBidi"/>
      <w:kern w:val="2"/>
      <w:sz w:val="21"/>
      <w:szCs w:val="24"/>
    </w:rPr>
  </w:style>
  <w:style w:type="paragraph" w:customStyle="1" w:styleId="affffff9">
    <w:name w:val="示例后文字"/>
    <w:basedOn w:val="afff3"/>
    <w:next w:val="afff3"/>
    <w:qFormat/>
    <w:pPr>
      <w:ind w:firstLine="360"/>
    </w:pPr>
    <w:rPr>
      <w:kern w:val="2"/>
      <w:sz w:val="18"/>
    </w:rPr>
  </w:style>
  <w:style w:type="paragraph" w:customStyle="1" w:styleId="affffffa">
    <w:name w:val="首示例"/>
    <w:next w:val="afff3"/>
    <w:link w:val="Charf3"/>
    <w:qFormat/>
    <w:pPr>
      <w:tabs>
        <w:tab w:val="left" w:pos="360"/>
        <w:tab w:val="left" w:pos="1260"/>
      </w:tabs>
      <w:spacing w:after="160" w:line="259" w:lineRule="auto"/>
      <w:ind w:left="1260"/>
    </w:pPr>
    <w:rPr>
      <w:rFonts w:ascii="宋体" w:eastAsiaTheme="minorEastAsia" w:hAnsi="宋体" w:cstheme="minorBidi"/>
      <w:kern w:val="2"/>
      <w:sz w:val="18"/>
      <w:szCs w:val="18"/>
    </w:rPr>
  </w:style>
  <w:style w:type="character" w:customStyle="1" w:styleId="Charf3">
    <w:name w:val="首示例 Char"/>
    <w:link w:val="affffffa"/>
    <w:qFormat/>
    <w:rPr>
      <w:rFonts w:ascii="宋体" w:hAnsi="宋体"/>
      <w:kern w:val="2"/>
      <w:sz w:val="18"/>
      <w:szCs w:val="18"/>
    </w:rPr>
  </w:style>
  <w:style w:type="paragraph" w:customStyle="1" w:styleId="a0">
    <w:name w:val="四级无"/>
    <w:basedOn w:val="affffffb"/>
    <w:qFormat/>
    <w:pPr>
      <w:numPr>
        <w:numId w:val="20"/>
      </w:numPr>
      <w:ind w:rightChars="0" w:right="0" w:firstLine="0"/>
    </w:pPr>
    <w:rPr>
      <w:rFonts w:ascii="宋体" w:eastAsia="宋体"/>
      <w:b w:val="0"/>
      <w:color w:val="auto"/>
      <w:szCs w:val="21"/>
    </w:rPr>
  </w:style>
  <w:style w:type="paragraph" w:customStyle="1" w:styleId="affffffb">
    <w:name w:val="四级条标题"/>
    <w:basedOn w:val="affffffc"/>
    <w:next w:val="af3"/>
    <w:qFormat/>
    <w:pPr>
      <w:tabs>
        <w:tab w:val="left" w:pos="1155"/>
      </w:tabs>
      <w:ind w:rightChars="100" w:right="210"/>
      <w:outlineLvl w:val="5"/>
    </w:pPr>
  </w:style>
  <w:style w:type="paragraph" w:customStyle="1" w:styleId="affffffc">
    <w:name w:val="三级条标题"/>
    <w:basedOn w:val="affffffd"/>
    <w:next w:val="af3"/>
    <w:qFormat/>
    <w:pPr>
      <w:outlineLvl w:val="4"/>
    </w:pPr>
  </w:style>
  <w:style w:type="paragraph" w:customStyle="1" w:styleId="affffffd">
    <w:name w:val="二级条标题"/>
    <w:basedOn w:val="affffffe"/>
    <w:next w:val="af3"/>
    <w:qFormat/>
    <w:pPr>
      <w:outlineLvl w:val="3"/>
    </w:pPr>
  </w:style>
  <w:style w:type="paragraph" w:customStyle="1" w:styleId="affffffe">
    <w:name w:val="一级条标题"/>
    <w:basedOn w:val="af3"/>
    <w:next w:val="af3"/>
    <w:qFormat/>
    <w:pPr>
      <w:tabs>
        <w:tab w:val="left" w:pos="525"/>
        <w:tab w:val="left" w:pos="720"/>
      </w:tabs>
      <w:outlineLvl w:val="2"/>
    </w:pPr>
    <w:rPr>
      <w:rFonts w:ascii="黑体" w:eastAsia="黑体" w:hAnsi="Times New Roman" w:cs="Times New Roman"/>
      <w:b/>
      <w:color w:val="000000"/>
      <w:szCs w:val="24"/>
    </w:rPr>
  </w:style>
  <w:style w:type="paragraph" w:customStyle="1" w:styleId="afffffff">
    <w:name w:val="图的脚注"/>
    <w:next w:val="afff3"/>
    <w:qFormat/>
    <w:pPr>
      <w:widowControl w:val="0"/>
      <w:spacing w:after="160" w:line="259" w:lineRule="auto"/>
      <w:ind w:leftChars="200" w:left="840" w:hangingChars="200" w:hanging="420"/>
      <w:jc w:val="both"/>
    </w:pPr>
    <w:rPr>
      <w:rFonts w:ascii="宋体" w:eastAsiaTheme="minorEastAsia" w:hAnsiTheme="minorHAnsi" w:cstheme="minorBidi"/>
      <w:kern w:val="2"/>
      <w:sz w:val="18"/>
      <w:szCs w:val="24"/>
    </w:rPr>
  </w:style>
  <w:style w:type="character" w:customStyle="1" w:styleId="affb">
    <w:name w:val="尾注文本 字符"/>
    <w:basedOn w:val="af4"/>
    <w:link w:val="affa"/>
    <w:qFormat/>
    <w:rPr>
      <w:szCs w:val="24"/>
      <w:lang w:val="zh-CN" w:eastAsia="zh-CN"/>
    </w:rPr>
  </w:style>
  <w:style w:type="character" w:customStyle="1" w:styleId="1f3">
    <w:name w:val="尾注文本 字符1"/>
    <w:basedOn w:val="af4"/>
    <w:uiPriority w:val="99"/>
    <w:semiHidden/>
    <w:qFormat/>
    <w:rPr>
      <w:rFonts w:asciiTheme="minorHAnsi" w:eastAsiaTheme="minorEastAsia" w:hAnsiTheme="minorHAnsi" w:cstheme="minorBidi"/>
      <w:kern w:val="2"/>
      <w:sz w:val="21"/>
      <w:szCs w:val="22"/>
    </w:rPr>
  </w:style>
  <w:style w:type="paragraph" w:customStyle="1" w:styleId="afffffff0">
    <w:name w:val="正文公式编号制表符"/>
    <w:basedOn w:val="afff3"/>
    <w:next w:val="afff3"/>
    <w:qFormat/>
    <w:pPr>
      <w:ind w:firstLineChars="0" w:firstLine="0"/>
    </w:pPr>
    <w:rPr>
      <w:kern w:val="2"/>
    </w:rPr>
  </w:style>
  <w:style w:type="paragraph" w:customStyle="1" w:styleId="ab">
    <w:name w:val="正文图标题"/>
    <w:next w:val="afff3"/>
    <w:qFormat/>
    <w:pPr>
      <w:numPr>
        <w:numId w:val="21"/>
      </w:numPr>
      <w:tabs>
        <w:tab w:val="left" w:pos="360"/>
      </w:tabs>
      <w:spacing w:beforeLines="50" w:afterLines="50" w:after="160" w:line="259" w:lineRule="auto"/>
      <w:jc w:val="center"/>
    </w:pPr>
    <w:rPr>
      <w:rFonts w:ascii="黑体" w:eastAsia="黑体" w:hAnsiTheme="minorHAnsi" w:cstheme="minorBidi"/>
      <w:kern w:val="2"/>
      <w:sz w:val="21"/>
      <w:szCs w:val="24"/>
    </w:rPr>
  </w:style>
  <w:style w:type="paragraph" w:customStyle="1" w:styleId="a9">
    <w:name w:val="其他发布日期"/>
    <w:basedOn w:val="afffffff1"/>
    <w:qFormat/>
    <w:pPr>
      <w:framePr w:wrap="around" w:vAnchor="page" w:hAnchor="text" w:x="1419"/>
      <w:numPr>
        <w:numId w:val="22"/>
      </w:numPr>
    </w:pPr>
  </w:style>
  <w:style w:type="paragraph" w:customStyle="1" w:styleId="afffffff1">
    <w:name w:val="发布日期"/>
    <w:qFormat/>
    <w:pPr>
      <w:framePr w:w="3997" w:h="471" w:hRule="exact" w:vSpace="181" w:wrap="around" w:hAnchor="page" w:x="7089" w:y="14097" w:anchorLock="1"/>
      <w:spacing w:after="160" w:line="259" w:lineRule="auto"/>
    </w:pPr>
    <w:rPr>
      <w:rFonts w:asciiTheme="minorHAnsi" w:eastAsia="黑体" w:hAnsiTheme="minorHAnsi" w:cstheme="minorBidi"/>
      <w:kern w:val="2"/>
      <w:sz w:val="28"/>
      <w:szCs w:val="24"/>
    </w:rPr>
  </w:style>
  <w:style w:type="character" w:customStyle="1" w:styleId="27">
    <w:name w:val="正文文本 2 字符"/>
    <w:basedOn w:val="af4"/>
    <w:link w:val="26"/>
    <w:qFormat/>
    <w:rPr>
      <w:rFonts w:ascii="楷体_GB2312" w:eastAsia="楷体_GB2312"/>
      <w:color w:val="000000"/>
      <w:sz w:val="28"/>
      <w:szCs w:val="24"/>
      <w:lang w:val="zh-CN" w:eastAsia="zh-CN"/>
    </w:rPr>
  </w:style>
  <w:style w:type="character" w:customStyle="1" w:styleId="212">
    <w:name w:val="正文文本 2 字符1"/>
    <w:basedOn w:val="af4"/>
    <w:uiPriority w:val="99"/>
    <w:semiHidden/>
    <w:qFormat/>
    <w:rPr>
      <w:rFonts w:asciiTheme="minorHAnsi" w:eastAsiaTheme="minorEastAsia" w:hAnsiTheme="minorHAnsi" w:cstheme="minorBidi"/>
      <w:kern w:val="2"/>
      <w:sz w:val="21"/>
      <w:szCs w:val="22"/>
    </w:rPr>
  </w:style>
  <w:style w:type="character" w:customStyle="1" w:styleId="af8">
    <w:name w:val="注释标题 字符"/>
    <w:basedOn w:val="af4"/>
    <w:link w:val="af7"/>
    <w:qFormat/>
    <w:rPr>
      <w:kern w:val="2"/>
      <w:sz w:val="21"/>
      <w:szCs w:val="24"/>
    </w:rPr>
  </w:style>
  <w:style w:type="character" w:customStyle="1" w:styleId="1f4">
    <w:name w:val="注释标题 字符1"/>
    <w:basedOn w:val="af4"/>
    <w:uiPriority w:val="99"/>
    <w:semiHidden/>
    <w:qFormat/>
    <w:rPr>
      <w:rFonts w:asciiTheme="minorHAnsi" w:eastAsiaTheme="minorEastAsia" w:hAnsiTheme="minorHAnsi" w:cstheme="minorBidi"/>
      <w:kern w:val="2"/>
      <w:sz w:val="21"/>
      <w:szCs w:val="22"/>
    </w:rPr>
  </w:style>
  <w:style w:type="character" w:customStyle="1" w:styleId="07420Char">
    <w:name w:val="样式 小四 首行缩进:  0.74 厘米 行距: 固定值 20 磅 Char"/>
    <w:link w:val="07420"/>
    <w:qFormat/>
    <w:rPr>
      <w:rFonts w:cs="宋体"/>
      <w:sz w:val="24"/>
    </w:rPr>
  </w:style>
  <w:style w:type="paragraph" w:customStyle="1" w:styleId="07420">
    <w:name w:val="样式 小四 首行缩进:  0.74 厘米 行距: 固定值 20 磅"/>
    <w:basedOn w:val="af3"/>
    <w:link w:val="07420Char"/>
    <w:qFormat/>
    <w:pPr>
      <w:spacing w:line="400" w:lineRule="exact"/>
      <w:ind w:firstLine="454"/>
    </w:pPr>
    <w:rPr>
      <w:rFonts w:ascii="Times New Roman" w:eastAsia="宋体" w:hAnsi="Times New Roman" w:cs="宋体"/>
      <w:sz w:val="24"/>
      <w:szCs w:val="20"/>
    </w:rPr>
  </w:style>
  <w:style w:type="paragraph" w:customStyle="1" w:styleId="afffffff2">
    <w:name w:val="无标题条"/>
    <w:next w:val="afff3"/>
    <w:qFormat/>
    <w:pPr>
      <w:spacing w:after="160" w:line="259" w:lineRule="auto"/>
      <w:jc w:val="both"/>
    </w:pPr>
    <w:rPr>
      <w:rFonts w:asciiTheme="minorHAnsi" w:eastAsiaTheme="minorEastAsia" w:hAnsiTheme="minorHAnsi" w:cstheme="minorBidi"/>
      <w:kern w:val="2"/>
      <w:sz w:val="21"/>
      <w:szCs w:val="24"/>
    </w:rPr>
  </w:style>
  <w:style w:type="character" w:customStyle="1" w:styleId="1f5">
    <w:name w:val="明显参考1"/>
    <w:uiPriority w:val="32"/>
    <w:qFormat/>
    <w:rPr>
      <w:b/>
      <w:bCs/>
      <w:smallCaps/>
      <w:color w:val="C0504D"/>
      <w:spacing w:val="5"/>
      <w:u w:val="single"/>
    </w:rPr>
  </w:style>
  <w:style w:type="paragraph" w:customStyle="1" w:styleId="311">
    <w:name w:val="论文正文 3.1"/>
    <w:basedOn w:val="af3"/>
    <w:link w:val="31Char"/>
    <w:qFormat/>
    <w:pPr>
      <w:autoSpaceDE w:val="0"/>
      <w:autoSpaceDN w:val="0"/>
      <w:adjustRightInd w:val="0"/>
      <w:spacing w:after="120" w:line="400" w:lineRule="exact"/>
      <w:ind w:firstLineChars="200" w:firstLine="200"/>
    </w:pPr>
    <w:rPr>
      <w:rFonts w:ascii="宋体" w:eastAsia="宋体" w:hAnsi="Calibri" w:cs="宋体"/>
      <w:sz w:val="24"/>
      <w:szCs w:val="24"/>
    </w:rPr>
  </w:style>
  <w:style w:type="character" w:customStyle="1" w:styleId="31Char">
    <w:name w:val="论文正文 3.1 Char"/>
    <w:link w:val="311"/>
    <w:qFormat/>
    <w:rPr>
      <w:rFonts w:ascii="宋体" w:hAnsi="Calibri" w:cs="宋体"/>
      <w:sz w:val="24"/>
      <w:szCs w:val="24"/>
    </w:rPr>
  </w:style>
  <w:style w:type="paragraph" w:customStyle="1" w:styleId="11">
    <w:name w:val="论文项目编号 1"/>
    <w:basedOn w:val="21"/>
    <w:qFormat/>
    <w:pPr>
      <w:numPr>
        <w:ilvl w:val="0"/>
        <w:numId w:val="23"/>
      </w:numPr>
      <w:spacing w:before="0" w:after="120" w:line="400" w:lineRule="exact"/>
      <w:outlineLvl w:val="9"/>
    </w:pPr>
    <w:rPr>
      <w:rFonts w:ascii="Times New Roman" w:eastAsia="宋体" w:hAnsi="Times New Roman" w:cs="Times New Roman"/>
      <w:b/>
      <w:sz w:val="24"/>
    </w:rPr>
  </w:style>
  <w:style w:type="character" w:customStyle="1" w:styleId="-1Char">
    <w:name w:val="彩色列表 - 强调文字颜色 1 Char"/>
    <w:uiPriority w:val="34"/>
    <w:semiHidden/>
    <w:qFormat/>
    <w:locked/>
    <w:rPr>
      <w:rFonts w:ascii="Calibri" w:eastAsia="宋体" w:hAnsi="Calibri" w:cs="Times New Roman"/>
    </w:rPr>
  </w:style>
  <w:style w:type="paragraph" w:customStyle="1" w:styleId="MTDisplayEquation">
    <w:name w:val="MTDisplayEquation"/>
    <w:basedOn w:val="af3"/>
    <w:next w:val="af3"/>
    <w:link w:val="MTDisplayEquationChar"/>
    <w:qFormat/>
    <w:pPr>
      <w:tabs>
        <w:tab w:val="center" w:pos="4160"/>
        <w:tab w:val="right" w:pos="8300"/>
      </w:tabs>
      <w:autoSpaceDE w:val="0"/>
      <w:autoSpaceDN w:val="0"/>
      <w:adjustRightInd w:val="0"/>
      <w:ind w:firstLineChars="200" w:firstLine="480"/>
    </w:pPr>
    <w:rPr>
      <w:rFonts w:ascii="宋体" w:eastAsia="宋体" w:hAnsi="宋体" w:cs="宋体"/>
      <w:sz w:val="24"/>
      <w:szCs w:val="24"/>
    </w:rPr>
  </w:style>
  <w:style w:type="character" w:customStyle="1" w:styleId="MTDisplayEquationChar">
    <w:name w:val="MTDisplayEquation Char"/>
    <w:link w:val="MTDisplayEquation"/>
    <w:qFormat/>
    <w:rPr>
      <w:rFonts w:ascii="宋体" w:hAnsi="宋体" w:cs="宋体"/>
      <w:sz w:val="24"/>
      <w:szCs w:val="24"/>
    </w:rPr>
  </w:style>
  <w:style w:type="paragraph" w:customStyle="1" w:styleId="afffffff3">
    <w:name w:val="第一级标题"/>
    <w:basedOn w:val="13"/>
    <w:link w:val="Charf4"/>
    <w:qFormat/>
    <w:pPr>
      <w:keepNext w:val="0"/>
      <w:keepLines w:val="0"/>
      <w:spacing w:before="0" w:line="240" w:lineRule="auto"/>
      <w:ind w:left="425" w:hanging="425"/>
    </w:pPr>
    <w:rPr>
      <w:rFonts w:ascii="Times New Roman" w:eastAsia="宋体" w:hAnsi="Times New Roman" w:cs="Times New Roman"/>
      <w:bCs/>
      <w:kern w:val="2"/>
      <w:sz w:val="30"/>
      <w:szCs w:val="28"/>
      <w:lang w:val="zh-CN"/>
    </w:rPr>
  </w:style>
  <w:style w:type="character" w:customStyle="1" w:styleId="Charf4">
    <w:name w:val="第一级标题 Char"/>
    <w:link w:val="afffffff3"/>
    <w:qFormat/>
    <w:rPr>
      <w:bCs/>
      <w:color w:val="000000" w:themeColor="text1"/>
      <w:kern w:val="2"/>
      <w:sz w:val="30"/>
      <w:szCs w:val="28"/>
      <w:lang w:val="zh-CN"/>
    </w:rPr>
  </w:style>
  <w:style w:type="paragraph" w:customStyle="1" w:styleId="5">
    <w:name w:val="样式5"/>
    <w:basedOn w:val="13"/>
    <w:link w:val="5Char0"/>
    <w:qFormat/>
    <w:pPr>
      <w:keepNext w:val="0"/>
      <w:keepLines w:val="0"/>
      <w:numPr>
        <w:numId w:val="24"/>
      </w:numPr>
      <w:spacing w:before="0" w:line="360" w:lineRule="auto"/>
    </w:pPr>
    <w:rPr>
      <w:rFonts w:ascii="Times New Roman" w:eastAsia="仿宋" w:hAnsi="Times New Roman" w:cs="Times New Roman"/>
      <w:bCs/>
      <w:kern w:val="2"/>
      <w:sz w:val="28"/>
      <w:szCs w:val="28"/>
      <w:lang w:val="zh-CN"/>
    </w:rPr>
  </w:style>
  <w:style w:type="character" w:customStyle="1" w:styleId="5Char0">
    <w:name w:val="样式5 Char"/>
    <w:link w:val="5"/>
    <w:qFormat/>
    <w:rPr>
      <w:rFonts w:eastAsia="仿宋"/>
      <w:bCs/>
      <w:color w:val="000000" w:themeColor="text1"/>
      <w:kern w:val="2"/>
      <w:sz w:val="28"/>
      <w:szCs w:val="28"/>
      <w:lang w:val="zh-CN"/>
    </w:rPr>
  </w:style>
  <w:style w:type="paragraph" w:customStyle="1" w:styleId="Char11">
    <w:name w:val="样式 Char1 +"/>
    <w:basedOn w:val="af3"/>
    <w:link w:val="Char1Char"/>
    <w:qFormat/>
    <w:pPr>
      <w:shd w:val="clear" w:color="auto" w:fill="C0C0C0"/>
    </w:pPr>
    <w:rPr>
      <w:rFonts w:ascii="Tahoma" w:eastAsia="宋体" w:hAnsi="Tahoma" w:cs="Times New Roman"/>
      <w:sz w:val="18"/>
      <w:szCs w:val="24"/>
    </w:rPr>
  </w:style>
  <w:style w:type="character" w:customStyle="1" w:styleId="Char1Char">
    <w:name w:val="样式 Char1 + Char"/>
    <w:link w:val="Char11"/>
    <w:qFormat/>
    <w:rPr>
      <w:rFonts w:ascii="Tahoma" w:hAnsi="Tahoma"/>
      <w:sz w:val="18"/>
      <w:szCs w:val="24"/>
      <w:shd w:val="clear" w:color="auto" w:fill="C0C0C0"/>
    </w:rPr>
  </w:style>
  <w:style w:type="character" w:customStyle="1" w:styleId="commandkeywordsCharCharCharChar">
    <w:name w:val="command keywords Char Char Char Char"/>
    <w:link w:val="commandkeywordsChar"/>
    <w:qFormat/>
    <w:rPr>
      <w:rFonts w:ascii="Arial" w:hAnsi="Arial" w:cs="Arial"/>
      <w:b/>
      <w:bCs/>
      <w:szCs w:val="21"/>
    </w:rPr>
  </w:style>
  <w:style w:type="paragraph" w:customStyle="1" w:styleId="commandkeywordsChar">
    <w:name w:val="command keywords Char"/>
    <w:basedOn w:val="af3"/>
    <w:link w:val="commandkeywordsCharCharCharChar"/>
    <w:qFormat/>
    <w:pPr>
      <w:snapToGrid w:val="0"/>
      <w:spacing w:before="80" w:after="80" w:line="300" w:lineRule="auto"/>
      <w:ind w:left="1134"/>
    </w:pPr>
    <w:rPr>
      <w:rFonts w:ascii="Arial" w:eastAsia="宋体" w:hAnsi="Arial" w:cs="Arial"/>
      <w:b/>
      <w:bCs/>
      <w:sz w:val="20"/>
      <w:szCs w:val="21"/>
    </w:rPr>
  </w:style>
  <w:style w:type="character" w:customStyle="1" w:styleId="commandparameterCharCharCharChar">
    <w:name w:val="command parameter Char Char Char Char"/>
    <w:link w:val="commandparameterChar"/>
    <w:qFormat/>
    <w:rPr>
      <w:rFonts w:ascii="Arial" w:hAnsi="Arial" w:cs="Arial"/>
      <w:i/>
      <w:iCs/>
      <w:szCs w:val="21"/>
    </w:rPr>
  </w:style>
  <w:style w:type="paragraph" w:customStyle="1" w:styleId="commandparameterChar">
    <w:name w:val="command parameter Char"/>
    <w:basedOn w:val="af3"/>
    <w:next w:val="commandkeywordsChar"/>
    <w:link w:val="commandparameterCharCharCharChar"/>
    <w:qFormat/>
    <w:pPr>
      <w:snapToGrid w:val="0"/>
      <w:spacing w:before="80" w:after="80" w:line="300" w:lineRule="auto"/>
      <w:ind w:left="1134"/>
    </w:pPr>
    <w:rPr>
      <w:rFonts w:ascii="Arial" w:eastAsia="宋体" w:hAnsi="Arial" w:cs="Arial"/>
      <w:i/>
      <w:iCs/>
      <w:sz w:val="20"/>
      <w:szCs w:val="21"/>
    </w:rPr>
  </w:style>
  <w:style w:type="paragraph" w:customStyle="1" w:styleId="ItemList">
    <w:name w:val="Item List"/>
    <w:qFormat/>
    <w:pPr>
      <w:numPr>
        <w:numId w:val="25"/>
      </w:numPr>
      <w:tabs>
        <w:tab w:val="left" w:pos="1644"/>
      </w:tabs>
      <w:spacing w:after="160" w:line="300" w:lineRule="auto"/>
      <w:jc w:val="both"/>
    </w:pPr>
    <w:rPr>
      <w:rFonts w:ascii="Arial" w:eastAsiaTheme="minorEastAsia" w:hAnsi="Arial" w:cs="Arial"/>
      <w:kern w:val="2"/>
      <w:sz w:val="21"/>
      <w:szCs w:val="21"/>
    </w:rPr>
  </w:style>
  <w:style w:type="paragraph" w:customStyle="1" w:styleId="NotesTextList">
    <w:name w:val="Notes Text List"/>
    <w:qFormat/>
    <w:pPr>
      <w:keepNext/>
      <w:keepLines/>
      <w:numPr>
        <w:numId w:val="26"/>
      </w:numPr>
      <w:pBdr>
        <w:bottom w:val="single" w:sz="8" w:space="5" w:color="auto"/>
      </w:pBdr>
      <w:tabs>
        <w:tab w:val="left" w:pos="1418"/>
      </w:tabs>
      <w:spacing w:after="160" w:line="259" w:lineRule="auto"/>
    </w:pPr>
    <w:rPr>
      <w:rFonts w:ascii="Arial" w:eastAsia="楷体_GB2312" w:hAnsi="Arial" w:cs="Arial"/>
      <w:kern w:val="2"/>
      <w:sz w:val="21"/>
      <w:szCs w:val="21"/>
    </w:rPr>
  </w:style>
  <w:style w:type="paragraph" w:customStyle="1" w:styleId="ItemListinTable">
    <w:name w:val="Item List in Table"/>
    <w:qFormat/>
    <w:pPr>
      <w:numPr>
        <w:numId w:val="27"/>
      </w:numPr>
      <w:tabs>
        <w:tab w:val="left" w:pos="284"/>
      </w:tabs>
      <w:spacing w:before="40" w:after="40" w:line="259" w:lineRule="auto"/>
      <w:jc w:val="both"/>
    </w:pPr>
    <w:rPr>
      <w:rFonts w:ascii="Arial" w:eastAsiaTheme="minorEastAsia" w:hAnsi="Arial" w:cs="Arial"/>
      <w:kern w:val="2"/>
      <w:sz w:val="18"/>
      <w:szCs w:val="18"/>
    </w:rPr>
  </w:style>
  <w:style w:type="paragraph" w:customStyle="1" w:styleId="NotesTextListinTable">
    <w:name w:val="Notes Text List in Table"/>
    <w:qFormat/>
    <w:pPr>
      <w:numPr>
        <w:numId w:val="28"/>
      </w:numPr>
      <w:tabs>
        <w:tab w:val="left" w:pos="284"/>
      </w:tabs>
      <w:spacing w:before="40" w:after="40" w:line="259" w:lineRule="auto"/>
      <w:jc w:val="both"/>
    </w:pPr>
    <w:rPr>
      <w:rFonts w:ascii="Arial" w:eastAsia="楷体_GB2312" w:hAnsi="Arial" w:cs="楷体_GB2312"/>
      <w:kern w:val="2"/>
      <w:sz w:val="18"/>
      <w:szCs w:val="18"/>
    </w:rPr>
  </w:style>
  <w:style w:type="paragraph" w:customStyle="1" w:styleId="ItemStepinTable">
    <w:name w:val="Item Step in Table"/>
    <w:qFormat/>
    <w:pPr>
      <w:numPr>
        <w:numId w:val="29"/>
      </w:numPr>
      <w:tabs>
        <w:tab w:val="left" w:pos="397"/>
      </w:tabs>
      <w:spacing w:before="40" w:after="40" w:line="259" w:lineRule="auto"/>
      <w:jc w:val="both"/>
    </w:pPr>
    <w:rPr>
      <w:rFonts w:ascii="Arial" w:eastAsiaTheme="minorEastAsia" w:hAnsi="Arial" w:cs="Arial"/>
      <w:kern w:val="2"/>
      <w:sz w:val="18"/>
      <w:szCs w:val="18"/>
    </w:rPr>
  </w:style>
  <w:style w:type="paragraph" w:customStyle="1" w:styleId="title2">
    <w:name w:val="title 2"/>
    <w:basedOn w:val="21"/>
    <w:qFormat/>
    <w:pPr>
      <w:keepNext w:val="0"/>
      <w:keepLines w:val="0"/>
      <w:numPr>
        <w:ilvl w:val="0"/>
        <w:numId w:val="30"/>
      </w:numPr>
      <w:tabs>
        <w:tab w:val="left" w:pos="576"/>
      </w:tabs>
      <w:spacing w:line="360" w:lineRule="auto"/>
    </w:pPr>
    <w:rPr>
      <w:rFonts w:ascii="Arial" w:eastAsia="黑体" w:hAnsi="Arial" w:cs="Times New Roman"/>
      <w:bCs/>
      <w:szCs w:val="20"/>
    </w:rPr>
  </w:style>
  <w:style w:type="paragraph" w:customStyle="1" w:styleId="afffffff4">
    <w:name w:val="一级目录"/>
    <w:basedOn w:val="TOC1"/>
    <w:link w:val="afffffff5"/>
    <w:qFormat/>
    <w:pPr>
      <w:tabs>
        <w:tab w:val="left" w:pos="630"/>
        <w:tab w:val="right" w:leader="dot" w:pos="9062"/>
      </w:tabs>
      <w:spacing w:before="120" w:after="120"/>
    </w:pPr>
    <w:rPr>
      <w:rFonts w:ascii="宋体" w:hAnsi="宋体" w:cs="宋体"/>
      <w:bCs/>
      <w:caps/>
      <w:szCs w:val="24"/>
    </w:rPr>
  </w:style>
  <w:style w:type="character" w:customStyle="1" w:styleId="afffffff5">
    <w:name w:val="一级目录 字符"/>
    <w:basedOn w:val="TOC10"/>
    <w:link w:val="afffffff4"/>
    <w:qFormat/>
    <w:rPr>
      <w:rFonts w:ascii="宋体" w:eastAsiaTheme="minorEastAsia" w:hAnsi="宋体" w:cs="宋体"/>
      <w:bCs/>
      <w:caps/>
      <w:kern w:val="2"/>
      <w:sz w:val="24"/>
      <w:szCs w:val="24"/>
    </w:rPr>
  </w:style>
  <w:style w:type="character" w:customStyle="1" w:styleId="lq3CharChar">
    <w:name w:val="lq3 Char Char"/>
    <w:link w:val="lq3"/>
    <w:qFormat/>
    <w:rPr>
      <w:rFonts w:ascii="宋体" w:hAnsi="宋体"/>
    </w:rPr>
  </w:style>
  <w:style w:type="paragraph" w:customStyle="1" w:styleId="lq3">
    <w:name w:val="lq3"/>
    <w:basedOn w:val="af3"/>
    <w:link w:val="lq3CharChar"/>
    <w:qFormat/>
    <w:pPr>
      <w:spacing w:line="400" w:lineRule="exact"/>
      <w:ind w:leftChars="337" w:left="708" w:firstLineChars="200" w:firstLine="480"/>
    </w:pPr>
    <w:rPr>
      <w:rFonts w:ascii="宋体" w:eastAsia="宋体" w:hAnsi="宋体" w:cs="Times New Roman"/>
      <w:sz w:val="20"/>
      <w:szCs w:val="20"/>
    </w:rPr>
  </w:style>
  <w:style w:type="paragraph" w:customStyle="1" w:styleId="73">
    <w:name w:val="7"/>
    <w:basedOn w:val="af3"/>
    <w:next w:val="1b"/>
    <w:uiPriority w:val="34"/>
    <w:qFormat/>
    <w:pPr>
      <w:spacing w:line="400" w:lineRule="exact"/>
      <w:ind w:firstLineChars="200" w:firstLine="480"/>
    </w:pPr>
    <w:rPr>
      <w:rFonts w:ascii="Calibri" w:eastAsia="仿宋_GB2312" w:hAnsi="Calibri" w:cs="Calibri"/>
      <w:sz w:val="24"/>
    </w:rPr>
  </w:style>
  <w:style w:type="character" w:customStyle="1" w:styleId="afffffff6">
    <w:name w:val="正文缩进 字符"/>
    <w:qFormat/>
    <w:rPr>
      <w:rFonts w:ascii="Cambria" w:eastAsia="宋体" w:hAnsi="Cambria" w:cs="Times New Roman"/>
      <w:kern w:val="0"/>
      <w:sz w:val="22"/>
      <w:lang w:eastAsia="en-US" w:bidi="en-US"/>
    </w:rPr>
  </w:style>
  <w:style w:type="character" w:customStyle="1" w:styleId="subheading1">
    <w:name w:val="subheading1"/>
    <w:qFormat/>
    <w:rPr>
      <w:rFonts w:ascii="Arial" w:hAnsi="Arial" w:cs="Arial" w:hint="default"/>
      <w:color w:val="000066"/>
      <w:sz w:val="14"/>
      <w:szCs w:val="14"/>
      <w:u w:val="none"/>
    </w:rPr>
  </w:style>
  <w:style w:type="character" w:customStyle="1" w:styleId="CharChar3">
    <w:name w:val="Char Char3"/>
    <w:qFormat/>
    <w:rPr>
      <w:rFonts w:ascii="Cambria" w:eastAsia="华文仿宋" w:hAnsi="Cambria"/>
      <w:b/>
      <w:bCs/>
      <w:kern w:val="2"/>
      <w:sz w:val="24"/>
      <w:szCs w:val="24"/>
      <w:lang w:val="en-US" w:eastAsia="zh-CN" w:bidi="ar-SA"/>
    </w:rPr>
  </w:style>
  <w:style w:type="paragraph" w:customStyle="1" w:styleId="2e">
    <w:name w:val="2"/>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Afffffff7">
    <w:name w:val="A"/>
    <w:basedOn w:val="af3"/>
    <w:qFormat/>
    <w:pPr>
      <w:adjustRightInd w:val="0"/>
      <w:spacing w:line="480" w:lineRule="atLeast"/>
      <w:ind w:firstLine="601"/>
      <w:jc w:val="center"/>
      <w:textAlignment w:val="baseline"/>
    </w:pPr>
    <w:rPr>
      <w:rFonts w:ascii="宋体" w:eastAsia="宋体" w:hAnsi="Times New Roman" w:cs="Times New Roman"/>
      <w:sz w:val="28"/>
      <w:szCs w:val="24"/>
    </w:rPr>
  </w:style>
  <w:style w:type="paragraph" w:customStyle="1" w:styleId="ParaCharCharCharChar">
    <w:name w:val="默认段落字体 Para Char Char Char Char"/>
    <w:basedOn w:val="af3"/>
    <w:qFormat/>
    <w:rPr>
      <w:rFonts w:ascii="Times New Roman" w:eastAsia="宋体" w:hAnsi="Times New Roman" w:cs="Times New Roman"/>
      <w:szCs w:val="24"/>
    </w:rPr>
  </w:style>
  <w:style w:type="paragraph" w:customStyle="1" w:styleId="CharChar1Char">
    <w:name w:val="Char Char1 Char"/>
    <w:basedOn w:val="af3"/>
    <w:qFormat/>
    <w:pPr>
      <w:spacing w:before="100" w:beforeAutospacing="1" w:after="100" w:afterAutospacing="1" w:line="330" w:lineRule="atLeast"/>
      <w:ind w:left="360"/>
    </w:pPr>
    <w:rPr>
      <w:rFonts w:ascii="ˎ̥" w:eastAsia="宋体" w:hAnsi="ˎ̥" w:cs="宋体"/>
      <w:color w:val="51585D"/>
      <w:sz w:val="24"/>
      <w:szCs w:val="18"/>
    </w:rPr>
  </w:style>
  <w:style w:type="paragraph" w:customStyle="1" w:styleId="Char12">
    <w:name w:val="Char1"/>
    <w:basedOn w:val="af3"/>
    <w:qFormat/>
    <w:pPr>
      <w:spacing w:before="100" w:beforeAutospacing="1" w:after="100" w:afterAutospacing="1" w:line="330" w:lineRule="atLeast"/>
      <w:ind w:left="360"/>
    </w:pPr>
    <w:rPr>
      <w:rFonts w:ascii="ˎ̥" w:eastAsia="宋体" w:hAnsi="ˎ̥" w:cs="宋体"/>
      <w:color w:val="51585D"/>
      <w:szCs w:val="18"/>
    </w:rPr>
  </w:style>
  <w:style w:type="paragraph" w:customStyle="1" w:styleId="afffffff8">
    <w:name w:val="三级正文"/>
    <w:basedOn w:val="af3"/>
    <w:qFormat/>
    <w:pPr>
      <w:tabs>
        <w:tab w:val="left" w:pos="798"/>
      </w:tabs>
      <w:autoSpaceDE w:val="0"/>
      <w:autoSpaceDN w:val="0"/>
      <w:adjustRightInd w:val="0"/>
      <w:snapToGrid w:val="0"/>
      <w:spacing w:line="360" w:lineRule="auto"/>
      <w:ind w:leftChars="-11" w:left="-26" w:firstLine="26"/>
    </w:pPr>
    <w:rPr>
      <w:rFonts w:ascii="Times New Roman" w:eastAsia="宋体" w:hAnsi="宋体" w:cs="Times New Roman"/>
      <w:snapToGrid w:val="0"/>
      <w:kern w:val="24"/>
      <w:sz w:val="24"/>
      <w:szCs w:val="24"/>
    </w:rPr>
  </w:style>
  <w:style w:type="paragraph" w:customStyle="1" w:styleId="KX">
    <w:name w:val="KX正文"/>
    <w:basedOn w:val="af3"/>
    <w:qFormat/>
    <w:pPr>
      <w:spacing w:line="440" w:lineRule="atLeast"/>
      <w:ind w:firstLineChars="200" w:firstLine="200"/>
    </w:pPr>
    <w:rPr>
      <w:rFonts w:ascii="仿宋_GB2312" w:eastAsia="仿宋_GB2312" w:hAnsi="Times New Roman" w:cs="Times New Roman" w:hint="eastAsia"/>
      <w:sz w:val="28"/>
      <w:szCs w:val="24"/>
    </w:rPr>
  </w:style>
  <w:style w:type="paragraph" w:customStyle="1" w:styleId="afffffff9">
    <w:name w:val="正文文字编号"/>
    <w:basedOn w:val="afff0"/>
    <w:next w:val="afd"/>
    <w:qFormat/>
    <w:pPr>
      <w:pBdr>
        <w:bottom w:val="none" w:sz="0" w:space="0" w:color="auto"/>
      </w:pBdr>
      <w:tabs>
        <w:tab w:val="clear" w:pos="4153"/>
        <w:tab w:val="clear" w:pos="8306"/>
      </w:tabs>
      <w:snapToGrid/>
      <w:spacing w:afterLines="50" w:line="400" w:lineRule="atLeast"/>
      <w:jc w:val="left"/>
    </w:pPr>
    <w:rPr>
      <w:rFonts w:ascii="宋体" w:eastAsia="宋体" w:hAnsi="宋体" w:cs="Times New Roman"/>
      <w:snapToGrid w:val="0"/>
      <w:sz w:val="21"/>
      <w:szCs w:val="21"/>
      <w:lang w:val="zh-CN"/>
    </w:rPr>
  </w:style>
  <w:style w:type="paragraph" w:customStyle="1" w:styleId="afffffffa">
    <w:name w:val="封面标注"/>
    <w:basedOn w:val="af3"/>
    <w:next w:val="af3"/>
    <w:qFormat/>
    <w:pPr>
      <w:spacing w:beforeLines="50" w:line="360" w:lineRule="auto"/>
      <w:ind w:firstLineChars="2600" w:firstLine="2600"/>
    </w:pPr>
    <w:rPr>
      <w:rFonts w:ascii="Times New Roman" w:eastAsia="黑体" w:hAnsi="Times New Roman" w:cs="Times New Roman"/>
      <w:b/>
      <w:sz w:val="24"/>
      <w:szCs w:val="24"/>
    </w:rPr>
  </w:style>
  <w:style w:type="paragraph" w:customStyle="1" w:styleId="64">
    <w:name w:val="6"/>
    <w:basedOn w:val="af3"/>
    <w:qFormat/>
    <w:pPr>
      <w:spacing w:after="120"/>
      <w:ind w:leftChars="200" w:left="420"/>
    </w:pPr>
    <w:rPr>
      <w:rFonts w:ascii="Times New Roman" w:eastAsia="宋体" w:hAnsi="Times New Roman" w:cs="Times New Roman"/>
      <w:szCs w:val="24"/>
    </w:rPr>
  </w:style>
  <w:style w:type="paragraph" w:customStyle="1" w:styleId="afffffffb">
    <w:name w:val="段前段后"/>
    <w:basedOn w:val="af3"/>
    <w:next w:val="af3"/>
    <w:qFormat/>
    <w:pPr>
      <w:spacing w:line="0" w:lineRule="atLeast"/>
    </w:pPr>
    <w:rPr>
      <w:rFonts w:ascii="Times New Roman" w:eastAsia="宋体" w:hAnsi="Times New Roman" w:cs="Times New Roman"/>
      <w:sz w:val="10"/>
      <w:szCs w:val="24"/>
    </w:rPr>
  </w:style>
  <w:style w:type="character" w:customStyle="1" w:styleId="Char13">
    <w:name w:val="纯文本 Char1"/>
    <w:uiPriority w:val="99"/>
    <w:qFormat/>
    <w:rPr>
      <w:rFonts w:ascii="宋体" w:hAnsi="Courier New"/>
      <w:sz w:val="21"/>
    </w:rPr>
  </w:style>
  <w:style w:type="paragraph" w:customStyle="1" w:styleId="afffffffc">
    <w:name w:val="标准书脚_奇数页"/>
    <w:qFormat/>
    <w:pPr>
      <w:spacing w:before="120" w:after="160" w:line="259" w:lineRule="auto"/>
      <w:ind w:right="198"/>
      <w:jc w:val="right"/>
    </w:pPr>
    <w:rPr>
      <w:rFonts w:ascii="宋体" w:eastAsiaTheme="minorEastAsia" w:hAnsiTheme="minorHAnsi" w:cstheme="minorBidi"/>
      <w:kern w:val="2"/>
      <w:sz w:val="18"/>
      <w:szCs w:val="18"/>
    </w:rPr>
  </w:style>
  <w:style w:type="paragraph" w:customStyle="1" w:styleId="afffffffd">
    <w:name w:val="标准书眉_奇数页"/>
    <w:next w:val="af3"/>
    <w:qFormat/>
    <w:pPr>
      <w:tabs>
        <w:tab w:val="center" w:pos="4154"/>
        <w:tab w:val="right" w:pos="8306"/>
      </w:tabs>
      <w:spacing w:after="220" w:line="259" w:lineRule="auto"/>
      <w:jc w:val="right"/>
    </w:pPr>
    <w:rPr>
      <w:rFonts w:ascii="黑体" w:eastAsia="黑体" w:hAnsiTheme="minorHAnsi" w:cstheme="minorBidi"/>
      <w:kern w:val="2"/>
      <w:sz w:val="21"/>
      <w:szCs w:val="21"/>
    </w:rPr>
  </w:style>
  <w:style w:type="paragraph" w:customStyle="1" w:styleId="2f">
    <w:name w:val="封面标准号2"/>
    <w:qFormat/>
    <w:pPr>
      <w:framePr w:w="9140" w:h="1242" w:hRule="exact" w:hSpace="284" w:wrap="around" w:vAnchor="page" w:hAnchor="page" w:x="1645" w:y="2910" w:anchorLock="1"/>
      <w:spacing w:before="357" w:after="160" w:line="280" w:lineRule="exact"/>
      <w:jc w:val="right"/>
    </w:pPr>
    <w:rPr>
      <w:rFonts w:ascii="黑体" w:eastAsia="黑体" w:hAnsiTheme="minorHAnsi" w:cstheme="minorBidi"/>
      <w:kern w:val="2"/>
      <w:sz w:val="28"/>
      <w:szCs w:val="28"/>
    </w:rPr>
  </w:style>
  <w:style w:type="paragraph" w:customStyle="1" w:styleId="afffffffe">
    <w:name w:val="列项●（二级）"/>
    <w:qFormat/>
    <w:pPr>
      <w:tabs>
        <w:tab w:val="left" w:pos="760"/>
        <w:tab w:val="left" w:pos="840"/>
      </w:tabs>
      <w:spacing w:after="160" w:line="259" w:lineRule="auto"/>
      <w:ind w:left="1264" w:hanging="413"/>
      <w:jc w:val="both"/>
    </w:pPr>
    <w:rPr>
      <w:rFonts w:ascii="宋体" w:eastAsiaTheme="minorEastAsia" w:hAnsiTheme="minorHAnsi" w:cstheme="minorBidi"/>
      <w:kern w:val="2"/>
      <w:sz w:val="21"/>
      <w:szCs w:val="24"/>
    </w:rPr>
  </w:style>
  <w:style w:type="paragraph" w:customStyle="1" w:styleId="affffffff">
    <w:name w:val="目次、标准名称标题"/>
    <w:basedOn w:val="af3"/>
    <w:next w:val="afff3"/>
    <w:qFormat/>
    <w:pPr>
      <w:keepNext/>
      <w:pageBreakBefore/>
      <w:shd w:val="clear" w:color="FFFFFF" w:fill="FFFFFF"/>
      <w:spacing w:before="640" w:after="560" w:line="460" w:lineRule="exact"/>
      <w:jc w:val="center"/>
      <w:outlineLvl w:val="0"/>
    </w:pPr>
    <w:rPr>
      <w:rFonts w:ascii="黑体" w:eastAsia="黑体" w:hAnsi="Times New Roman" w:cs="Times New Roman"/>
      <w:sz w:val="32"/>
      <w:szCs w:val="24"/>
    </w:rPr>
  </w:style>
  <w:style w:type="paragraph" w:customStyle="1" w:styleId="affffffff0">
    <w:name w:val="示例"/>
    <w:next w:val="affffffff1"/>
    <w:qFormat/>
    <w:pPr>
      <w:widowControl w:val="0"/>
      <w:tabs>
        <w:tab w:val="left" w:pos="1140"/>
      </w:tabs>
      <w:spacing w:after="160" w:line="259" w:lineRule="auto"/>
      <w:ind w:left="1140" w:hanging="720"/>
      <w:jc w:val="both"/>
    </w:pPr>
    <w:rPr>
      <w:rFonts w:ascii="宋体" w:eastAsiaTheme="minorEastAsia" w:hAnsiTheme="minorHAnsi" w:cstheme="minorBidi"/>
      <w:kern w:val="2"/>
      <w:sz w:val="18"/>
      <w:szCs w:val="18"/>
    </w:rPr>
  </w:style>
  <w:style w:type="paragraph" w:customStyle="1" w:styleId="affffffff1">
    <w:name w:val="示例内容"/>
    <w:qFormat/>
    <w:pPr>
      <w:spacing w:after="160" w:line="259" w:lineRule="auto"/>
      <w:ind w:firstLineChars="200" w:firstLine="200"/>
    </w:pPr>
    <w:rPr>
      <w:rFonts w:ascii="宋体" w:eastAsiaTheme="minorEastAsia" w:hAnsiTheme="minorHAnsi" w:cstheme="minorBidi"/>
      <w:kern w:val="2"/>
      <w:sz w:val="18"/>
      <w:szCs w:val="18"/>
    </w:rPr>
  </w:style>
  <w:style w:type="paragraph" w:customStyle="1" w:styleId="affffffff2">
    <w:name w:val="五级条标题"/>
    <w:basedOn w:val="affffffb"/>
    <w:next w:val="afff3"/>
    <w:qFormat/>
    <w:pPr>
      <w:tabs>
        <w:tab w:val="clear" w:pos="1155"/>
      </w:tabs>
      <w:spacing w:beforeLines="50" w:afterLines="50"/>
      <w:ind w:rightChars="0" w:right="0"/>
      <w:outlineLvl w:val="6"/>
    </w:pPr>
    <w:rPr>
      <w:b w:val="0"/>
      <w:color w:val="auto"/>
      <w:szCs w:val="21"/>
    </w:rPr>
  </w:style>
  <w:style w:type="paragraph" w:customStyle="1" w:styleId="affffffff3">
    <w:name w:val="注×："/>
    <w:qFormat/>
    <w:pPr>
      <w:widowControl w:val="0"/>
      <w:autoSpaceDE w:val="0"/>
      <w:autoSpaceDN w:val="0"/>
      <w:spacing w:after="160" w:line="259" w:lineRule="auto"/>
      <w:ind w:left="900" w:hanging="420"/>
      <w:jc w:val="both"/>
    </w:pPr>
    <w:rPr>
      <w:rFonts w:ascii="宋体" w:eastAsiaTheme="minorEastAsia" w:hAnsiTheme="minorHAnsi" w:cstheme="minorBidi"/>
      <w:kern w:val="2"/>
      <w:sz w:val="18"/>
      <w:szCs w:val="18"/>
    </w:rPr>
  </w:style>
  <w:style w:type="paragraph" w:customStyle="1" w:styleId="affffffff4">
    <w:name w:val="二级无"/>
    <w:basedOn w:val="affffffd"/>
    <w:qFormat/>
    <w:pPr>
      <w:tabs>
        <w:tab w:val="left" w:pos="1260"/>
      </w:tabs>
      <w:ind w:left="1260" w:hanging="420"/>
    </w:pPr>
    <w:rPr>
      <w:rFonts w:ascii="宋体" w:eastAsia="宋体"/>
      <w:b w:val="0"/>
      <w:color w:val="auto"/>
      <w:szCs w:val="21"/>
    </w:rPr>
  </w:style>
  <w:style w:type="paragraph" w:customStyle="1" w:styleId="affffffff5">
    <w:name w:val="注：（正文）"/>
    <w:basedOn w:val="a"/>
    <w:next w:val="afff3"/>
    <w:qFormat/>
    <w:pPr>
      <w:numPr>
        <w:numId w:val="0"/>
      </w:numPr>
      <w:ind w:left="726" w:hanging="363"/>
    </w:pPr>
  </w:style>
  <w:style w:type="paragraph" w:customStyle="1" w:styleId="affffffff6">
    <w:name w:val="标准标志"/>
    <w:next w:val="af3"/>
    <w:qFormat/>
    <w:pPr>
      <w:framePr w:w="2546" w:h="1389" w:hRule="exact" w:hSpace="181" w:vSpace="181" w:wrap="around" w:hAnchor="margin" w:x="6522" w:y="398" w:anchorLock="1"/>
      <w:shd w:val="solid" w:color="FFFFFF" w:fill="FFFFFF"/>
      <w:spacing w:after="160" w:line="0" w:lineRule="atLeast"/>
      <w:jc w:val="right"/>
    </w:pPr>
    <w:rPr>
      <w:rFonts w:asciiTheme="minorHAnsi" w:eastAsiaTheme="minorEastAsia" w:hAnsiTheme="minorHAnsi" w:cstheme="minorBidi"/>
      <w:b/>
      <w:w w:val="170"/>
      <w:kern w:val="2"/>
      <w:sz w:val="96"/>
      <w:szCs w:val="96"/>
    </w:rPr>
  </w:style>
  <w:style w:type="paragraph" w:customStyle="1" w:styleId="affffffff7">
    <w:name w:val="标准称谓"/>
    <w:next w:val="af3"/>
    <w:qFormat/>
    <w:pPr>
      <w:framePr w:w="9639" w:h="624" w:hRule="exact" w:hSpace="181" w:vSpace="181" w:wrap="around" w:vAnchor="page" w:hAnchor="page" w:x="1419" w:y="2286" w:anchorLock="1"/>
      <w:widowControl w:val="0"/>
      <w:kinsoku w:val="0"/>
      <w:overflowPunct w:val="0"/>
      <w:autoSpaceDE w:val="0"/>
      <w:autoSpaceDN w:val="0"/>
      <w:spacing w:after="160" w:line="0" w:lineRule="atLeast"/>
      <w:jc w:val="distribute"/>
    </w:pPr>
    <w:rPr>
      <w:rFonts w:ascii="宋体" w:eastAsiaTheme="minorEastAsia" w:hAnsiTheme="minorHAnsi" w:cstheme="minorBidi"/>
      <w:b/>
      <w:bCs/>
      <w:spacing w:val="20"/>
      <w:w w:val="148"/>
      <w:kern w:val="2"/>
      <w:sz w:val="48"/>
      <w:szCs w:val="24"/>
    </w:rPr>
  </w:style>
  <w:style w:type="paragraph" w:customStyle="1" w:styleId="affffffff8">
    <w:name w:val="标准书脚_偶数页"/>
    <w:qFormat/>
    <w:pPr>
      <w:spacing w:before="120" w:after="160" w:line="259" w:lineRule="auto"/>
      <w:ind w:left="221"/>
    </w:pPr>
    <w:rPr>
      <w:rFonts w:ascii="宋体" w:eastAsiaTheme="minorEastAsia" w:hAnsiTheme="minorHAnsi" w:cstheme="minorBidi"/>
      <w:kern w:val="2"/>
      <w:sz w:val="18"/>
      <w:szCs w:val="18"/>
    </w:rPr>
  </w:style>
  <w:style w:type="paragraph" w:customStyle="1" w:styleId="affffffff9">
    <w:name w:val="标准书眉_偶数页"/>
    <w:basedOn w:val="afffffffd"/>
    <w:next w:val="af3"/>
    <w:qFormat/>
    <w:pPr>
      <w:jc w:val="left"/>
    </w:pPr>
  </w:style>
  <w:style w:type="paragraph" w:customStyle="1" w:styleId="affffffffa">
    <w:name w:val="标准书眉一"/>
    <w:qFormat/>
    <w:pPr>
      <w:spacing w:after="160" w:line="259" w:lineRule="auto"/>
      <w:jc w:val="both"/>
    </w:pPr>
    <w:rPr>
      <w:rFonts w:asciiTheme="minorHAnsi" w:eastAsiaTheme="minorEastAsia" w:hAnsiTheme="minorHAnsi" w:cstheme="minorBidi"/>
      <w:kern w:val="2"/>
      <w:sz w:val="24"/>
      <w:szCs w:val="24"/>
    </w:rPr>
  </w:style>
  <w:style w:type="paragraph" w:customStyle="1" w:styleId="affffffffb">
    <w:name w:val="参考文献"/>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paragraph" w:customStyle="1" w:styleId="affffffffc">
    <w:name w:val="参考文献、索引标题"/>
    <w:basedOn w:val="af3"/>
    <w:next w:val="afff3"/>
    <w:qFormat/>
    <w:pPr>
      <w:keepNext/>
      <w:pageBreakBefore/>
      <w:shd w:val="clear" w:color="FFFFFF" w:fill="FFFFFF"/>
      <w:spacing w:before="640" w:after="200"/>
      <w:jc w:val="center"/>
      <w:outlineLvl w:val="0"/>
    </w:pPr>
    <w:rPr>
      <w:rFonts w:ascii="黑体" w:eastAsia="黑体" w:hAnsi="Times New Roman" w:cs="Times New Roman"/>
      <w:szCs w:val="24"/>
    </w:rPr>
  </w:style>
  <w:style w:type="character" w:customStyle="1" w:styleId="affffffffd">
    <w:name w:val="发布"/>
    <w:qFormat/>
    <w:rPr>
      <w:rFonts w:ascii="黑体" w:eastAsia="黑体"/>
      <w:spacing w:val="85"/>
      <w:w w:val="100"/>
      <w:position w:val="3"/>
      <w:sz w:val="28"/>
      <w:szCs w:val="28"/>
    </w:rPr>
  </w:style>
  <w:style w:type="paragraph" w:customStyle="1" w:styleId="affffffffe">
    <w:name w:val="发布部门"/>
    <w:next w:val="afff3"/>
    <w:qFormat/>
    <w:pPr>
      <w:framePr w:w="7938" w:h="1134" w:hRule="exact" w:hSpace="125" w:vSpace="181" w:wrap="around" w:vAnchor="page" w:hAnchor="page" w:x="2150" w:y="14630" w:anchorLock="1"/>
      <w:spacing w:after="160" w:line="259" w:lineRule="auto"/>
      <w:jc w:val="center"/>
    </w:pPr>
    <w:rPr>
      <w:rFonts w:ascii="宋体" w:eastAsiaTheme="minorEastAsia" w:hAnsiTheme="minorHAnsi" w:cstheme="minorBidi"/>
      <w:b/>
      <w:spacing w:val="20"/>
      <w:w w:val="135"/>
      <w:kern w:val="2"/>
      <w:sz w:val="28"/>
      <w:szCs w:val="24"/>
    </w:rPr>
  </w:style>
  <w:style w:type="paragraph" w:customStyle="1" w:styleId="afffffffff">
    <w:name w:val="封面标准代替信息"/>
    <w:qFormat/>
    <w:pPr>
      <w:framePr w:w="9140" w:h="1242" w:hRule="exact" w:hSpace="284" w:wrap="around" w:vAnchor="page" w:hAnchor="page" w:x="1645" w:y="2910" w:anchorLock="1"/>
      <w:spacing w:before="57" w:after="160" w:line="280" w:lineRule="exact"/>
      <w:jc w:val="right"/>
    </w:pPr>
    <w:rPr>
      <w:rFonts w:ascii="宋体" w:eastAsiaTheme="minorEastAsia" w:hAnsiTheme="minorHAnsi" w:cstheme="minorBidi"/>
      <w:kern w:val="2"/>
      <w:sz w:val="21"/>
      <w:szCs w:val="21"/>
    </w:rPr>
  </w:style>
  <w:style w:type="paragraph" w:customStyle="1" w:styleId="1f6">
    <w:name w:val="封面标准号1"/>
    <w:qFormat/>
    <w:pPr>
      <w:widowControl w:val="0"/>
      <w:kinsoku w:val="0"/>
      <w:overflowPunct w:val="0"/>
      <w:autoSpaceDE w:val="0"/>
      <w:autoSpaceDN w:val="0"/>
      <w:spacing w:before="308" w:after="160" w:line="259" w:lineRule="auto"/>
      <w:jc w:val="right"/>
      <w:textAlignment w:val="center"/>
    </w:pPr>
    <w:rPr>
      <w:rFonts w:asciiTheme="minorHAnsi" w:eastAsiaTheme="minorEastAsia" w:hAnsiTheme="minorHAnsi" w:cstheme="minorBidi"/>
      <w:kern w:val="2"/>
      <w:sz w:val="28"/>
      <w:szCs w:val="24"/>
    </w:rPr>
  </w:style>
  <w:style w:type="paragraph" w:customStyle="1" w:styleId="afffffffff0">
    <w:name w:val="封面标准名称"/>
    <w:qFormat/>
    <w:pPr>
      <w:framePr w:w="9639" w:h="6917" w:hRule="exact" w:wrap="around" w:vAnchor="page" w:hAnchor="page" w:xAlign="center" w:y="6408" w:anchorLock="1"/>
      <w:widowControl w:val="0"/>
      <w:spacing w:after="160" w:line="680" w:lineRule="exact"/>
      <w:jc w:val="center"/>
      <w:textAlignment w:val="center"/>
    </w:pPr>
    <w:rPr>
      <w:rFonts w:ascii="黑体" w:eastAsia="黑体" w:hAnsiTheme="minorHAnsi" w:cstheme="minorBidi"/>
      <w:kern w:val="2"/>
      <w:sz w:val="52"/>
      <w:szCs w:val="24"/>
    </w:rPr>
  </w:style>
  <w:style w:type="paragraph" w:customStyle="1" w:styleId="afffffffff1">
    <w:name w:val="封面标准英文名称"/>
    <w:basedOn w:val="afffffffff0"/>
    <w:qFormat/>
    <w:pPr>
      <w:framePr w:wrap="around"/>
      <w:spacing w:before="370" w:line="400" w:lineRule="exact"/>
    </w:pPr>
    <w:rPr>
      <w:rFonts w:ascii="Times New Roman"/>
      <w:sz w:val="28"/>
      <w:szCs w:val="28"/>
    </w:rPr>
  </w:style>
  <w:style w:type="paragraph" w:customStyle="1" w:styleId="afffffffff2">
    <w:name w:val="封面一致性程度标识"/>
    <w:basedOn w:val="afffffffff1"/>
    <w:qFormat/>
    <w:pPr>
      <w:framePr w:wrap="around"/>
      <w:spacing w:before="440"/>
    </w:pPr>
    <w:rPr>
      <w:rFonts w:ascii="宋体" w:eastAsia="宋体"/>
    </w:rPr>
  </w:style>
  <w:style w:type="paragraph" w:customStyle="1" w:styleId="afffffffff3">
    <w:name w:val="封面标准文稿类别"/>
    <w:basedOn w:val="afffffffff2"/>
    <w:qFormat/>
    <w:pPr>
      <w:framePr w:wrap="around"/>
      <w:spacing w:line="240" w:lineRule="auto"/>
    </w:pPr>
    <w:rPr>
      <w:sz w:val="24"/>
    </w:rPr>
  </w:style>
  <w:style w:type="paragraph" w:customStyle="1" w:styleId="afffffffff4">
    <w:name w:val="封面标准文稿编辑信息"/>
    <w:basedOn w:val="afffffffff3"/>
    <w:qFormat/>
    <w:pPr>
      <w:framePr w:wrap="around"/>
    </w:pPr>
  </w:style>
  <w:style w:type="paragraph" w:customStyle="1" w:styleId="afffffffff5">
    <w:name w:val="封面正文"/>
    <w:qFormat/>
    <w:pPr>
      <w:spacing w:after="160" w:line="259" w:lineRule="auto"/>
      <w:jc w:val="both"/>
    </w:pPr>
    <w:rPr>
      <w:rFonts w:asciiTheme="minorHAnsi" w:eastAsiaTheme="minorEastAsia" w:hAnsiTheme="minorHAnsi" w:cstheme="minorBidi"/>
      <w:kern w:val="2"/>
      <w:sz w:val="24"/>
      <w:szCs w:val="24"/>
    </w:rPr>
  </w:style>
  <w:style w:type="paragraph" w:customStyle="1" w:styleId="afffffffff6">
    <w:name w:val="附录标题"/>
    <w:basedOn w:val="afff3"/>
    <w:next w:val="afff3"/>
    <w:qFormat/>
  </w:style>
  <w:style w:type="paragraph" w:customStyle="1" w:styleId="afffffffff7">
    <w:name w:val="附录表标题"/>
    <w:basedOn w:val="af3"/>
    <w:next w:val="afff3"/>
    <w:qFormat/>
    <w:pPr>
      <w:tabs>
        <w:tab w:val="left" w:pos="180"/>
      </w:tabs>
      <w:spacing w:beforeLines="50" w:afterLines="50"/>
      <w:jc w:val="center"/>
    </w:pPr>
    <w:rPr>
      <w:rFonts w:ascii="黑体" w:eastAsia="黑体" w:hAnsi="Times New Roman" w:cs="Times New Roman"/>
      <w:szCs w:val="21"/>
    </w:rPr>
  </w:style>
  <w:style w:type="paragraph" w:customStyle="1" w:styleId="afffffffff8">
    <w:name w:val="附录二级条标题"/>
    <w:basedOn w:val="af3"/>
    <w:next w:val="afff3"/>
    <w:qFormat/>
    <w:pPr>
      <w:tabs>
        <w:tab w:val="left" w:pos="360"/>
      </w:tabs>
      <w:wordWrap w:val="0"/>
      <w:overflowPunct w:val="0"/>
      <w:autoSpaceDE w:val="0"/>
      <w:autoSpaceDN w:val="0"/>
      <w:spacing w:beforeLines="50" w:afterLines="50"/>
      <w:textAlignment w:val="baseline"/>
      <w:outlineLvl w:val="3"/>
    </w:pPr>
    <w:rPr>
      <w:rFonts w:ascii="黑体" w:eastAsia="黑体" w:hAnsi="Times New Roman" w:cs="Times New Roman"/>
      <w:kern w:val="21"/>
      <w:szCs w:val="24"/>
    </w:rPr>
  </w:style>
  <w:style w:type="paragraph" w:customStyle="1" w:styleId="afffffffff9">
    <w:name w:val="附录二级无"/>
    <w:basedOn w:val="afffffffff8"/>
    <w:qFormat/>
    <w:pPr>
      <w:tabs>
        <w:tab w:val="clear" w:pos="360"/>
      </w:tabs>
      <w:spacing w:beforeLines="0" w:afterLines="0"/>
    </w:pPr>
    <w:rPr>
      <w:rFonts w:ascii="宋体" w:eastAsia="宋体"/>
      <w:szCs w:val="21"/>
    </w:rPr>
  </w:style>
  <w:style w:type="paragraph" w:customStyle="1" w:styleId="afffffffffa">
    <w:name w:val="附录三级条标题"/>
    <w:basedOn w:val="afffffffff8"/>
    <w:next w:val="afff3"/>
    <w:qFormat/>
    <w:pPr>
      <w:outlineLvl w:val="4"/>
    </w:pPr>
  </w:style>
  <w:style w:type="paragraph" w:customStyle="1" w:styleId="afffffffffb">
    <w:name w:val="附录三级无"/>
    <w:basedOn w:val="afffffffffa"/>
    <w:qFormat/>
    <w:pPr>
      <w:tabs>
        <w:tab w:val="clear" w:pos="360"/>
      </w:tabs>
      <w:spacing w:beforeLines="0" w:afterLines="0"/>
    </w:pPr>
    <w:rPr>
      <w:rFonts w:ascii="宋体" w:eastAsia="宋体"/>
      <w:szCs w:val="21"/>
    </w:rPr>
  </w:style>
  <w:style w:type="paragraph" w:customStyle="1" w:styleId="afffffffffc">
    <w:name w:val="附录四级条标题"/>
    <w:basedOn w:val="afffffffffa"/>
    <w:next w:val="afff3"/>
    <w:qFormat/>
    <w:pPr>
      <w:outlineLvl w:val="5"/>
    </w:pPr>
  </w:style>
  <w:style w:type="paragraph" w:customStyle="1" w:styleId="afffffffffd">
    <w:name w:val="附录四级无"/>
    <w:basedOn w:val="afffffffffc"/>
    <w:qFormat/>
  </w:style>
  <w:style w:type="paragraph" w:customStyle="1" w:styleId="afffffffffe">
    <w:name w:val="附录图标题"/>
    <w:basedOn w:val="af3"/>
    <w:next w:val="afff3"/>
    <w:qFormat/>
    <w:pPr>
      <w:tabs>
        <w:tab w:val="left" w:pos="363"/>
      </w:tabs>
      <w:spacing w:beforeLines="50" w:afterLines="50"/>
      <w:jc w:val="center"/>
    </w:pPr>
    <w:rPr>
      <w:rFonts w:ascii="黑体" w:eastAsia="黑体" w:hAnsi="Times New Roman" w:cs="Times New Roman"/>
      <w:szCs w:val="21"/>
    </w:rPr>
  </w:style>
  <w:style w:type="paragraph" w:customStyle="1" w:styleId="affffffffff">
    <w:name w:val="附录五级条标题"/>
    <w:basedOn w:val="afffffffffc"/>
    <w:next w:val="afff3"/>
    <w:qFormat/>
  </w:style>
  <w:style w:type="paragraph" w:customStyle="1" w:styleId="affffffffff0">
    <w:name w:val="附录五级无"/>
    <w:basedOn w:val="affffffffff"/>
    <w:qFormat/>
    <w:pPr>
      <w:tabs>
        <w:tab w:val="left" w:pos="2940"/>
      </w:tabs>
      <w:spacing w:beforeLines="0" w:afterLines="0"/>
      <w:ind w:left="2940" w:hanging="420"/>
      <w:outlineLvl w:val="6"/>
    </w:pPr>
    <w:rPr>
      <w:rFonts w:ascii="宋体" w:eastAsia="宋体"/>
      <w:szCs w:val="21"/>
    </w:rPr>
  </w:style>
  <w:style w:type="paragraph" w:customStyle="1" w:styleId="affffffffff1">
    <w:name w:val="附录一级条标题"/>
    <w:basedOn w:val="ae"/>
    <w:next w:val="afff3"/>
    <w:qFormat/>
    <w:pPr>
      <w:numPr>
        <w:ilvl w:val="0"/>
        <w:numId w:val="0"/>
      </w:numPr>
      <w:tabs>
        <w:tab w:val="left" w:pos="360"/>
      </w:tabs>
      <w:autoSpaceDN w:val="0"/>
      <w:spacing w:beforeLines="50" w:afterLines="50"/>
      <w:ind w:left="1740" w:hanging="420"/>
      <w:outlineLvl w:val="2"/>
    </w:pPr>
  </w:style>
  <w:style w:type="paragraph" w:customStyle="1" w:styleId="affffffffff2">
    <w:name w:val="附录一级无"/>
    <w:basedOn w:val="affffffffff1"/>
    <w:qFormat/>
    <w:pPr>
      <w:tabs>
        <w:tab w:val="clear" w:pos="360"/>
      </w:tabs>
      <w:spacing w:beforeLines="0" w:afterLines="0"/>
    </w:pPr>
    <w:rPr>
      <w:rFonts w:ascii="宋体" w:eastAsia="宋体"/>
      <w:szCs w:val="21"/>
    </w:rPr>
  </w:style>
  <w:style w:type="paragraph" w:customStyle="1" w:styleId="affffffffff3">
    <w:name w:val="列项说明"/>
    <w:basedOn w:val="af3"/>
    <w:qFormat/>
    <w:pPr>
      <w:adjustRightInd w:val="0"/>
      <w:spacing w:line="320" w:lineRule="exact"/>
      <w:ind w:leftChars="200" w:left="400" w:hangingChars="200" w:hanging="200"/>
      <w:textAlignment w:val="baseline"/>
    </w:pPr>
    <w:rPr>
      <w:rFonts w:ascii="宋体" w:eastAsia="宋体" w:hAnsi="Times New Roman" w:cs="Times New Roman"/>
      <w:szCs w:val="24"/>
    </w:rPr>
  </w:style>
  <w:style w:type="paragraph" w:customStyle="1" w:styleId="affffffffff4">
    <w:name w:val="列项说明数字编号"/>
    <w:qFormat/>
    <w:pPr>
      <w:spacing w:after="160" w:line="259" w:lineRule="auto"/>
      <w:ind w:leftChars="400" w:left="600" w:hangingChars="200" w:hanging="200"/>
    </w:pPr>
    <w:rPr>
      <w:rFonts w:ascii="宋体" w:eastAsiaTheme="minorEastAsia" w:hAnsiTheme="minorHAnsi" w:cstheme="minorBidi"/>
      <w:kern w:val="2"/>
      <w:sz w:val="21"/>
      <w:szCs w:val="24"/>
    </w:rPr>
  </w:style>
  <w:style w:type="paragraph" w:customStyle="1" w:styleId="affffffffff5">
    <w:name w:val="目次、索引正文"/>
    <w:qFormat/>
    <w:pPr>
      <w:spacing w:after="160" w:line="320" w:lineRule="exact"/>
      <w:jc w:val="both"/>
    </w:pPr>
    <w:rPr>
      <w:rFonts w:ascii="宋体" w:eastAsiaTheme="minorEastAsia" w:hAnsiTheme="minorHAnsi" w:cstheme="minorBidi"/>
      <w:kern w:val="2"/>
      <w:sz w:val="21"/>
      <w:szCs w:val="24"/>
    </w:rPr>
  </w:style>
  <w:style w:type="paragraph" w:customStyle="1" w:styleId="affffffffff6">
    <w:name w:val="其他标准标志"/>
    <w:basedOn w:val="affffffff6"/>
    <w:qFormat/>
    <w:pPr>
      <w:framePr w:w="6101" w:wrap="around" w:vAnchor="page" w:hAnchor="page" w:x="4673" w:y="942"/>
    </w:pPr>
    <w:rPr>
      <w:w w:val="130"/>
    </w:rPr>
  </w:style>
  <w:style w:type="paragraph" w:customStyle="1" w:styleId="affffffffff7">
    <w:name w:val="其他标准称谓"/>
    <w:next w:val="af3"/>
    <w:qFormat/>
    <w:pPr>
      <w:framePr w:hSpace="181" w:vSpace="181" w:wrap="around" w:vAnchor="page" w:hAnchor="page" w:x="1419" w:y="2286" w:anchorLock="1"/>
      <w:spacing w:after="160" w:line="0" w:lineRule="atLeast"/>
      <w:jc w:val="distribute"/>
    </w:pPr>
    <w:rPr>
      <w:rFonts w:ascii="黑体" w:eastAsia="黑体" w:hAnsi="宋体" w:cstheme="minorBidi"/>
      <w:spacing w:val="-40"/>
      <w:kern w:val="2"/>
      <w:sz w:val="48"/>
      <w:szCs w:val="52"/>
    </w:rPr>
  </w:style>
  <w:style w:type="paragraph" w:customStyle="1" w:styleId="affffffffff8">
    <w:name w:val="其他发布部门"/>
    <w:basedOn w:val="affffffffe"/>
    <w:qFormat/>
    <w:pPr>
      <w:framePr w:wrap="around" w:y="15310"/>
      <w:spacing w:line="0" w:lineRule="atLeast"/>
    </w:pPr>
    <w:rPr>
      <w:rFonts w:ascii="黑体" w:eastAsia="黑体"/>
      <w:b w:val="0"/>
    </w:rPr>
  </w:style>
  <w:style w:type="paragraph" w:customStyle="1" w:styleId="affffffffff9">
    <w:name w:val="前言、引言标题"/>
    <w:next w:val="afff3"/>
    <w:qFormat/>
    <w:pPr>
      <w:keepNext/>
      <w:pageBreakBefore/>
      <w:shd w:val="clear" w:color="FFFFFF" w:fill="FFFFFF"/>
      <w:spacing w:before="640" w:after="560" w:line="259" w:lineRule="auto"/>
      <w:jc w:val="center"/>
      <w:outlineLvl w:val="0"/>
    </w:pPr>
    <w:rPr>
      <w:rFonts w:ascii="黑体" w:eastAsia="黑体" w:hAnsiTheme="minorHAnsi" w:cstheme="minorBidi"/>
      <w:kern w:val="2"/>
      <w:sz w:val="32"/>
      <w:szCs w:val="24"/>
    </w:rPr>
  </w:style>
  <w:style w:type="paragraph" w:customStyle="1" w:styleId="affffffffffa">
    <w:name w:val="三级无"/>
    <w:basedOn w:val="affffffc"/>
    <w:qFormat/>
    <w:pPr>
      <w:tabs>
        <w:tab w:val="left" w:pos="1680"/>
      </w:tabs>
      <w:ind w:left="1680" w:hanging="420"/>
    </w:pPr>
    <w:rPr>
      <w:rFonts w:ascii="宋体" w:eastAsia="宋体"/>
      <w:b w:val="0"/>
      <w:color w:val="auto"/>
      <w:szCs w:val="21"/>
    </w:rPr>
  </w:style>
  <w:style w:type="paragraph" w:customStyle="1" w:styleId="affffffffffb">
    <w:name w:val="实施日期"/>
    <w:basedOn w:val="afffffff1"/>
    <w:qFormat/>
    <w:pPr>
      <w:framePr w:wrap="around" w:vAnchor="page" w:hAnchor="text"/>
      <w:jc w:val="right"/>
    </w:pPr>
  </w:style>
  <w:style w:type="paragraph" w:customStyle="1" w:styleId="affffffffffc">
    <w:name w:val="条文脚注"/>
    <w:basedOn w:val="afff7"/>
    <w:qFormat/>
    <w:pPr>
      <w:keepLines w:val="0"/>
      <w:widowControl w:val="0"/>
      <w:tabs>
        <w:tab w:val="clear" w:pos="255"/>
        <w:tab w:val="clear" w:pos="794"/>
        <w:tab w:val="clear" w:pos="1191"/>
        <w:tab w:val="clear" w:pos="1588"/>
        <w:tab w:val="clear" w:pos="1985"/>
      </w:tabs>
      <w:overflowPunct/>
      <w:autoSpaceDE/>
      <w:autoSpaceDN/>
      <w:adjustRightInd/>
      <w:snapToGrid w:val="0"/>
      <w:spacing w:before="0"/>
      <w:ind w:left="0" w:firstLine="0"/>
      <w:textAlignment w:val="auto"/>
    </w:pPr>
    <w:rPr>
      <w:rFonts w:ascii="宋体" w:eastAsia="宋体" w:hAnsi="Calibri"/>
      <w:sz w:val="18"/>
      <w:szCs w:val="18"/>
      <w:lang w:val="zh-CN" w:eastAsia="zh-CN"/>
    </w:rPr>
  </w:style>
  <w:style w:type="paragraph" w:customStyle="1" w:styleId="affffffffffd">
    <w:name w:val="图标脚注说明"/>
    <w:basedOn w:val="afff3"/>
    <w:qFormat/>
  </w:style>
  <w:style w:type="paragraph" w:customStyle="1" w:styleId="affffffffffe">
    <w:name w:val="图表脚注说明"/>
    <w:basedOn w:val="af3"/>
    <w:qFormat/>
    <w:pPr>
      <w:tabs>
        <w:tab w:val="left" w:pos="1680"/>
      </w:tabs>
      <w:ind w:left="1680" w:hanging="420"/>
    </w:pPr>
    <w:rPr>
      <w:rFonts w:ascii="宋体" w:eastAsia="宋体" w:hAnsi="Times New Roman" w:cs="Times New Roman"/>
      <w:sz w:val="18"/>
      <w:szCs w:val="18"/>
    </w:rPr>
  </w:style>
  <w:style w:type="paragraph" w:customStyle="1" w:styleId="afffffffffff">
    <w:name w:val="文献分类号"/>
    <w:qFormat/>
    <w:pPr>
      <w:framePr w:hSpace="180" w:vSpace="180" w:wrap="around" w:hAnchor="margin" w:y="1" w:anchorLock="1"/>
      <w:widowControl w:val="0"/>
      <w:spacing w:after="160" w:line="259" w:lineRule="auto"/>
      <w:textAlignment w:val="center"/>
    </w:pPr>
    <w:rPr>
      <w:rFonts w:ascii="黑体" w:eastAsia="黑体" w:hAnsiTheme="minorHAnsi" w:cstheme="minorBidi"/>
      <w:kern w:val="2"/>
      <w:sz w:val="21"/>
      <w:szCs w:val="21"/>
    </w:rPr>
  </w:style>
  <w:style w:type="paragraph" w:customStyle="1" w:styleId="afffffffffff0">
    <w:name w:val="五级无"/>
    <w:basedOn w:val="affffffff2"/>
    <w:qFormat/>
    <w:pPr>
      <w:spacing w:beforeLines="0" w:afterLines="0"/>
    </w:pPr>
    <w:rPr>
      <w:rFonts w:ascii="宋体" w:eastAsia="宋体"/>
    </w:rPr>
  </w:style>
  <w:style w:type="paragraph" w:customStyle="1" w:styleId="afffffffffff1">
    <w:name w:val="一级无"/>
    <w:basedOn w:val="affffffe"/>
    <w:qFormat/>
    <w:pPr>
      <w:tabs>
        <w:tab w:val="clear" w:pos="525"/>
        <w:tab w:val="clear" w:pos="720"/>
        <w:tab w:val="left" w:pos="840"/>
      </w:tabs>
      <w:ind w:left="1135" w:hanging="420"/>
    </w:pPr>
    <w:rPr>
      <w:rFonts w:ascii="宋体" w:eastAsia="宋体"/>
      <w:b w:val="0"/>
      <w:color w:val="auto"/>
      <w:szCs w:val="21"/>
    </w:rPr>
  </w:style>
  <w:style w:type="paragraph" w:customStyle="1" w:styleId="afffffffffff2">
    <w:name w:val="正文表标题"/>
    <w:next w:val="afff3"/>
    <w:qFormat/>
    <w:pPr>
      <w:tabs>
        <w:tab w:val="left" w:pos="360"/>
        <w:tab w:val="left" w:pos="1000"/>
      </w:tabs>
      <w:spacing w:beforeLines="50" w:afterLines="50" w:after="160" w:line="259" w:lineRule="auto"/>
      <w:ind w:left="1000" w:hanging="600"/>
      <w:jc w:val="center"/>
    </w:pPr>
    <w:rPr>
      <w:rFonts w:ascii="黑体" w:eastAsia="黑体" w:hAnsiTheme="minorHAnsi" w:cstheme="minorBidi"/>
      <w:kern w:val="2"/>
      <w:sz w:val="21"/>
      <w:szCs w:val="24"/>
    </w:rPr>
  </w:style>
  <w:style w:type="paragraph" w:customStyle="1" w:styleId="afffffffffff3">
    <w:name w:val="终结线"/>
    <w:basedOn w:val="af3"/>
    <w:qFormat/>
    <w:pPr>
      <w:framePr w:hSpace="181" w:vSpace="181" w:wrap="around" w:vAnchor="text" w:hAnchor="margin" w:xAlign="center" w:y="285"/>
    </w:pPr>
    <w:rPr>
      <w:rFonts w:ascii="Times New Roman" w:eastAsia="宋体" w:hAnsi="Times New Roman" w:cs="Times New Roman"/>
      <w:szCs w:val="24"/>
    </w:rPr>
  </w:style>
  <w:style w:type="paragraph" w:customStyle="1" w:styleId="afffffffffff4">
    <w:name w:val="其他实施日期"/>
    <w:basedOn w:val="affffffffffb"/>
    <w:qFormat/>
    <w:pPr>
      <w:framePr w:wrap="around"/>
    </w:pPr>
  </w:style>
  <w:style w:type="paragraph" w:customStyle="1" w:styleId="2f0">
    <w:name w:val="封面标准名称2"/>
    <w:basedOn w:val="afffffffff0"/>
    <w:qFormat/>
    <w:pPr>
      <w:framePr w:wrap="around" w:y="4469"/>
      <w:spacing w:beforeLines="630"/>
    </w:pPr>
  </w:style>
  <w:style w:type="paragraph" w:customStyle="1" w:styleId="2f1">
    <w:name w:val="封面标准英文名称2"/>
    <w:basedOn w:val="afffffffff1"/>
    <w:qFormat/>
    <w:pPr>
      <w:framePr w:wrap="around" w:y="4469"/>
    </w:pPr>
  </w:style>
  <w:style w:type="paragraph" w:customStyle="1" w:styleId="2f2">
    <w:name w:val="封面一致性程度标识2"/>
    <w:basedOn w:val="afffffffff2"/>
    <w:qFormat/>
    <w:pPr>
      <w:framePr w:wrap="around" w:y="4469"/>
    </w:pPr>
  </w:style>
  <w:style w:type="paragraph" w:customStyle="1" w:styleId="2f3">
    <w:name w:val="封面标准文稿类别2"/>
    <w:basedOn w:val="afffffffff3"/>
    <w:qFormat/>
    <w:pPr>
      <w:framePr w:wrap="around" w:y="4469"/>
    </w:pPr>
  </w:style>
  <w:style w:type="paragraph" w:customStyle="1" w:styleId="2f4">
    <w:name w:val="封面标准文稿编辑信息2"/>
    <w:basedOn w:val="afffffffff4"/>
    <w:qFormat/>
    <w:pPr>
      <w:framePr w:wrap="around" w:y="4469"/>
      <w:spacing w:before="180" w:line="180" w:lineRule="exact"/>
    </w:pPr>
    <w:rPr>
      <w:sz w:val="21"/>
    </w:rPr>
  </w:style>
  <w:style w:type="paragraph" w:customStyle="1" w:styleId="2CharChar">
    <w:name w:val="样式 样式 首行缩进:  2 字符 Char + 黑色 Char"/>
    <w:basedOn w:val="af3"/>
    <w:qFormat/>
    <w:pPr>
      <w:spacing w:line="360" w:lineRule="auto"/>
      <w:ind w:firstLine="560"/>
    </w:pPr>
    <w:rPr>
      <w:rFonts w:ascii="Times New Roman" w:eastAsia="宋体" w:hAnsi="宋体" w:cs="宋体"/>
      <w:color w:val="000000"/>
      <w:szCs w:val="21"/>
    </w:rPr>
  </w:style>
  <w:style w:type="paragraph" w:customStyle="1" w:styleId="CharChar1CharCharCharCharCharChar">
    <w:name w:val="Char Char1 Char Char Char Char Char Char"/>
    <w:basedOn w:val="af3"/>
    <w:qFormat/>
    <w:pPr>
      <w:spacing w:line="240" w:lineRule="exact"/>
    </w:pPr>
    <w:rPr>
      <w:rFonts w:ascii="Verdana" w:eastAsia="仿宋_GB2312" w:hAnsi="Verdana" w:cs="Times New Roman"/>
      <w:sz w:val="24"/>
      <w:szCs w:val="24"/>
      <w:lang w:eastAsia="en-US"/>
    </w:rPr>
  </w:style>
  <w:style w:type="paragraph" w:customStyle="1" w:styleId="2Char0">
    <w:name w:val="样式 样式 首行缩进:  2 字符 Char + 桔黄"/>
    <w:basedOn w:val="af3"/>
    <w:qFormat/>
    <w:pPr>
      <w:spacing w:line="400" w:lineRule="exact"/>
      <w:ind w:firstLine="480"/>
    </w:pPr>
    <w:rPr>
      <w:rFonts w:ascii="宋体" w:eastAsia="宋体" w:hAnsi="宋体" w:cs="宋体"/>
      <w:color w:val="000000"/>
      <w:szCs w:val="28"/>
    </w:rPr>
  </w:style>
  <w:style w:type="paragraph" w:customStyle="1" w:styleId="2Char074">
    <w:name w:val="样式 样式 样式 首行缩进:  2 字符 Char + 桔黄 + 首行缩进:  0.74 厘米"/>
    <w:basedOn w:val="2Char0"/>
    <w:qFormat/>
    <w:pPr>
      <w:ind w:firstLine="420"/>
    </w:pPr>
    <w:rPr>
      <w:szCs w:val="20"/>
    </w:rPr>
  </w:style>
  <w:style w:type="paragraph" w:customStyle="1" w:styleId="2Char3">
    <w:name w:val="样式 样式 首行缩进:  2 字符 Char + 黑色"/>
    <w:basedOn w:val="af3"/>
    <w:qFormat/>
    <w:pPr>
      <w:spacing w:line="360" w:lineRule="auto"/>
      <w:ind w:firstLine="560"/>
    </w:pPr>
    <w:rPr>
      <w:rFonts w:ascii="宋体" w:eastAsia="宋体" w:hAnsi="宋体" w:cs="宋体"/>
      <w:bCs/>
      <w:color w:val="000000"/>
      <w:szCs w:val="28"/>
    </w:rPr>
  </w:style>
  <w:style w:type="paragraph" w:customStyle="1" w:styleId="afffffffffff5">
    <w:name w:val="表格内容"/>
    <w:basedOn w:val="af3"/>
    <w:qFormat/>
    <w:pPr>
      <w:suppressLineNumbers/>
      <w:suppressAutoHyphens/>
    </w:pPr>
    <w:rPr>
      <w:rFonts w:ascii="AR PL UMing CN" w:eastAsia="AR PL UKai CN" w:hAnsi="AR PL UMing CN" w:cs="Times New Roman"/>
      <w:kern w:val="1"/>
      <w:sz w:val="24"/>
      <w:szCs w:val="24"/>
    </w:rPr>
  </w:style>
  <w:style w:type="paragraph" w:customStyle="1" w:styleId="afffffffffff6">
    <w:name w:val="表格标题"/>
    <w:basedOn w:val="afffffffffff5"/>
    <w:qFormat/>
    <w:pPr>
      <w:jc w:val="center"/>
    </w:pPr>
    <w:rPr>
      <w:b/>
      <w:bCs/>
    </w:rPr>
  </w:style>
  <w:style w:type="character" w:customStyle="1" w:styleId="afffffffffff7">
    <w:name w:val="样式 加粗"/>
    <w:qFormat/>
    <w:rPr>
      <w:rFonts w:eastAsia="黑体"/>
      <w:b/>
      <w:bCs/>
      <w:color w:val="008000"/>
      <w:sz w:val="24"/>
      <w:szCs w:val="24"/>
    </w:rPr>
  </w:style>
  <w:style w:type="paragraph" w:customStyle="1" w:styleId="afffffffffff8">
    <w:name w:val="图表脚注"/>
    <w:next w:val="afff3"/>
    <w:qFormat/>
    <w:pPr>
      <w:spacing w:after="160" w:line="259" w:lineRule="auto"/>
      <w:ind w:leftChars="200" w:left="200" w:hangingChars="100" w:hanging="100"/>
      <w:jc w:val="both"/>
    </w:pPr>
    <w:rPr>
      <w:rFonts w:ascii="宋体" w:eastAsiaTheme="minorEastAsia" w:hAnsiTheme="minorHAnsi" w:cstheme="minorBidi"/>
      <w:kern w:val="2"/>
      <w:sz w:val="18"/>
      <w:szCs w:val="24"/>
    </w:rPr>
  </w:style>
  <w:style w:type="paragraph" w:customStyle="1" w:styleId="2CharTimesNewRoman">
    <w:name w:val="样式 样式 样式 首行缩进:  2 字符 Char + 黑色 + Times New Roman 五号"/>
    <w:basedOn w:val="2CharChar"/>
    <w:qFormat/>
    <w:rPr>
      <w:rFonts w:hAnsi="Times New Roman"/>
    </w:rPr>
  </w:style>
  <w:style w:type="paragraph" w:customStyle="1" w:styleId="HeadingBase">
    <w:name w:val="Heading Base"/>
    <w:basedOn w:val="aff1"/>
    <w:next w:val="aff1"/>
    <w:qFormat/>
    <w:pPr>
      <w:keepNext/>
      <w:keepLines/>
      <w:spacing w:before="240" w:after="240" w:line="240" w:lineRule="atLeast"/>
    </w:pPr>
    <w:rPr>
      <w:rFonts w:ascii="Times New Roman" w:eastAsia="宋体" w:hAnsi="Times New Roman" w:cs="Times New Roman"/>
      <w:caps/>
      <w:sz w:val="20"/>
      <w:szCs w:val="24"/>
      <w:lang w:val="zh-CN"/>
    </w:rPr>
  </w:style>
  <w:style w:type="paragraph" w:customStyle="1" w:styleId="afffffffffff9">
    <w:name w:val="分项斜体"/>
    <w:basedOn w:val="af3"/>
    <w:qFormat/>
    <w:pPr>
      <w:spacing w:line="360" w:lineRule="auto"/>
    </w:pPr>
    <w:rPr>
      <w:rFonts w:ascii="Times New Roman" w:eastAsia="宋体" w:hAnsi="Times New Roman" w:cs="Times New Roman"/>
      <w:i/>
      <w:sz w:val="24"/>
      <w:szCs w:val="24"/>
    </w:rPr>
  </w:style>
  <w:style w:type="paragraph" w:customStyle="1" w:styleId="afffffffffffa">
    <w:name w:val="枚举项"/>
    <w:basedOn w:val="af3"/>
    <w:qFormat/>
    <w:pPr>
      <w:tabs>
        <w:tab w:val="left" w:pos="927"/>
      </w:tabs>
      <w:spacing w:line="360" w:lineRule="auto"/>
      <w:ind w:left="907" w:hanging="340"/>
    </w:pPr>
    <w:rPr>
      <w:rFonts w:ascii="Times New Roman" w:eastAsia="宋体" w:hAnsi="Times New Roman" w:cs="Times New Roman"/>
      <w:sz w:val="24"/>
      <w:szCs w:val="24"/>
    </w:rPr>
  </w:style>
  <w:style w:type="paragraph" w:customStyle="1" w:styleId="1f7">
    <w:name w:val="表格内容1"/>
    <w:basedOn w:val="af3"/>
    <w:qFormat/>
    <w:rPr>
      <w:rFonts w:ascii="Times New Roman" w:eastAsia="宋体" w:hAnsi="Times New Roman" w:cs="Times New Roman"/>
      <w:sz w:val="24"/>
      <w:szCs w:val="24"/>
    </w:rPr>
  </w:style>
  <w:style w:type="paragraph" w:customStyle="1" w:styleId="3h3Level3TopicHeadingHeading3-oldH3l33rdlevel">
    <w:name w:val="样式 标题 3h3Level 3 Topic HeadingHeading 3 - oldH3l33rd level..."/>
    <w:basedOn w:val="30"/>
    <w:qFormat/>
    <w:pPr>
      <w:tabs>
        <w:tab w:val="left" w:pos="1260"/>
      </w:tabs>
      <w:spacing w:line="360" w:lineRule="auto"/>
      <w:ind w:left="709" w:hanging="709"/>
    </w:pPr>
    <w:rPr>
      <w:rFonts w:ascii="仿宋_GB2312" w:eastAsia="宋体" w:hAnsi="Times New Roman" w:cs="Times New Roman"/>
      <w:bCs/>
      <w:lang w:val="zh-CN"/>
    </w:rPr>
  </w:style>
  <w:style w:type="paragraph" w:customStyle="1" w:styleId="08">
    <w:name w:val="正文文本 + 首行缩进:  0.8 厘米"/>
    <w:basedOn w:val="af3"/>
    <w:qFormat/>
    <w:pPr>
      <w:spacing w:after="120"/>
      <w:ind w:firstLine="454"/>
    </w:pPr>
    <w:rPr>
      <w:rFonts w:ascii="Times New Roman" w:eastAsia="宋体" w:hAnsi="Times New Roman" w:cs="宋体"/>
      <w:sz w:val="24"/>
      <w:szCs w:val="24"/>
    </w:rPr>
  </w:style>
  <w:style w:type="paragraph" w:customStyle="1" w:styleId="Tabletext0">
    <w:name w:val="Tabletext"/>
    <w:basedOn w:val="af3"/>
    <w:qFormat/>
    <w:pPr>
      <w:keepLines/>
      <w:spacing w:before="60" w:after="120" w:line="240" w:lineRule="atLeast"/>
      <w:ind w:left="480" w:firstLine="480"/>
    </w:pPr>
    <w:rPr>
      <w:rFonts w:ascii="Times New Roman" w:eastAsia="宋体" w:hAnsi="Times New Roman" w:cs="Times New Roman"/>
      <w:szCs w:val="24"/>
      <w:lang w:eastAsia="en-US"/>
    </w:rPr>
  </w:style>
  <w:style w:type="paragraph" w:customStyle="1" w:styleId="152">
    <w:name w:val="样式 四号 行距: 1.5 倍行距 首行缩进:  2 字符"/>
    <w:basedOn w:val="af3"/>
    <w:qFormat/>
    <w:pPr>
      <w:spacing w:line="360" w:lineRule="auto"/>
      <w:ind w:firstLineChars="200" w:firstLine="560"/>
    </w:pPr>
    <w:rPr>
      <w:rFonts w:ascii="Times New Roman" w:eastAsia="宋体" w:hAnsi="Times New Roman" w:cs="宋体"/>
      <w:sz w:val="24"/>
      <w:szCs w:val="24"/>
    </w:rPr>
  </w:style>
  <w:style w:type="character" w:customStyle="1" w:styleId="s31">
    <w:name w:val="s31"/>
    <w:qFormat/>
    <w:rPr>
      <w:rFonts w:ascii="宋体" w:eastAsia="宋体" w:hAnsi="宋体" w:hint="eastAsia"/>
      <w:sz w:val="20"/>
      <w:szCs w:val="20"/>
      <w:u w:val="none"/>
    </w:rPr>
  </w:style>
  <w:style w:type="character" w:customStyle="1" w:styleId="ptt1">
    <w:name w:val="ptt1"/>
    <w:qFormat/>
    <w:rPr>
      <w:rFonts w:ascii="宋体" w:eastAsia="宋体" w:hAnsi="宋体" w:hint="eastAsia"/>
      <w:spacing w:val="375"/>
      <w:sz w:val="18"/>
      <w:szCs w:val="18"/>
    </w:rPr>
  </w:style>
  <w:style w:type="character" w:customStyle="1" w:styleId="1f8">
    <w:name w:val="未命名1"/>
    <w:basedOn w:val="af4"/>
    <w:qFormat/>
  </w:style>
  <w:style w:type="paragraph" w:customStyle="1" w:styleId="CharCharCharCharCharCharCharCharCharCharCharCharCharCharCharChar">
    <w:name w:val="Char Char Char Char Char Char Char Char Char Char Char Char Char Char Char Char"/>
    <w:basedOn w:val="af3"/>
    <w:qFormat/>
    <w:pPr>
      <w:tabs>
        <w:tab w:val="left" w:pos="360"/>
      </w:tabs>
    </w:pPr>
    <w:rPr>
      <w:rFonts w:ascii="Times New Roman" w:eastAsia="宋体" w:hAnsi="Times New Roman" w:cs="Times New Roman"/>
      <w:sz w:val="24"/>
      <w:szCs w:val="24"/>
    </w:rPr>
  </w:style>
  <w:style w:type="paragraph" w:customStyle="1" w:styleId="CharChar1CharCharCharCharCharCharChar">
    <w:name w:val="Char Char1 Char Char Char Char Char Char Char"/>
    <w:basedOn w:val="af3"/>
    <w:qFormat/>
    <w:pPr>
      <w:snapToGrid w:val="0"/>
      <w:spacing w:before="120" w:line="360" w:lineRule="auto"/>
      <w:ind w:right="-360"/>
    </w:pPr>
    <w:rPr>
      <w:rFonts w:ascii="Arial" w:eastAsia="宋体" w:hAnsi="Arial" w:cs="Times New Roman"/>
      <w:sz w:val="24"/>
      <w:szCs w:val="24"/>
      <w:lang w:eastAsia="en-US"/>
    </w:rPr>
  </w:style>
  <w:style w:type="paragraph" w:customStyle="1" w:styleId="Char1CharCharChar">
    <w:name w:val="Char1 Char Char Char"/>
    <w:basedOn w:val="af3"/>
    <w:qFormat/>
    <w:rPr>
      <w:rFonts w:ascii="Tahoma" w:eastAsia="宋体" w:hAnsi="Tahoma" w:cs="Times New Roman"/>
      <w:sz w:val="24"/>
      <w:szCs w:val="24"/>
    </w:rPr>
  </w:style>
  <w:style w:type="paragraph" w:customStyle="1" w:styleId="Char110">
    <w:name w:val="Char11"/>
    <w:basedOn w:val="af3"/>
    <w:qFormat/>
    <w:pPr>
      <w:tabs>
        <w:tab w:val="left" w:pos="1984"/>
      </w:tabs>
      <w:ind w:left="1984" w:hanging="708"/>
    </w:pPr>
    <w:rPr>
      <w:rFonts w:ascii="Times New Roman" w:eastAsia="宋体" w:hAnsi="Times New Roman" w:cs="Times New Roman"/>
      <w:szCs w:val="24"/>
    </w:rPr>
  </w:style>
  <w:style w:type="paragraph" w:customStyle="1" w:styleId="CharCharCharCharCharCharCharCharCharCharCharCharCharCharCharChar1">
    <w:name w:val="Char Char Char Char Char Char Char Char Char Char Char Char Char Char Char Char1"/>
    <w:basedOn w:val="af3"/>
    <w:qFormat/>
    <w:rPr>
      <w:rFonts w:ascii="Times New Roman" w:eastAsia="宋体" w:hAnsi="Times New Roman" w:cs="Times New Roman"/>
      <w:szCs w:val="24"/>
    </w:rPr>
  </w:style>
  <w:style w:type="character" w:customStyle="1" w:styleId="H3Char2">
    <w:name w:val="H3 Char2"/>
    <w:qFormat/>
    <w:rPr>
      <w:rFonts w:ascii="Times New Roman" w:hAnsi="Times New Roman"/>
      <w:b/>
      <w:bCs/>
      <w:kern w:val="2"/>
      <w:sz w:val="32"/>
      <w:szCs w:val="32"/>
    </w:rPr>
  </w:style>
  <w:style w:type="paragraph" w:customStyle="1" w:styleId="CharCharCharChar1CharCharCharCharCharChar">
    <w:name w:val="Char Char Char Char1 Char Char Char Char Char Char"/>
    <w:basedOn w:val="af3"/>
    <w:qFormat/>
    <w:pPr>
      <w:tabs>
        <w:tab w:val="left" w:pos="420"/>
      </w:tabs>
      <w:ind w:left="420" w:hanging="420"/>
    </w:pPr>
    <w:rPr>
      <w:rFonts w:ascii="Tahoma" w:eastAsia="宋体" w:hAnsi="Tahoma" w:cs="Times New Roman"/>
      <w:sz w:val="28"/>
      <w:szCs w:val="24"/>
    </w:rPr>
  </w:style>
  <w:style w:type="paragraph" w:customStyle="1" w:styleId="151">
    <w:name w:val="样式 二级条标题 + 宋体 行距: 1.5 倍行距"/>
    <w:basedOn w:val="affffffd"/>
    <w:qFormat/>
    <w:pPr>
      <w:tabs>
        <w:tab w:val="left" w:pos="1680"/>
      </w:tabs>
      <w:spacing w:line="360" w:lineRule="auto"/>
      <w:ind w:left="1680" w:hanging="420"/>
    </w:pPr>
    <w:rPr>
      <w:rFonts w:ascii="宋体" w:hAnsi="宋体" w:cs="宋体"/>
      <w:b w:val="0"/>
      <w:color w:val="auto"/>
    </w:rPr>
  </w:style>
  <w:style w:type="paragraph" w:customStyle="1" w:styleId="153">
    <w:name w:val="样式 三级条标题 + 宋体 行距: 1.5 倍行距"/>
    <w:basedOn w:val="affffffc"/>
    <w:qFormat/>
    <w:pPr>
      <w:spacing w:line="360" w:lineRule="auto"/>
    </w:pPr>
    <w:rPr>
      <w:rFonts w:ascii="宋体" w:hAnsi="宋体" w:cs="宋体"/>
      <w:b w:val="0"/>
      <w:color w:val="auto"/>
    </w:rPr>
  </w:style>
  <w:style w:type="paragraph" w:customStyle="1" w:styleId="050515">
    <w:name w:val="样式 章标题 + 段前: 0.5 行 段后: 0.5 行 行距: 1.5 倍行距"/>
    <w:basedOn w:val="13"/>
    <w:qFormat/>
    <w:pPr>
      <w:keepNext w:val="0"/>
      <w:keepLines w:val="0"/>
      <w:spacing w:beforeLines="50" w:afterLines="50" w:line="360" w:lineRule="auto"/>
      <w:ind w:left="420" w:rightChars="96" w:right="202"/>
      <w:outlineLvl w:val="1"/>
    </w:pPr>
    <w:rPr>
      <w:rFonts w:ascii="黑体" w:eastAsia="宋体" w:hAnsi="宋体" w:cs="宋体"/>
      <w:b/>
      <w:bCs/>
      <w:sz w:val="24"/>
      <w:szCs w:val="20"/>
      <w:lang w:val="zh-CN"/>
    </w:rPr>
  </w:style>
  <w:style w:type="paragraph" w:customStyle="1" w:styleId="gbmaster">
    <w:name w:val="gb_master正文"/>
    <w:basedOn w:val="af3"/>
    <w:qFormat/>
    <w:pPr>
      <w:ind w:firstLineChars="200" w:firstLine="200"/>
    </w:pPr>
    <w:rPr>
      <w:rFonts w:ascii="Times New Roman" w:eastAsia="宋体" w:hAnsi="Times New Roman" w:cs="Times New Roman"/>
      <w:szCs w:val="24"/>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
    <w:name w:val="正文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
    <w:name w:val="正文 New New New New New New New New New New New New New New New New New New New New New New New New New New New New New New New New"/>
    <w:qFormat/>
    <w:pPr>
      <w:widowControl w:val="0"/>
      <w:spacing w:after="160" w:line="259" w:lineRule="auto"/>
      <w:jc w:val="both"/>
    </w:pPr>
    <w:rPr>
      <w:rFonts w:ascii="Calibri" w:eastAsiaTheme="minorEastAsia" w:hAnsi="Calibri" w:cstheme="minorBidi"/>
      <w:kern w:val="2"/>
      <w:sz w:val="21"/>
      <w:szCs w:val="24"/>
    </w:rPr>
  </w:style>
  <w:style w:type="paragraph" w:customStyle="1" w:styleId="NewNewNew">
    <w:name w:val="正文 New New New"/>
    <w:qFormat/>
    <w:pPr>
      <w:widowControl w:val="0"/>
      <w:spacing w:after="160" w:line="259" w:lineRule="auto"/>
      <w:jc w:val="both"/>
    </w:pPr>
    <w:rPr>
      <w:rFonts w:asciiTheme="minorHAnsi" w:eastAsiaTheme="minorEastAsia" w:hAnsiTheme="minorHAnsi" w:cstheme="minorBidi" w:hint="eastAsia"/>
      <w:kern w:val="2"/>
      <w:sz w:val="21"/>
      <w:szCs w:val="24"/>
    </w:rPr>
  </w:style>
  <w:style w:type="paragraph" w:customStyle="1" w:styleId="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NewNew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New New"/>
    <w:qFormat/>
    <w:pPr>
      <w:widowControl w:val="0"/>
      <w:suppressAutoHyphens/>
      <w:spacing w:after="160" w:line="259" w:lineRule="auto"/>
      <w:jc w:val="both"/>
    </w:pPr>
    <w:rPr>
      <w:rFonts w:ascii="Calibri" w:eastAsiaTheme="minorEastAsia" w:hAnsi="Calibri" w:cstheme="minorBidi"/>
      <w:kern w:val="1"/>
      <w:sz w:val="21"/>
      <w:szCs w:val="24"/>
      <w:lang w:eastAsia="ar-SA"/>
    </w:rPr>
  </w:style>
  <w:style w:type="paragraph" w:customStyle="1" w:styleId="p0New">
    <w:name w:val="p0 New"/>
    <w:basedOn w:val="NewNewNewNewNewNewNewNewNewNewNewNewNewNewNewNewNewNewNewNewNewNewNewNewNewNewNewNewNewNewNewNewNewNewNewNewNewNewNewNewNewNewNewNewNewNewNewNewNew"/>
    <w:qFormat/>
    <w:pPr>
      <w:widowControl/>
    </w:pPr>
    <w:rPr>
      <w:kern w:val="0"/>
      <w:szCs w:val="20"/>
    </w:rPr>
  </w:style>
  <w:style w:type="paragraph" w:customStyle="1" w:styleId="NewNewNew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New New New"/>
    <w:qFormat/>
    <w:pPr>
      <w:widowControl w:val="0"/>
      <w:spacing w:after="160" w:line="259" w:lineRule="auto"/>
      <w:jc w:val="both"/>
    </w:pPr>
    <w:rPr>
      <w:rFonts w:asciiTheme="minorHAnsi" w:eastAsiaTheme="minorEastAsia" w:hAnsiTheme="minorHAnsi" w:cstheme="minorBidi"/>
      <w:kern w:val="2"/>
      <w:sz w:val="21"/>
      <w:szCs w:val="24"/>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pPr>
      <w:widowControl w:val="0"/>
      <w:topLinePunct/>
      <w:spacing w:after="160" w:line="259" w:lineRule="auto"/>
      <w:jc w:val="both"/>
    </w:pPr>
    <w:rPr>
      <w:rFonts w:ascii="Calibri" w:eastAsiaTheme="minorEastAsia" w:hAnsi="Calibri" w:cstheme="minorBidi"/>
      <w:kern w:val="2"/>
      <w:sz w:val="21"/>
      <w:szCs w:val="24"/>
    </w:rPr>
  </w:style>
  <w:style w:type="paragraph" w:customStyle="1" w:styleId="2f5">
    <w:name w:val="样式 2"/>
    <w:basedOn w:val="21"/>
    <w:qFormat/>
    <w:pPr>
      <w:keepNext w:val="0"/>
      <w:keepLines w:val="0"/>
      <w:topLinePunct/>
      <w:spacing w:before="0" w:line="312" w:lineRule="exact"/>
    </w:pPr>
    <w:rPr>
      <w:rFonts w:ascii="EU-F1" w:eastAsia="黑体" w:hAnsi="Times New Roman" w:cs="Times New Roman"/>
      <w:b/>
      <w:bCs/>
      <w:sz w:val="21"/>
      <w:szCs w:val="20"/>
      <w:lang w:val="zh-CN"/>
    </w:rPr>
  </w:style>
  <w:style w:type="paragraph" w:customStyle="1" w:styleId="1f9">
    <w:name w:val="纯文本1"/>
    <w:basedOn w:val="af3"/>
    <w:qFormat/>
    <w:pPr>
      <w:suppressAutoHyphens/>
    </w:pPr>
    <w:rPr>
      <w:rFonts w:ascii="宋体" w:eastAsia="宋体" w:hAnsi="宋体" w:cs="Times New Roman"/>
      <w:kern w:val="1"/>
      <w:szCs w:val="24"/>
      <w:lang w:eastAsia="ar-SA"/>
    </w:rPr>
  </w:style>
  <w:style w:type="paragraph" w:customStyle="1" w:styleId="NormalIndent1">
    <w:name w:val="Normal Indent1"/>
    <w:basedOn w:val="af3"/>
    <w:qFormat/>
    <w:pPr>
      <w:spacing w:after="200" w:line="276" w:lineRule="auto"/>
      <w:ind w:firstLineChars="200" w:firstLine="420"/>
    </w:pPr>
    <w:rPr>
      <w:rFonts w:ascii="Cambria" w:eastAsia="宋体" w:hAnsi="Cambria" w:cs="黑体"/>
      <w:szCs w:val="24"/>
      <w:lang w:eastAsia="en-US"/>
    </w:rPr>
  </w:style>
  <w:style w:type="paragraph" w:customStyle="1" w:styleId="afffffffffffb">
    <w:name w:val="表题"/>
    <w:basedOn w:val="30"/>
    <w:qFormat/>
    <w:pPr>
      <w:adjustRightInd w:val="0"/>
      <w:snapToGrid w:val="0"/>
      <w:spacing w:before="140" w:after="140" w:line="240" w:lineRule="atLeast"/>
      <w:jc w:val="center"/>
    </w:pPr>
    <w:rPr>
      <w:rFonts w:ascii="Times New Roman" w:eastAsia="黑体" w:hAnsi="Times New Roman" w:cs="Times New Roman"/>
      <w:b/>
      <w:bCs/>
      <w:sz w:val="18"/>
      <w:szCs w:val="20"/>
    </w:rPr>
  </w:style>
  <w:style w:type="character" w:customStyle="1" w:styleId="apple-converted-space">
    <w:name w:val="apple-converted-space"/>
    <w:qFormat/>
  </w:style>
  <w:style w:type="character" w:customStyle="1" w:styleId="CharChar0">
    <w:name w:val="页眉 Char Char"/>
    <w:qFormat/>
    <w:rPr>
      <w:sz w:val="18"/>
      <w:szCs w:val="18"/>
    </w:rPr>
  </w:style>
  <w:style w:type="character" w:customStyle="1" w:styleId="CharChar1">
    <w:name w:val="页脚 Char Char"/>
    <w:qFormat/>
    <w:rPr>
      <w:sz w:val="18"/>
      <w:szCs w:val="18"/>
    </w:rPr>
  </w:style>
  <w:style w:type="character" w:customStyle="1" w:styleId="trans">
    <w:name w:val="trans"/>
    <w:qFormat/>
  </w:style>
  <w:style w:type="character" w:customStyle="1" w:styleId="Char20">
    <w:name w:val="表正文 Char2"/>
    <w:qFormat/>
    <w:rPr>
      <w:rFonts w:eastAsia="宋体"/>
      <w:szCs w:val="24"/>
    </w:rPr>
  </w:style>
  <w:style w:type="character" w:customStyle="1" w:styleId="1fa">
    <w:name w:val="占位符文本1"/>
    <w:uiPriority w:val="99"/>
    <w:qFormat/>
    <w:rPr>
      <w:color w:val="808080"/>
    </w:rPr>
  </w:style>
  <w:style w:type="paragraph" w:customStyle="1" w:styleId="NotesText">
    <w:name w:val="Notes Text"/>
    <w:qFormat/>
    <w:pPr>
      <w:pBdr>
        <w:bottom w:val="single" w:sz="8" w:space="5" w:color="auto"/>
      </w:pBdr>
      <w:spacing w:after="160" w:line="259" w:lineRule="auto"/>
      <w:ind w:left="1134"/>
      <w:jc w:val="both"/>
    </w:pPr>
    <w:rPr>
      <w:rFonts w:ascii="Arial" w:eastAsia="楷体_GB2312" w:hAnsi="Arial" w:cs="Arial"/>
      <w:kern w:val="2"/>
      <w:sz w:val="21"/>
      <w:szCs w:val="21"/>
    </w:rPr>
  </w:style>
  <w:style w:type="character" w:customStyle="1" w:styleId="Char14">
    <w:name w:val="标题 Char1"/>
    <w:uiPriority w:val="10"/>
    <w:qFormat/>
    <w:rPr>
      <w:rFonts w:ascii="Calibri Light" w:eastAsia="宋体" w:hAnsi="Calibri Light" w:cs="Times New Roman"/>
      <w:b/>
      <w:bCs/>
      <w:sz w:val="32"/>
      <w:szCs w:val="32"/>
    </w:rPr>
  </w:style>
  <w:style w:type="paragraph" w:customStyle="1" w:styleId="1fb">
    <w:name w:val="修订1"/>
    <w:qFormat/>
    <w:pPr>
      <w:spacing w:after="160" w:line="259" w:lineRule="auto"/>
    </w:pPr>
    <w:rPr>
      <w:rFonts w:ascii="Calibri" w:eastAsiaTheme="minorEastAsia" w:hAnsi="Calibri" w:cstheme="minorBidi"/>
      <w:kern w:val="2"/>
      <w:sz w:val="21"/>
      <w:szCs w:val="22"/>
    </w:rPr>
  </w:style>
  <w:style w:type="paragraph" w:customStyle="1" w:styleId="TableHeading">
    <w:name w:val="Table Heading"/>
    <w:qFormat/>
    <w:pPr>
      <w:keepNext/>
      <w:snapToGrid w:val="0"/>
      <w:spacing w:before="80" w:after="80" w:line="259" w:lineRule="auto"/>
      <w:jc w:val="center"/>
    </w:pPr>
    <w:rPr>
      <w:rFonts w:ascii="Arial" w:eastAsia="黑体" w:hAnsi="Arial" w:cs="Arial"/>
      <w:kern w:val="2"/>
      <w:sz w:val="18"/>
      <w:szCs w:val="18"/>
    </w:rPr>
  </w:style>
  <w:style w:type="paragraph" w:customStyle="1" w:styleId="FigureDescription">
    <w:name w:val="Figure Description"/>
    <w:next w:val="af3"/>
    <w:qFormat/>
    <w:pPr>
      <w:snapToGrid w:val="0"/>
      <w:spacing w:before="80" w:after="320" w:line="259" w:lineRule="auto"/>
      <w:ind w:left="1134"/>
      <w:jc w:val="center"/>
    </w:pPr>
    <w:rPr>
      <w:rFonts w:ascii="Arial" w:eastAsia="黑体" w:hAnsi="Arial" w:cs="Arial"/>
      <w:kern w:val="2"/>
      <w:sz w:val="18"/>
      <w:szCs w:val="18"/>
    </w:rPr>
  </w:style>
  <w:style w:type="paragraph" w:customStyle="1" w:styleId="afffffffffffc">
    <w:name w:val="表格文字"/>
    <w:basedOn w:val="af3"/>
    <w:qFormat/>
    <w:pPr>
      <w:spacing w:line="360" w:lineRule="exact"/>
      <w:jc w:val="center"/>
    </w:pPr>
    <w:rPr>
      <w:rFonts w:ascii="Times New Roman" w:eastAsia="宋体" w:hAnsi="Times New Roman" w:cs="Times New Roman"/>
      <w:szCs w:val="24"/>
    </w:rPr>
  </w:style>
  <w:style w:type="paragraph" w:customStyle="1" w:styleId="TableDescription">
    <w:name w:val="Table Description"/>
    <w:next w:val="af3"/>
    <w:qFormat/>
    <w:pPr>
      <w:keepNext/>
      <w:snapToGrid w:val="0"/>
      <w:spacing w:before="160" w:after="80" w:line="259" w:lineRule="auto"/>
      <w:ind w:left="1134"/>
      <w:jc w:val="center"/>
    </w:pPr>
    <w:rPr>
      <w:rFonts w:ascii="Arial" w:eastAsia="黑体" w:hAnsi="Arial" w:cs="Arial"/>
      <w:kern w:val="2"/>
      <w:sz w:val="18"/>
      <w:szCs w:val="18"/>
    </w:rPr>
  </w:style>
  <w:style w:type="paragraph" w:customStyle="1" w:styleId="INFeature">
    <w:name w:val="IN Feature"/>
    <w:next w:val="INStep"/>
    <w:qFormat/>
    <w:pPr>
      <w:keepNext/>
      <w:keepLines/>
      <w:spacing w:before="240" w:after="240" w:line="259" w:lineRule="auto"/>
      <w:outlineLvl w:val="7"/>
    </w:pPr>
    <w:rPr>
      <w:rFonts w:ascii="Arial" w:eastAsia="黑体" w:hAnsi="Arial" w:cs="Arial"/>
      <w:kern w:val="2"/>
      <w:sz w:val="21"/>
      <w:szCs w:val="21"/>
    </w:rPr>
  </w:style>
  <w:style w:type="paragraph" w:customStyle="1" w:styleId="INStep">
    <w:name w:val="IN Step"/>
    <w:basedOn w:val="af3"/>
    <w:qFormat/>
    <w:pPr>
      <w:keepLines/>
      <w:tabs>
        <w:tab w:val="left" w:pos="1134"/>
      </w:tabs>
      <w:spacing w:before="80" w:after="80" w:line="300" w:lineRule="auto"/>
      <w:ind w:left="1134" w:hanging="907"/>
      <w:outlineLvl w:val="8"/>
    </w:pPr>
    <w:rPr>
      <w:rFonts w:ascii="Arial" w:eastAsia="宋体" w:hAnsi="Arial" w:cs="Arial"/>
      <w:szCs w:val="21"/>
    </w:rPr>
  </w:style>
  <w:style w:type="paragraph" w:customStyle="1" w:styleId="FigureText">
    <w:name w:val="Figure Text"/>
    <w:qFormat/>
    <w:pPr>
      <w:snapToGrid w:val="0"/>
      <w:spacing w:after="160" w:line="259" w:lineRule="auto"/>
      <w:jc w:val="both"/>
    </w:pPr>
    <w:rPr>
      <w:rFonts w:ascii="Arial" w:eastAsia="楷体_GB2312" w:hAnsi="Arial" w:cs="Arial"/>
      <w:kern w:val="2"/>
      <w:sz w:val="18"/>
      <w:szCs w:val="18"/>
    </w:rPr>
  </w:style>
  <w:style w:type="paragraph" w:customStyle="1" w:styleId="TableText1">
    <w:name w:val="Table Text"/>
    <w:qFormat/>
    <w:pPr>
      <w:snapToGrid w:val="0"/>
      <w:spacing w:before="80" w:after="80" w:line="259" w:lineRule="auto"/>
    </w:pPr>
    <w:rPr>
      <w:rFonts w:ascii="Arial" w:eastAsiaTheme="minorEastAsia" w:hAnsi="Arial" w:cs="Arial"/>
      <w:kern w:val="2"/>
      <w:sz w:val="18"/>
      <w:szCs w:val="18"/>
    </w:rPr>
  </w:style>
  <w:style w:type="paragraph" w:customStyle="1" w:styleId="INVoice">
    <w:name w:val="IN Voice"/>
    <w:qFormat/>
    <w:pPr>
      <w:spacing w:before="60" w:after="60" w:line="259" w:lineRule="auto"/>
    </w:pPr>
    <w:rPr>
      <w:rFonts w:ascii="Arial" w:eastAsiaTheme="minorEastAsia" w:hAnsi="Arial" w:cs="黑体"/>
      <w:kern w:val="2"/>
      <w:sz w:val="15"/>
      <w:szCs w:val="15"/>
    </w:rPr>
  </w:style>
  <w:style w:type="paragraph" w:customStyle="1" w:styleId="commandparameter">
    <w:name w:val="command parameter"/>
    <w:basedOn w:val="af3"/>
    <w:next w:val="commandkeywords"/>
    <w:qFormat/>
    <w:pPr>
      <w:snapToGrid w:val="0"/>
      <w:spacing w:before="80" w:after="80" w:line="300" w:lineRule="auto"/>
      <w:ind w:left="1134"/>
    </w:pPr>
    <w:rPr>
      <w:rFonts w:ascii="Arial" w:eastAsia="宋体" w:hAnsi="Arial" w:cs="Arial"/>
      <w:i/>
      <w:iCs/>
      <w:szCs w:val="21"/>
    </w:rPr>
  </w:style>
  <w:style w:type="paragraph" w:customStyle="1" w:styleId="commandkeywords">
    <w:name w:val="command keywords"/>
    <w:basedOn w:val="af3"/>
    <w:qFormat/>
    <w:pPr>
      <w:snapToGrid w:val="0"/>
      <w:spacing w:before="80" w:after="80" w:line="300" w:lineRule="auto"/>
      <w:ind w:left="1134"/>
    </w:pPr>
    <w:rPr>
      <w:rFonts w:ascii="Arial" w:eastAsia="宋体" w:hAnsi="Arial" w:cs="Arial"/>
      <w:b/>
      <w:bCs/>
      <w:szCs w:val="21"/>
    </w:rPr>
  </w:style>
  <w:style w:type="paragraph" w:customStyle="1" w:styleId="NotesHeading">
    <w:name w:val="Notes Heading"/>
    <w:next w:val="NotesText"/>
    <w:qFormat/>
    <w:pPr>
      <w:keepNext/>
      <w:pBdr>
        <w:top w:val="single" w:sz="8" w:space="5" w:color="auto"/>
      </w:pBdr>
      <w:snapToGrid w:val="0"/>
      <w:spacing w:before="80" w:after="80" w:line="259" w:lineRule="auto"/>
      <w:ind w:left="1134"/>
    </w:pPr>
    <w:rPr>
      <w:rFonts w:ascii="Arial" w:eastAsia="黑体" w:hAnsi="Arial" w:cs="Arial"/>
      <w:kern w:val="2"/>
      <w:sz w:val="21"/>
      <w:szCs w:val="21"/>
    </w:rPr>
  </w:style>
  <w:style w:type="paragraph" w:customStyle="1" w:styleId="Command">
    <w:name w:val="Command"/>
    <w:qFormat/>
    <w:pPr>
      <w:spacing w:before="160" w:after="160" w:line="259" w:lineRule="auto"/>
    </w:pPr>
    <w:rPr>
      <w:rFonts w:ascii="Arial" w:eastAsia="黑体" w:hAnsi="Arial" w:cs="Arial"/>
      <w:kern w:val="2"/>
      <w:sz w:val="21"/>
      <w:szCs w:val="21"/>
    </w:rPr>
  </w:style>
  <w:style w:type="paragraph" w:customStyle="1" w:styleId="Description-indent">
    <w:name w:val="Description-indent"/>
    <w:basedOn w:val="af3"/>
    <w:next w:val="af3"/>
    <w:qFormat/>
    <w:pPr>
      <w:keepNext/>
      <w:adjustRightInd w:val="0"/>
      <w:snapToGrid w:val="0"/>
      <w:spacing w:before="80" w:after="80" w:line="300" w:lineRule="auto"/>
      <w:ind w:left="709" w:right="635"/>
    </w:pPr>
    <w:rPr>
      <w:rFonts w:ascii="Arial" w:eastAsia="黑体" w:hAnsi="Arial" w:cs="Times New Roman"/>
      <w:sz w:val="18"/>
      <w:szCs w:val="24"/>
    </w:rPr>
  </w:style>
  <w:style w:type="paragraph" w:customStyle="1" w:styleId="TerminalDisplay">
    <w:name w:val="Terminal Display"/>
    <w:qFormat/>
    <w:pPr>
      <w:widowControl w:val="0"/>
      <w:spacing w:after="160" w:line="259" w:lineRule="auto"/>
      <w:ind w:left="1134"/>
      <w:jc w:val="both"/>
    </w:pPr>
    <w:rPr>
      <w:rFonts w:ascii="Courier New" w:eastAsiaTheme="minorEastAsia" w:hAnsi="Courier New" w:cs="Courier New"/>
      <w:kern w:val="2"/>
      <w:sz w:val="17"/>
      <w:szCs w:val="17"/>
    </w:rPr>
  </w:style>
  <w:style w:type="paragraph" w:customStyle="1" w:styleId="NotesTextlist0">
    <w:name w:val="Notes Text list"/>
    <w:basedOn w:val="NotesText"/>
    <w:qFormat/>
    <w:pPr>
      <w:tabs>
        <w:tab w:val="left" w:pos="425"/>
      </w:tabs>
      <w:ind w:left="1985" w:hanging="425"/>
    </w:pPr>
  </w:style>
  <w:style w:type="paragraph" w:customStyle="1" w:styleId="NotesTextinTable">
    <w:name w:val="Notes Text in Table"/>
    <w:qFormat/>
    <w:pPr>
      <w:keepLines/>
      <w:spacing w:before="40" w:after="40" w:line="259" w:lineRule="auto"/>
      <w:jc w:val="both"/>
    </w:pPr>
    <w:rPr>
      <w:rFonts w:ascii="Arial" w:eastAsia="楷体_GB2312" w:hAnsi="Arial" w:cs="Arial"/>
      <w:kern w:val="2"/>
      <w:sz w:val="18"/>
      <w:szCs w:val="18"/>
    </w:rPr>
  </w:style>
  <w:style w:type="paragraph" w:customStyle="1" w:styleId="ItemStep">
    <w:name w:val="Item Step"/>
    <w:qFormat/>
    <w:pPr>
      <w:tabs>
        <w:tab w:val="left" w:pos="1644"/>
      </w:tabs>
      <w:spacing w:after="160" w:line="300" w:lineRule="auto"/>
      <w:ind w:left="1644" w:hanging="510"/>
      <w:outlineLvl w:val="4"/>
    </w:pPr>
    <w:rPr>
      <w:rFonts w:ascii="Arial" w:eastAsiaTheme="minorEastAsia" w:hAnsi="Arial" w:cs="Arial"/>
      <w:kern w:val="2"/>
      <w:sz w:val="21"/>
      <w:szCs w:val="21"/>
    </w:rPr>
  </w:style>
  <w:style w:type="paragraph" w:customStyle="1" w:styleId="NotesHeadinginTable">
    <w:name w:val="Notes Heading in Table"/>
    <w:next w:val="NotesTextinTable"/>
    <w:qFormat/>
    <w:pPr>
      <w:keepNext/>
      <w:spacing w:before="40" w:after="40" w:line="259" w:lineRule="auto"/>
      <w:jc w:val="both"/>
    </w:pPr>
    <w:rPr>
      <w:rFonts w:ascii="Arial" w:eastAsia="黑体" w:hAnsi="Arial" w:cs="Arial"/>
      <w:kern w:val="2"/>
      <w:sz w:val="18"/>
      <w:szCs w:val="18"/>
    </w:rPr>
  </w:style>
  <w:style w:type="paragraph" w:customStyle="1" w:styleId="afffffffffffd">
    <w:name w:val="图样式"/>
    <w:basedOn w:val="af3"/>
    <w:qFormat/>
    <w:pPr>
      <w:keepNext/>
      <w:autoSpaceDE w:val="0"/>
      <w:autoSpaceDN w:val="0"/>
      <w:adjustRightInd w:val="0"/>
      <w:spacing w:before="80" w:after="80" w:line="360" w:lineRule="auto"/>
      <w:jc w:val="center"/>
    </w:pPr>
    <w:rPr>
      <w:rFonts w:ascii="Times New Roman" w:eastAsia="宋体" w:hAnsi="Times New Roman" w:cs="Times New Roman"/>
      <w:szCs w:val="24"/>
    </w:rPr>
  </w:style>
  <w:style w:type="paragraph" w:customStyle="1" w:styleId="1-Lu">
    <w:name w:val="标题 1-Lu"/>
    <w:basedOn w:val="13"/>
    <w:qFormat/>
    <w:pPr>
      <w:tabs>
        <w:tab w:val="left" w:pos="432"/>
      </w:tabs>
      <w:ind w:left="840" w:hanging="420"/>
    </w:pPr>
    <w:rPr>
      <w:rFonts w:ascii="Times New Roman" w:eastAsia="宋体" w:hAnsi="Times New Roman" w:cs="Times New Roman"/>
      <w:sz w:val="28"/>
    </w:rPr>
  </w:style>
  <w:style w:type="character" w:customStyle="1" w:styleId="commandkeywordsCharChar">
    <w:name w:val="command keywords Char Char"/>
    <w:qFormat/>
    <w:rPr>
      <w:rFonts w:ascii="Arial" w:hAnsi="Arial" w:cs="Arial"/>
      <w:b/>
      <w:bCs/>
      <w:sz w:val="21"/>
      <w:szCs w:val="21"/>
    </w:rPr>
  </w:style>
  <w:style w:type="character" w:customStyle="1" w:styleId="commandparameterCharChar">
    <w:name w:val="command parameter Char Char"/>
    <w:qFormat/>
    <w:rPr>
      <w:rFonts w:ascii="Arial" w:hAnsi="Arial" w:cs="Arial"/>
      <w:i/>
      <w:iCs/>
      <w:sz w:val="21"/>
      <w:szCs w:val="21"/>
    </w:rPr>
  </w:style>
  <w:style w:type="paragraph" w:customStyle="1" w:styleId="afffffffffffe">
    <w:name w:val="正文—首行缩进两字"/>
    <w:basedOn w:val="af3"/>
    <w:uiPriority w:val="99"/>
    <w:qFormat/>
    <w:pPr>
      <w:spacing w:beforeLines="50" w:line="400" w:lineRule="exact"/>
      <w:ind w:firstLine="462"/>
    </w:pPr>
    <w:rPr>
      <w:rFonts w:ascii="Times New Roman" w:eastAsia="宋体" w:hAnsi="Times New Roman" w:cs="Times New Roman"/>
      <w:sz w:val="24"/>
      <w:szCs w:val="24"/>
    </w:rPr>
  </w:style>
  <w:style w:type="character" w:customStyle="1" w:styleId="fontstyle31">
    <w:name w:val="fontstyle31"/>
    <w:basedOn w:val="af4"/>
    <w:qFormat/>
    <w:rPr>
      <w:rFonts w:ascii="宋体" w:eastAsia="宋体" w:hAnsi="宋体" w:hint="eastAsia"/>
      <w:color w:val="000000"/>
      <w:sz w:val="16"/>
      <w:szCs w:val="16"/>
    </w:rPr>
  </w:style>
  <w:style w:type="character" w:customStyle="1" w:styleId="22">
    <w:name w:val="标题 2 字符"/>
    <w:basedOn w:val="af4"/>
    <w:link w:val="21"/>
    <w:uiPriority w:val="9"/>
    <w:qFormat/>
    <w:rPr>
      <w:rFonts w:asciiTheme="majorHAnsi" w:eastAsiaTheme="majorEastAsia" w:hAnsiTheme="majorHAnsi" w:cstheme="majorBidi"/>
      <w:color w:val="000000" w:themeColor="text1"/>
      <w:sz w:val="28"/>
      <w:szCs w:val="28"/>
    </w:rPr>
  </w:style>
  <w:style w:type="character" w:customStyle="1" w:styleId="afffc">
    <w:name w:val="标题 字符"/>
    <w:basedOn w:val="af4"/>
    <w:link w:val="afffb"/>
    <w:uiPriority w:val="10"/>
    <w:qFormat/>
    <w:rPr>
      <w:rFonts w:asciiTheme="majorHAnsi" w:eastAsiaTheme="majorEastAsia" w:hAnsiTheme="majorHAnsi" w:cstheme="majorBidi"/>
      <w:spacing w:val="-10"/>
      <w:sz w:val="56"/>
      <w:szCs w:val="56"/>
    </w:rPr>
  </w:style>
  <w:style w:type="character" w:customStyle="1" w:styleId="Charf5">
    <w:name w:val="页眉 Char"/>
    <w:uiPriority w:val="99"/>
    <w:qFormat/>
    <w:rPr>
      <w:sz w:val="18"/>
      <w:szCs w:val="18"/>
    </w:rPr>
  </w:style>
  <w:style w:type="character" w:customStyle="1" w:styleId="40">
    <w:name w:val="标题 4 字符"/>
    <w:basedOn w:val="af4"/>
    <w:link w:val="4"/>
    <w:uiPriority w:val="9"/>
    <w:qFormat/>
    <w:rPr>
      <w:rFonts w:asciiTheme="majorHAnsi" w:eastAsiaTheme="majorEastAsia" w:hAnsiTheme="majorHAnsi" w:cstheme="majorBidi"/>
      <w:iCs/>
      <w:sz w:val="22"/>
      <w:szCs w:val="22"/>
    </w:rPr>
  </w:style>
  <w:style w:type="character" w:customStyle="1" w:styleId="Charf6">
    <w:name w:val="批注主题 Char"/>
    <w:qFormat/>
    <w:rPr>
      <w:rFonts w:ascii="Times New Roman" w:hAnsi="Times New Roman"/>
      <w:b/>
      <w:bCs/>
      <w:kern w:val="2"/>
      <w:sz w:val="21"/>
      <w:szCs w:val="22"/>
    </w:rPr>
  </w:style>
  <w:style w:type="character" w:customStyle="1" w:styleId="Charf7">
    <w:name w:val="批注文字 Char"/>
    <w:qFormat/>
    <w:rPr>
      <w:rFonts w:ascii="Times New Roman" w:hAnsi="Times New Roman"/>
      <w:kern w:val="2"/>
      <w:sz w:val="21"/>
    </w:rPr>
  </w:style>
  <w:style w:type="character" w:customStyle="1" w:styleId="Charf8">
    <w:name w:val="批注框文本 Char"/>
    <w:qFormat/>
    <w:rPr>
      <w:sz w:val="18"/>
      <w:szCs w:val="18"/>
    </w:rPr>
  </w:style>
  <w:style w:type="character" w:customStyle="1" w:styleId="90">
    <w:name w:val="标题 9 字符"/>
    <w:basedOn w:val="af4"/>
    <w:link w:val="9"/>
    <w:uiPriority w:val="9"/>
    <w:qFormat/>
    <w:rPr>
      <w:rFonts w:asciiTheme="majorHAnsi" w:eastAsiaTheme="majorEastAsia" w:hAnsiTheme="majorHAnsi" w:cstheme="majorBidi"/>
      <w:i/>
      <w:iCs/>
      <w:color w:val="262626" w:themeColor="text1" w:themeTint="D9"/>
      <w:sz w:val="21"/>
      <w:szCs w:val="21"/>
    </w:rPr>
  </w:style>
  <w:style w:type="character" w:customStyle="1" w:styleId="80">
    <w:name w:val="标题 8 字符"/>
    <w:basedOn w:val="af4"/>
    <w:link w:val="8"/>
    <w:uiPriority w:val="9"/>
    <w:qFormat/>
    <w:rPr>
      <w:rFonts w:asciiTheme="majorHAnsi" w:eastAsiaTheme="majorEastAsia" w:hAnsiTheme="majorHAnsi" w:cstheme="majorBidi"/>
      <w:color w:val="262626" w:themeColor="text1" w:themeTint="D9"/>
      <w:sz w:val="21"/>
      <w:szCs w:val="21"/>
    </w:rPr>
  </w:style>
  <w:style w:type="character" w:customStyle="1" w:styleId="Charf9">
    <w:name w:val="正文文本缩进 Char"/>
    <w:qFormat/>
    <w:rPr>
      <w:rFonts w:ascii="Times New Roman" w:hAnsi="Times New Roman"/>
      <w:i/>
      <w:iCs/>
      <w:kern w:val="2"/>
      <w:sz w:val="21"/>
      <w:szCs w:val="24"/>
    </w:rPr>
  </w:style>
  <w:style w:type="character" w:customStyle="1" w:styleId="70">
    <w:name w:val="标题 7 字符"/>
    <w:basedOn w:val="af4"/>
    <w:link w:val="7"/>
    <w:uiPriority w:val="9"/>
    <w:qFormat/>
    <w:rPr>
      <w:rFonts w:asciiTheme="majorHAnsi" w:eastAsiaTheme="majorEastAsia" w:hAnsiTheme="majorHAnsi" w:cstheme="majorBidi"/>
      <w:i/>
      <w:iCs/>
      <w:color w:val="244061" w:themeColor="accent1" w:themeShade="80"/>
      <w:sz w:val="22"/>
      <w:szCs w:val="22"/>
    </w:rPr>
  </w:style>
  <w:style w:type="character" w:customStyle="1" w:styleId="60">
    <w:name w:val="标题 6 字符"/>
    <w:basedOn w:val="af4"/>
    <w:link w:val="6"/>
    <w:uiPriority w:val="9"/>
    <w:qFormat/>
    <w:rPr>
      <w:rFonts w:asciiTheme="majorHAnsi" w:eastAsiaTheme="majorEastAsia" w:hAnsiTheme="majorHAnsi" w:cstheme="majorBidi"/>
      <w:color w:val="244061" w:themeColor="accent1" w:themeShade="80"/>
      <w:sz w:val="22"/>
      <w:szCs w:val="22"/>
    </w:rPr>
  </w:style>
  <w:style w:type="character" w:customStyle="1" w:styleId="Charfa">
    <w:name w:val="文档结构图 Char"/>
    <w:qFormat/>
    <w:rPr>
      <w:kern w:val="2"/>
      <w:sz w:val="21"/>
      <w:szCs w:val="22"/>
      <w:shd w:val="clear" w:color="auto" w:fill="000080"/>
    </w:rPr>
  </w:style>
  <w:style w:type="character" w:customStyle="1" w:styleId="14">
    <w:name w:val="标题 1 字符"/>
    <w:basedOn w:val="af4"/>
    <w:link w:val="13"/>
    <w:uiPriority w:val="9"/>
    <w:qFormat/>
    <w:rPr>
      <w:rFonts w:asciiTheme="majorHAnsi" w:eastAsiaTheme="majorEastAsia" w:hAnsiTheme="majorHAnsi" w:cstheme="majorBidi"/>
      <w:color w:val="000000" w:themeColor="text1"/>
      <w:sz w:val="32"/>
      <w:szCs w:val="32"/>
    </w:rPr>
  </w:style>
  <w:style w:type="character" w:customStyle="1" w:styleId="31">
    <w:name w:val="标题 3 字符"/>
    <w:basedOn w:val="af4"/>
    <w:link w:val="30"/>
    <w:uiPriority w:val="9"/>
    <w:qFormat/>
    <w:rPr>
      <w:rFonts w:asciiTheme="majorHAnsi" w:eastAsiaTheme="majorEastAsia" w:hAnsiTheme="majorHAnsi" w:cstheme="majorBidi"/>
      <w:color w:val="000000" w:themeColor="text1"/>
      <w:sz w:val="28"/>
      <w:szCs w:val="24"/>
    </w:rPr>
  </w:style>
  <w:style w:type="character" w:customStyle="1" w:styleId="52">
    <w:name w:val="标题 5 字符"/>
    <w:basedOn w:val="af4"/>
    <w:link w:val="51"/>
    <w:uiPriority w:val="9"/>
    <w:qFormat/>
    <w:rPr>
      <w:rFonts w:asciiTheme="majorHAnsi" w:eastAsiaTheme="majorEastAsia" w:hAnsiTheme="majorHAnsi" w:cstheme="majorBidi"/>
      <w:sz w:val="21"/>
      <w:szCs w:val="22"/>
    </w:rPr>
  </w:style>
  <w:style w:type="character" w:customStyle="1" w:styleId="Charfb">
    <w:name w:val="页脚 Char"/>
    <w:uiPriority w:val="99"/>
    <w:qFormat/>
    <w:rPr>
      <w:sz w:val="18"/>
      <w:szCs w:val="18"/>
    </w:rPr>
  </w:style>
  <w:style w:type="character" w:customStyle="1" w:styleId="111">
    <w:name w:val="标题 1 字符1"/>
    <w:basedOn w:val="af4"/>
    <w:qFormat/>
    <w:rPr>
      <w:rFonts w:ascii="Times New Roman" w:hAnsi="Times New Roman" w:cs="Times New Roman"/>
      <w:b/>
      <w:bCs/>
      <w:kern w:val="44"/>
      <w:sz w:val="44"/>
      <w:szCs w:val="44"/>
    </w:rPr>
  </w:style>
  <w:style w:type="paragraph" w:customStyle="1" w:styleId="msonormal0">
    <w:name w:val="msonormal"/>
    <w:basedOn w:val="af3"/>
    <w:qFormat/>
    <w:pPr>
      <w:spacing w:before="100" w:after="100" w:line="240" w:lineRule="atLeast"/>
    </w:pPr>
    <w:rPr>
      <w:rFonts w:ascii="Verdana" w:eastAsia="宋体" w:hAnsi="Verdana" w:cs="宋体"/>
      <w:sz w:val="18"/>
      <w:szCs w:val="18"/>
    </w:rPr>
  </w:style>
  <w:style w:type="character" w:customStyle="1" w:styleId="Charfc">
    <w:name w:val="日期 Char"/>
    <w:basedOn w:val="af4"/>
    <w:qFormat/>
  </w:style>
  <w:style w:type="paragraph" w:customStyle="1" w:styleId="A10">
    <w:name w:val="A1"/>
    <w:basedOn w:val="13"/>
    <w:link w:val="A1Char"/>
    <w:qFormat/>
    <w:pPr>
      <w:keepNext w:val="0"/>
      <w:keepLines w:val="0"/>
      <w:overflowPunct w:val="0"/>
      <w:autoSpaceDE w:val="0"/>
      <w:autoSpaceDN w:val="0"/>
      <w:spacing w:before="120" w:after="120" w:line="360" w:lineRule="auto"/>
    </w:pPr>
    <w:rPr>
      <w:rFonts w:ascii="黑体" w:eastAsia="黑体" w:hAnsi="Times New Roman" w:cs="Times New Roman"/>
      <w:b/>
      <w:sz w:val="30"/>
      <w:lang w:val="zh-CN"/>
    </w:rPr>
  </w:style>
  <w:style w:type="character" w:customStyle="1" w:styleId="A1Char">
    <w:name w:val="A1 Char"/>
    <w:link w:val="A10"/>
    <w:qFormat/>
    <w:rPr>
      <w:rFonts w:ascii="黑体" w:eastAsia="黑体"/>
      <w:b/>
      <w:color w:val="000000" w:themeColor="text1"/>
      <w:sz w:val="30"/>
      <w:szCs w:val="32"/>
      <w:lang w:val="zh-CN"/>
    </w:rPr>
  </w:style>
  <w:style w:type="paragraph" w:customStyle="1" w:styleId="A20">
    <w:name w:val="A2"/>
    <w:basedOn w:val="21"/>
    <w:next w:val="A10"/>
    <w:link w:val="A2Char"/>
    <w:qFormat/>
    <w:pPr>
      <w:keepNext w:val="0"/>
      <w:keepLines w:val="0"/>
      <w:numPr>
        <w:ilvl w:val="0"/>
        <w:numId w:val="31"/>
      </w:numPr>
      <w:spacing w:before="120" w:after="120" w:line="360" w:lineRule="auto"/>
      <w:ind w:left="0" w:firstLine="0"/>
    </w:pPr>
    <w:rPr>
      <w:rFonts w:ascii="黑体" w:eastAsia="黑体" w:hAnsi="Calibri Light" w:cs="Times New Roman"/>
      <w:lang w:val="zh-CN"/>
    </w:rPr>
  </w:style>
  <w:style w:type="character" w:customStyle="1" w:styleId="A2Char">
    <w:name w:val="A2 Char"/>
    <w:link w:val="A20"/>
    <w:qFormat/>
    <w:rPr>
      <w:rFonts w:ascii="黑体" w:eastAsia="黑体" w:hAnsi="Calibri Light"/>
      <w:color w:val="000000" w:themeColor="text1"/>
      <w:sz w:val="28"/>
      <w:szCs w:val="28"/>
      <w:lang w:val="zh-CN"/>
    </w:rPr>
  </w:style>
  <w:style w:type="paragraph" w:customStyle="1" w:styleId="3">
    <w:name w:val="标题3"/>
    <w:basedOn w:val="30"/>
    <w:link w:val="3Char"/>
    <w:qFormat/>
    <w:pPr>
      <w:keepNext w:val="0"/>
      <w:keepLines w:val="0"/>
      <w:numPr>
        <w:ilvl w:val="0"/>
        <w:numId w:val="32"/>
      </w:numPr>
      <w:overflowPunct w:val="0"/>
      <w:autoSpaceDE w:val="0"/>
      <w:autoSpaceDN w:val="0"/>
      <w:spacing w:before="120" w:after="120" w:line="360" w:lineRule="auto"/>
    </w:pPr>
    <w:rPr>
      <w:rFonts w:ascii="黑体" w:eastAsia="黑体" w:hAnsi="黑体" w:cs="Times New Roman"/>
      <w:szCs w:val="28"/>
      <w:lang w:val="zh-CN"/>
    </w:rPr>
  </w:style>
  <w:style w:type="character" w:customStyle="1" w:styleId="3Char">
    <w:name w:val="标题3 Char"/>
    <w:link w:val="3"/>
    <w:qFormat/>
    <w:rPr>
      <w:rFonts w:ascii="黑体" w:eastAsia="黑体" w:hAnsi="黑体"/>
      <w:color w:val="000000" w:themeColor="text1"/>
      <w:sz w:val="28"/>
      <w:szCs w:val="28"/>
      <w:lang w:val="zh-CN"/>
    </w:rPr>
  </w:style>
  <w:style w:type="paragraph" w:customStyle="1" w:styleId="-31">
    <w:name w:val="浅色网格 - 着色 31"/>
    <w:basedOn w:val="af3"/>
    <w:uiPriority w:val="34"/>
    <w:qFormat/>
    <w:pPr>
      <w:spacing w:line="360" w:lineRule="auto"/>
      <w:ind w:firstLineChars="200" w:firstLine="420"/>
    </w:pPr>
    <w:rPr>
      <w:rFonts w:ascii="Calibri" w:eastAsia="宋体" w:hAnsi="Calibri" w:cs="Times New Roman"/>
    </w:rPr>
  </w:style>
  <w:style w:type="paragraph" w:customStyle="1" w:styleId="-11">
    <w:name w:val="彩色列表 - 强调文字颜色 11"/>
    <w:basedOn w:val="af3"/>
    <w:uiPriority w:val="34"/>
    <w:qFormat/>
    <w:pPr>
      <w:ind w:firstLineChars="200" w:firstLine="420"/>
    </w:pPr>
    <w:rPr>
      <w:rFonts w:ascii="Calibri" w:eastAsia="宋体" w:hAnsi="Calibri" w:cs="Times New Roman"/>
    </w:rPr>
  </w:style>
  <w:style w:type="character" w:customStyle="1" w:styleId="1fc">
    <w:name w:val="批注文字 字符1"/>
    <w:uiPriority w:val="99"/>
    <w:qFormat/>
    <w:rPr>
      <w:rFonts w:ascii="Times New Roman" w:eastAsia="宋体" w:hAnsi="Times New Roman" w:cs="Times New Roman"/>
    </w:rPr>
  </w:style>
  <w:style w:type="character" w:customStyle="1" w:styleId="Char15">
    <w:name w:val="批注文字 Char1"/>
    <w:uiPriority w:val="99"/>
    <w:semiHidden/>
    <w:qFormat/>
    <w:rPr>
      <w:rFonts w:eastAsia="宋体"/>
      <w:sz w:val="24"/>
    </w:rPr>
  </w:style>
  <w:style w:type="paragraph" w:customStyle="1" w:styleId="112">
    <w:name w:val="修订11"/>
    <w:hidden/>
    <w:uiPriority w:val="99"/>
    <w:qFormat/>
    <w:pPr>
      <w:spacing w:after="160" w:line="259" w:lineRule="auto"/>
    </w:pPr>
    <w:rPr>
      <w:rFonts w:asciiTheme="minorHAnsi" w:eastAsiaTheme="minorEastAsia" w:hAnsiTheme="minorHAnsi" w:cstheme="minorBidi"/>
      <w:kern w:val="2"/>
      <w:sz w:val="24"/>
      <w:szCs w:val="22"/>
    </w:rPr>
  </w:style>
  <w:style w:type="paragraph" w:customStyle="1" w:styleId="af">
    <w:name w:val="列项"/>
    <w:basedOn w:val="affffffffffff"/>
    <w:qFormat/>
    <w:pPr>
      <w:numPr>
        <w:numId w:val="33"/>
      </w:numPr>
      <w:ind w:firstLineChars="0" w:firstLine="0"/>
    </w:pPr>
  </w:style>
  <w:style w:type="paragraph" w:customStyle="1" w:styleId="affffffffffff">
    <w:name w:val="自定义正文"/>
    <w:basedOn w:val="af3"/>
    <w:qFormat/>
    <w:pPr>
      <w:overflowPunct w:val="0"/>
      <w:autoSpaceDE w:val="0"/>
      <w:autoSpaceDN w:val="0"/>
      <w:spacing w:line="360" w:lineRule="auto"/>
      <w:ind w:firstLineChars="200" w:firstLine="480"/>
    </w:pPr>
    <w:rPr>
      <w:rFonts w:ascii="Times New Roman" w:eastAsia="宋体" w:hAnsi="Times New Roman" w:cs="Times New Roman"/>
      <w:sz w:val="24"/>
      <w:szCs w:val="24"/>
    </w:rPr>
  </w:style>
  <w:style w:type="paragraph" w:customStyle="1" w:styleId="affffffffffff0">
    <w:name w:val="表格"/>
    <w:basedOn w:val="af3"/>
    <w:qFormat/>
    <w:pPr>
      <w:overflowPunct w:val="0"/>
      <w:autoSpaceDE w:val="0"/>
      <w:autoSpaceDN w:val="0"/>
    </w:pPr>
    <w:rPr>
      <w:rFonts w:ascii="Times New Roman" w:eastAsia="宋体" w:hAnsi="Times New Roman" w:cs="宋体"/>
      <w:szCs w:val="21"/>
    </w:rPr>
  </w:style>
  <w:style w:type="character" w:customStyle="1" w:styleId="Char16">
    <w:name w:val="批注框文本 Char1"/>
    <w:uiPriority w:val="99"/>
    <w:semiHidden/>
    <w:qFormat/>
    <w:rPr>
      <w:sz w:val="18"/>
      <w:szCs w:val="18"/>
    </w:rPr>
  </w:style>
  <w:style w:type="character" w:customStyle="1" w:styleId="Char17">
    <w:name w:val="文档结构图 Char1"/>
    <w:uiPriority w:val="99"/>
    <w:semiHidden/>
    <w:qFormat/>
    <w:rPr>
      <w:rFonts w:ascii="Microsoft YaHei UI" w:eastAsia="Microsoft YaHei UI"/>
      <w:sz w:val="18"/>
      <w:szCs w:val="18"/>
    </w:rPr>
  </w:style>
  <w:style w:type="character" w:customStyle="1" w:styleId="Char18">
    <w:name w:val="批注主题 Char1"/>
    <w:uiPriority w:val="99"/>
    <w:semiHidden/>
    <w:qFormat/>
    <w:rPr>
      <w:rFonts w:eastAsia="宋体"/>
      <w:b/>
      <w:bCs/>
      <w:sz w:val="24"/>
    </w:rPr>
  </w:style>
  <w:style w:type="character" w:customStyle="1" w:styleId="Char19">
    <w:name w:val="正文缩进 Char1"/>
    <w:qFormat/>
    <w:rPr>
      <w:rFonts w:ascii="Times New Roman" w:hAnsi="Times New Roman"/>
      <w:kern w:val="2"/>
      <w:sz w:val="24"/>
    </w:rPr>
  </w:style>
  <w:style w:type="character" w:customStyle="1" w:styleId="Charfd">
    <w:name w:val="纯文本 Char"/>
    <w:qFormat/>
    <w:rPr>
      <w:rFonts w:ascii="宋体" w:hAnsi="Courier New"/>
      <w:lang w:val="zh-CN" w:eastAsia="zh-CN"/>
    </w:rPr>
  </w:style>
  <w:style w:type="character" w:customStyle="1" w:styleId="3Char0">
    <w:name w:val="正文文本缩进 3 Char"/>
    <w:qFormat/>
    <w:rPr>
      <w:sz w:val="16"/>
      <w:szCs w:val="16"/>
    </w:rPr>
  </w:style>
  <w:style w:type="character" w:customStyle="1" w:styleId="3Char10">
    <w:name w:val="正文文本缩进 3 Char1"/>
    <w:uiPriority w:val="99"/>
    <w:semiHidden/>
    <w:qFormat/>
    <w:rPr>
      <w:kern w:val="2"/>
      <w:sz w:val="16"/>
      <w:szCs w:val="16"/>
    </w:rPr>
  </w:style>
  <w:style w:type="character" w:customStyle="1" w:styleId="mi">
    <w:name w:val="mi"/>
    <w:qFormat/>
  </w:style>
  <w:style w:type="character" w:customStyle="1" w:styleId="mo">
    <w:name w:val="mo"/>
    <w:qFormat/>
  </w:style>
  <w:style w:type="character" w:customStyle="1" w:styleId="mn">
    <w:name w:val="mn"/>
    <w:qFormat/>
  </w:style>
  <w:style w:type="paragraph" w:customStyle="1" w:styleId="113">
    <w:name w:val="列出段落11"/>
    <w:basedOn w:val="af3"/>
    <w:uiPriority w:val="34"/>
    <w:qFormat/>
    <w:pPr>
      <w:ind w:firstLineChars="200" w:firstLine="420"/>
    </w:pPr>
    <w:rPr>
      <w:rFonts w:ascii="Calibri" w:eastAsia="宋体" w:hAnsi="Calibri" w:cs="Times New Roman"/>
    </w:rPr>
  </w:style>
  <w:style w:type="paragraph" w:customStyle="1" w:styleId="TOC21">
    <w:name w:val="TOC 标题21"/>
    <w:basedOn w:val="13"/>
    <w:next w:val="af3"/>
    <w:uiPriority w:val="39"/>
    <w:unhideWhenUsed/>
    <w:qFormat/>
    <w:pPr>
      <w:outlineLvl w:val="9"/>
    </w:pPr>
    <w:rPr>
      <w:rFonts w:ascii="Calibri Light" w:eastAsia="宋体" w:hAnsi="Calibri Light" w:cs="Times New Roman"/>
      <w:b/>
      <w:bCs/>
      <w:color w:val="2E74B5"/>
    </w:rPr>
  </w:style>
  <w:style w:type="character" w:customStyle="1" w:styleId="114">
    <w:name w:val="不明显强调11"/>
    <w:uiPriority w:val="19"/>
    <w:qFormat/>
    <w:rPr>
      <w:rFonts w:eastAsia="宋体" w:cs="Times New Roman"/>
      <w:i/>
      <w:iCs/>
      <w:color w:val="808080"/>
      <w:szCs w:val="22"/>
      <w:lang w:eastAsia="zh-CN"/>
    </w:rPr>
  </w:style>
  <w:style w:type="character" w:customStyle="1" w:styleId="115">
    <w:name w:val="明显参考11"/>
    <w:uiPriority w:val="32"/>
    <w:qFormat/>
    <w:rPr>
      <w:b/>
      <w:bCs/>
      <w:smallCaps/>
      <w:color w:val="C0504D"/>
      <w:spacing w:val="5"/>
      <w:u w:val="single"/>
    </w:rPr>
  </w:style>
  <w:style w:type="paragraph" w:customStyle="1" w:styleId="2f6">
    <w:name w:val="正文2缩进"/>
    <w:basedOn w:val="af3"/>
    <w:link w:val="2f7"/>
    <w:qFormat/>
    <w:pPr>
      <w:spacing w:afterLines="50" w:after="156" w:line="400" w:lineRule="exact"/>
      <w:ind w:firstLineChars="200" w:firstLine="480"/>
      <w:textAlignment w:val="center"/>
    </w:pPr>
    <w:rPr>
      <w:rFonts w:ascii="Times New Roman" w:eastAsia="宋体" w:hAnsi="Times New Roman"/>
      <w:sz w:val="24"/>
    </w:rPr>
  </w:style>
  <w:style w:type="character" w:customStyle="1" w:styleId="2f7">
    <w:name w:val="正文2缩进 字符"/>
    <w:basedOn w:val="af4"/>
    <w:link w:val="2f6"/>
    <w:qFormat/>
    <w:rPr>
      <w:rFonts w:cstheme="minorBidi"/>
      <w:kern w:val="2"/>
      <w:sz w:val="24"/>
      <w:szCs w:val="22"/>
    </w:rPr>
  </w:style>
  <w:style w:type="paragraph" w:customStyle="1" w:styleId="affffffffffff1">
    <w:name w:val="公式排序"/>
    <w:basedOn w:val="af3"/>
    <w:next w:val="af3"/>
    <w:qFormat/>
    <w:pPr>
      <w:tabs>
        <w:tab w:val="center" w:pos="4080"/>
        <w:tab w:val="right" w:pos="8160"/>
      </w:tabs>
      <w:textAlignment w:val="center"/>
    </w:pPr>
    <w:rPr>
      <w:rFonts w:ascii="Times New Roman" w:eastAsia="宋体" w:hAnsi="Times New Roman"/>
      <w:sz w:val="24"/>
    </w:rPr>
  </w:style>
  <w:style w:type="character" w:customStyle="1" w:styleId="fontstyle11">
    <w:name w:val="fontstyle11"/>
    <w:basedOn w:val="af4"/>
    <w:qFormat/>
    <w:rPr>
      <w:rFonts w:ascii="DLF-32769-4-34087423+ZFIBsd-130" w:hAnsi="DLF-32769-4-34087423+ZFIBsd-130" w:hint="default"/>
      <w:color w:val="231F20"/>
      <w:sz w:val="20"/>
      <w:szCs w:val="20"/>
    </w:rPr>
  </w:style>
  <w:style w:type="paragraph" w:customStyle="1" w:styleId="affffffffffff2">
    <w:name w:val="图片样式"/>
    <w:basedOn w:val="2f6"/>
    <w:qFormat/>
    <w:pPr>
      <w:spacing w:afterLines="0" w:after="0" w:line="240" w:lineRule="auto"/>
      <w:ind w:firstLineChars="0" w:firstLine="0"/>
      <w:jc w:val="center"/>
    </w:pPr>
  </w:style>
  <w:style w:type="paragraph" w:customStyle="1" w:styleId="affffffffffff3">
    <w:name w:val="图标题"/>
    <w:basedOn w:val="affffffffffff2"/>
    <w:next w:val="af3"/>
    <w:qFormat/>
    <w:pPr>
      <w:spacing w:line="400" w:lineRule="exact"/>
    </w:pPr>
    <w:rPr>
      <w:rFonts w:eastAsia="楷体"/>
      <w:sz w:val="21"/>
    </w:rPr>
  </w:style>
  <w:style w:type="paragraph" w:customStyle="1" w:styleId="affffffffffff4">
    <w:name w:val="摘要标题"/>
    <w:basedOn w:val="af3"/>
    <w:qFormat/>
    <w:pPr>
      <w:spacing w:before="120" w:after="120" w:line="360" w:lineRule="auto"/>
      <w:jc w:val="center"/>
      <w:outlineLvl w:val="0"/>
    </w:pPr>
    <w:rPr>
      <w:rFonts w:ascii="Times New Roman" w:eastAsia="黑体" w:hAnsi="Times New Roman" w:cs="Times New Roman"/>
      <w:color w:val="000000"/>
      <w:sz w:val="36"/>
    </w:rPr>
  </w:style>
  <w:style w:type="paragraph" w:customStyle="1" w:styleId="1fd">
    <w:name w:val="引用1"/>
    <w:basedOn w:val="af3"/>
    <w:next w:val="af3"/>
    <w:link w:val="affffffffffff5"/>
    <w:uiPriority w:val="29"/>
    <w:qFormat/>
    <w:pPr>
      <w:spacing w:before="200"/>
      <w:ind w:left="864" w:right="864"/>
    </w:pPr>
    <w:rPr>
      <w:i/>
      <w:iCs/>
      <w:color w:val="404040" w:themeColor="text1" w:themeTint="BF"/>
    </w:rPr>
  </w:style>
  <w:style w:type="character" w:customStyle="1" w:styleId="affffffffffff5">
    <w:name w:val="引用 字符"/>
    <w:basedOn w:val="af4"/>
    <w:link w:val="1fd"/>
    <w:uiPriority w:val="29"/>
    <w:qFormat/>
    <w:rPr>
      <w:i/>
      <w:iCs/>
      <w:color w:val="404040" w:themeColor="text1" w:themeTint="BF"/>
    </w:rPr>
  </w:style>
  <w:style w:type="paragraph" w:customStyle="1" w:styleId="1fe">
    <w:name w:val="明显引用1"/>
    <w:basedOn w:val="af3"/>
    <w:next w:val="af3"/>
    <w:link w:val="affffffffffff6"/>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fffffff6">
    <w:name w:val="明显引用 字符"/>
    <w:basedOn w:val="af4"/>
    <w:link w:val="1fe"/>
    <w:uiPriority w:val="30"/>
    <w:qFormat/>
    <w:rPr>
      <w:i/>
      <w:iCs/>
      <w:color w:val="4F81BD" w:themeColor="accent1"/>
    </w:rPr>
  </w:style>
  <w:style w:type="character" w:customStyle="1" w:styleId="2f8">
    <w:name w:val="不明显强调2"/>
    <w:basedOn w:val="af4"/>
    <w:uiPriority w:val="19"/>
    <w:qFormat/>
    <w:rPr>
      <w:i/>
      <w:iCs/>
      <w:color w:val="404040" w:themeColor="text1" w:themeTint="BF"/>
    </w:rPr>
  </w:style>
  <w:style w:type="character" w:customStyle="1" w:styleId="1ff">
    <w:name w:val="明显强调1"/>
    <w:basedOn w:val="af4"/>
    <w:uiPriority w:val="21"/>
    <w:qFormat/>
    <w:rPr>
      <w:i/>
      <w:iCs/>
      <w:color w:val="4F81BD" w:themeColor="accent1"/>
    </w:rPr>
  </w:style>
  <w:style w:type="character" w:customStyle="1" w:styleId="1ff0">
    <w:name w:val="不明显参考1"/>
    <w:basedOn w:val="af4"/>
    <w:uiPriority w:val="31"/>
    <w:qFormat/>
    <w:rPr>
      <w:smallCaps/>
      <w:color w:val="404040" w:themeColor="text1" w:themeTint="BF"/>
    </w:rPr>
  </w:style>
  <w:style w:type="character" w:customStyle="1" w:styleId="2f9">
    <w:name w:val="明显参考2"/>
    <w:basedOn w:val="af4"/>
    <w:uiPriority w:val="32"/>
    <w:qFormat/>
    <w:rPr>
      <w:b/>
      <w:bCs/>
      <w:smallCaps/>
      <w:color w:val="4F81BD" w:themeColor="accent1"/>
      <w:spacing w:val="5"/>
    </w:rPr>
  </w:style>
  <w:style w:type="character" w:customStyle="1" w:styleId="1ff1">
    <w:name w:val="书籍标题1"/>
    <w:basedOn w:val="af4"/>
    <w:uiPriority w:val="33"/>
    <w:qFormat/>
    <w:rPr>
      <w:b/>
      <w:bCs/>
      <w:i/>
      <w:iCs/>
      <w:spacing w:val="5"/>
    </w:rPr>
  </w:style>
  <w:style w:type="paragraph" w:customStyle="1" w:styleId="TOC30">
    <w:name w:val="TOC 标题3"/>
    <w:basedOn w:val="13"/>
    <w:next w:val="af3"/>
    <w:uiPriority w:val="39"/>
    <w:unhideWhenUsed/>
    <w:qFormat/>
    <w:pPr>
      <w:outlineLvl w:val="9"/>
    </w:pPr>
  </w:style>
  <w:style w:type="paragraph" w:customStyle="1" w:styleId="affffffffffff7">
    <w:name w:val="报告正文"/>
    <w:basedOn w:val="af3"/>
    <w:link w:val="Charfe"/>
    <w:qFormat/>
    <w:pPr>
      <w:spacing w:after="0" w:line="360" w:lineRule="auto"/>
      <w:ind w:firstLineChars="200" w:firstLine="480"/>
    </w:pPr>
    <w:rPr>
      <w:rFonts w:ascii="Times New Roman" w:eastAsia="宋体" w:hAnsi="Times New Roman" w:cs="Times New Roman"/>
      <w:sz w:val="24"/>
    </w:rPr>
  </w:style>
  <w:style w:type="character" w:customStyle="1" w:styleId="Charfe">
    <w:name w:val="报告正文 Char"/>
    <w:link w:val="affffffffffff7"/>
    <w:qFormat/>
    <w:rPr>
      <w:rFonts w:ascii="Times New Roman" w:eastAsia="宋体" w:hAnsi="Times New Roman" w:cs="Times New Roman"/>
      <w:sz w:val="24"/>
    </w:rPr>
  </w:style>
  <w:style w:type="paragraph" w:customStyle="1" w:styleId="2fa">
    <w:name w:val="修订2"/>
    <w:hidden/>
    <w:uiPriority w:val="99"/>
    <w:semiHidden/>
    <w:qFormat/>
    <w:rPr>
      <w:rFonts w:asciiTheme="minorHAnsi" w:eastAsiaTheme="minorEastAsia" w:hAnsiTheme="minorHAnsi" w:cstheme="minorBidi"/>
      <w:sz w:val="22"/>
      <w:szCs w:val="22"/>
    </w:rPr>
  </w:style>
  <w:style w:type="table" w:customStyle="1" w:styleId="170">
    <w:name w:val="网格型17"/>
    <w:basedOn w:val="af5"/>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b">
    <w:name w:val="列表段落2"/>
    <w:basedOn w:val="af3"/>
    <w:uiPriority w:val="99"/>
    <w:qFormat/>
    <w:pPr>
      <w:ind w:firstLineChars="200" w:firstLine="420"/>
    </w:p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39">
    <w:name w:val="列表段落3"/>
    <w:basedOn w:val="af3"/>
    <w:uiPriority w:val="99"/>
    <w:qFormat/>
    <w:pPr>
      <w:ind w:firstLineChars="200" w:firstLine="420"/>
    </w:pPr>
  </w:style>
  <w:style w:type="paragraph" w:customStyle="1" w:styleId="45">
    <w:name w:val="列表段落4"/>
    <w:basedOn w:val="af3"/>
    <w:uiPriority w:val="34"/>
    <w:qFormat/>
    <w:pPr>
      <w:ind w:firstLineChars="200" w:firstLine="420"/>
    </w:pPr>
  </w:style>
  <w:style w:type="paragraph" w:customStyle="1" w:styleId="56">
    <w:name w:val="列表段落5"/>
    <w:basedOn w:val="af3"/>
    <w:uiPriority w:val="99"/>
    <w:qFormat/>
    <w:pPr>
      <w:ind w:firstLineChars="200" w:firstLine="420"/>
    </w:pPr>
  </w:style>
  <w:style w:type="character" w:customStyle="1" w:styleId="2fc">
    <w:name w:val="占位符文本2"/>
    <w:basedOn w:val="af4"/>
    <w:uiPriority w:val="99"/>
    <w:semiHidden/>
    <w:qFormat/>
    <w:rPr>
      <w:color w:val="808080"/>
    </w:rPr>
  </w:style>
  <w:style w:type="character" w:customStyle="1" w:styleId="md-plain">
    <w:name w:val="md-plain"/>
    <w:basedOn w:val="af4"/>
    <w:qFormat/>
  </w:style>
  <w:style w:type="paragraph" w:customStyle="1" w:styleId="65">
    <w:name w:val="列表段落6"/>
    <w:basedOn w:val="af3"/>
    <w:uiPriority w:val="99"/>
    <w:qFormat/>
    <w:pPr>
      <w:ind w:firstLineChars="200" w:firstLine="420"/>
    </w:pPr>
  </w:style>
  <w:style w:type="paragraph" w:styleId="affffffffffff8">
    <w:name w:val="List Paragraph"/>
    <w:basedOn w:val="af3"/>
    <w:uiPriority w:val="34"/>
    <w:qFormat/>
    <w:pPr>
      <w:ind w:firstLineChars="200" w:firstLine="420"/>
    </w:pPr>
  </w:style>
  <w:style w:type="character" w:styleId="affffffffffff9">
    <w:name w:val="Placeholder Text"/>
    <w:basedOn w:val="af4"/>
    <w:uiPriority w:val="99"/>
    <w:semiHidden/>
    <w:qFormat/>
    <w:rPr>
      <w:color w:val="808080"/>
    </w:rPr>
  </w:style>
  <w:style w:type="paragraph" w:styleId="affffffffffffa">
    <w:name w:val="Revision"/>
    <w:hidden/>
    <w:uiPriority w:val="99"/>
    <w:semiHidden/>
    <w:rsid w:val="008A652C"/>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vsdx"/><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package" Target="embeddings/Microsoft_Visio_Drawing4.vsdx"/><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11/relationships/commentsExtended" Target="commentsExtended.xml"/><Relationship Id="rId40" Type="http://schemas.openxmlformats.org/officeDocument/2006/relationships/image" Target="media/image20.png"/><Relationship Id="rId45" Type="http://schemas.openxmlformats.org/officeDocument/2006/relationships/package" Target="embeddings/Microsoft_Visio_Drawing3.vsdx"/><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omments" Target="comments.xml"/><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4.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image" Target="media/image16.png"/><Relationship Id="rId38" Type="http://schemas.microsoft.com/office/2016/09/relationships/commentsIds" Target="commentsIds.xml"/><Relationship Id="rId46" Type="http://schemas.openxmlformats.org/officeDocument/2006/relationships/image" Target="media/image25.emf"/><Relationship Id="rId20" Type="http://schemas.openxmlformats.org/officeDocument/2006/relationships/package" Target="embeddings/Microsoft_Visio_Drawing1.vsdx"/><Relationship Id="rId41"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3730</Words>
  <Characters>21263</Characters>
  <Application>Microsoft Office Word</Application>
  <DocSecurity>0</DocSecurity>
  <Lines>177</Lines>
  <Paragraphs>49</Paragraphs>
  <ScaleCrop>false</ScaleCrop>
  <Company/>
  <LinksUpToDate>false</LinksUpToDate>
  <CharactersWithSpaces>24944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ansai yj</dc:creator>
  <cp:lastModifiedBy>cy650</cp:lastModifiedBy>
  <cp:revision>2</cp:revision>
  <dcterms:created xsi:type="dcterms:W3CDTF">2022-01-13T07:47:00Z</dcterms:created>
  <dcterms:modified xsi:type="dcterms:W3CDTF">2022-01-13T07:47:00Z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EDC2118A4BA34134AB542EF94080E2E0</vt:lpwstr>
  </property>
</Properties>
</file>